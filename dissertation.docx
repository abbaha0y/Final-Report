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8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571"/>
      </w:tblGrid>
      <w:tr w:rsidR="0087589B" w14:paraId="62502D85" w14:textId="77777777" w:rsidTr="00C47823">
        <w:trPr>
          <w:trHeight w:val="1008"/>
        </w:trPr>
        <w:tc>
          <w:tcPr>
            <w:tcW w:w="8571" w:type="dxa"/>
            <w:vAlign w:val="center"/>
          </w:tcPr>
          <w:p w14:paraId="08298C2C" w14:textId="77777777" w:rsidR="0087589B" w:rsidRDefault="0087589B" w:rsidP="00CA4FD0">
            <w:pPr>
              <w:spacing w:line="360" w:lineRule="auto"/>
              <w:rPr>
                <w:rFonts w:cs="Times New Roman"/>
              </w:rPr>
            </w:pPr>
            <w:r>
              <w:rPr>
                <w:rFonts w:cs="Times New Roman"/>
              </w:rPr>
              <w:t>University of Manchester</w:t>
            </w:r>
          </w:p>
          <w:p w14:paraId="3CF322AA" w14:textId="77777777" w:rsidR="0087589B" w:rsidRDefault="0087589B" w:rsidP="00CA4FD0">
            <w:pPr>
              <w:spacing w:line="360" w:lineRule="auto"/>
              <w:rPr>
                <w:rFonts w:cs="Times New Roman"/>
              </w:rPr>
            </w:pPr>
            <w:r>
              <w:rPr>
                <w:rFonts w:cs="Times New Roman"/>
              </w:rPr>
              <w:t>School of Computer Science</w:t>
            </w:r>
          </w:p>
          <w:p w14:paraId="5685B3D1" w14:textId="77777777" w:rsidR="0087589B" w:rsidRDefault="0087589B" w:rsidP="00CA4FD0">
            <w:pPr>
              <w:spacing w:line="360" w:lineRule="auto"/>
              <w:rPr>
                <w:rFonts w:cs="Times New Roman"/>
              </w:rPr>
            </w:pPr>
            <w:r>
              <w:rPr>
                <w:rFonts w:cs="Times New Roman"/>
              </w:rPr>
              <w:t>Degree Program of Advanced Computer Science</w:t>
            </w:r>
          </w:p>
        </w:tc>
      </w:tr>
      <w:tr w:rsidR="0087589B" w14:paraId="5C2E4087" w14:textId="77777777" w:rsidTr="00C47823">
        <w:trPr>
          <w:trHeight w:val="4200"/>
        </w:trPr>
        <w:tc>
          <w:tcPr>
            <w:tcW w:w="8571" w:type="dxa"/>
            <w:vAlign w:val="center"/>
          </w:tcPr>
          <w:p w14:paraId="4942286B" w14:textId="77777777" w:rsidR="0087589B" w:rsidRDefault="0087589B" w:rsidP="00CA4FD0">
            <w:pPr>
              <w:spacing w:line="360" w:lineRule="auto"/>
              <w:rPr>
                <w:rFonts w:cs="Times New Roman"/>
              </w:rPr>
            </w:pPr>
          </w:p>
          <w:p w14:paraId="0A156B3D" w14:textId="77777777" w:rsidR="0087589B" w:rsidRDefault="0087589B" w:rsidP="00CA4FD0">
            <w:pPr>
              <w:spacing w:line="360" w:lineRule="auto"/>
              <w:jc w:val="center"/>
              <w:rPr>
                <w:rFonts w:cs="Times New Roman"/>
              </w:rPr>
            </w:pPr>
          </w:p>
          <w:p w14:paraId="72BFB8E2" w14:textId="77777777" w:rsidR="0087589B" w:rsidRDefault="0087589B" w:rsidP="00CA4FD0">
            <w:pPr>
              <w:spacing w:line="360" w:lineRule="auto"/>
              <w:jc w:val="center"/>
              <w:rPr>
                <w:rFonts w:cs="Times New Roman"/>
              </w:rPr>
            </w:pPr>
          </w:p>
          <w:p w14:paraId="40249902" w14:textId="77777777" w:rsidR="0087589B" w:rsidRDefault="0087589B" w:rsidP="00CA4FD0">
            <w:pPr>
              <w:spacing w:line="360" w:lineRule="auto"/>
              <w:jc w:val="center"/>
              <w:rPr>
                <w:rFonts w:cs="Times New Roman"/>
              </w:rPr>
            </w:pPr>
          </w:p>
          <w:p w14:paraId="64BD9519" w14:textId="77777777" w:rsidR="0087589B" w:rsidRDefault="0087589B" w:rsidP="00CA4FD0">
            <w:pPr>
              <w:spacing w:line="360" w:lineRule="auto"/>
              <w:rPr>
                <w:rFonts w:cs="Times New Roman"/>
              </w:rPr>
            </w:pPr>
          </w:p>
          <w:p w14:paraId="580DD2CC" w14:textId="6DEE6D1E" w:rsidR="0087589B" w:rsidRPr="00DF3CAB" w:rsidRDefault="0087589B" w:rsidP="00CA4FD0">
            <w:pPr>
              <w:spacing w:line="360" w:lineRule="auto"/>
              <w:jc w:val="center"/>
              <w:rPr>
                <w:rFonts w:cs="Times New Roman"/>
                <w:sz w:val="36"/>
                <w:szCs w:val="36"/>
              </w:rPr>
            </w:pPr>
            <w:r w:rsidRPr="00DF3CAB">
              <w:rPr>
                <w:rFonts w:cs="Times New Roman"/>
                <w:sz w:val="36"/>
                <w:szCs w:val="36"/>
              </w:rPr>
              <w:t>“</w:t>
            </w:r>
            <w:r w:rsidR="00DC0AD1" w:rsidRPr="00DF3CAB">
              <w:rPr>
                <w:rFonts w:cs="Times New Roman"/>
                <w:sz w:val="36"/>
                <w:szCs w:val="36"/>
              </w:rPr>
              <w:t>THE MANCHESTER SUSHI FINDER</w:t>
            </w:r>
            <w:r w:rsidRPr="00DF3CAB">
              <w:rPr>
                <w:rFonts w:cs="Times New Roman"/>
                <w:sz w:val="36"/>
                <w:szCs w:val="36"/>
              </w:rPr>
              <w:t>”</w:t>
            </w:r>
          </w:p>
          <w:p w14:paraId="255CB979" w14:textId="77777777" w:rsidR="0087589B" w:rsidRDefault="0087589B" w:rsidP="00CA4FD0">
            <w:pPr>
              <w:spacing w:line="360" w:lineRule="auto"/>
              <w:jc w:val="center"/>
              <w:rPr>
                <w:rFonts w:cs="Times New Roman"/>
              </w:rPr>
            </w:pPr>
          </w:p>
          <w:p w14:paraId="714416DE" w14:textId="77777777" w:rsidR="0087589B" w:rsidRDefault="0087589B" w:rsidP="00CA4FD0">
            <w:pPr>
              <w:spacing w:line="360" w:lineRule="auto"/>
              <w:jc w:val="center"/>
              <w:rPr>
                <w:rFonts w:cs="Times New Roman"/>
              </w:rPr>
            </w:pPr>
            <w:r w:rsidRPr="00432F91">
              <w:rPr>
                <w:rFonts w:cs="Times New Roman"/>
              </w:rPr>
              <w:t>Hani Al Abbas</w:t>
            </w:r>
          </w:p>
        </w:tc>
      </w:tr>
      <w:tr w:rsidR="0087589B" w14:paraId="02F91167" w14:textId="77777777" w:rsidTr="00C47823">
        <w:trPr>
          <w:trHeight w:val="3691"/>
        </w:trPr>
        <w:tc>
          <w:tcPr>
            <w:tcW w:w="8571" w:type="dxa"/>
            <w:vAlign w:val="center"/>
          </w:tcPr>
          <w:p w14:paraId="756E5AE0" w14:textId="77777777" w:rsidR="0087589B" w:rsidRDefault="0087589B" w:rsidP="00CA4FD0">
            <w:pPr>
              <w:spacing w:line="360" w:lineRule="auto"/>
              <w:jc w:val="center"/>
              <w:rPr>
                <w:rFonts w:cs="Times New Roman"/>
              </w:rPr>
            </w:pPr>
          </w:p>
          <w:p w14:paraId="25A1296E" w14:textId="77777777" w:rsidR="0087589B" w:rsidRDefault="0087589B" w:rsidP="00CA4FD0">
            <w:pPr>
              <w:spacing w:line="360" w:lineRule="auto"/>
              <w:jc w:val="center"/>
              <w:rPr>
                <w:rFonts w:cs="Times New Roman"/>
              </w:rPr>
            </w:pPr>
          </w:p>
          <w:p w14:paraId="7DB8AD68" w14:textId="77777777" w:rsidR="0087589B" w:rsidRDefault="0087589B" w:rsidP="00CA4FD0">
            <w:pPr>
              <w:spacing w:line="360" w:lineRule="auto"/>
              <w:rPr>
                <w:rFonts w:cs="Times New Roman"/>
              </w:rPr>
            </w:pPr>
          </w:p>
          <w:p w14:paraId="30E1719B" w14:textId="77777777" w:rsidR="0087589B" w:rsidRDefault="0087589B" w:rsidP="00CA4FD0">
            <w:pPr>
              <w:spacing w:line="360" w:lineRule="auto"/>
              <w:jc w:val="center"/>
              <w:rPr>
                <w:rFonts w:cs="Times New Roman"/>
              </w:rPr>
            </w:pPr>
          </w:p>
          <w:p w14:paraId="53D026D7" w14:textId="77777777" w:rsidR="0087589B" w:rsidRDefault="0087589B" w:rsidP="00CA4FD0">
            <w:pPr>
              <w:spacing w:line="360" w:lineRule="auto"/>
              <w:jc w:val="center"/>
              <w:rPr>
                <w:rFonts w:cs="Times New Roman"/>
              </w:rPr>
            </w:pPr>
          </w:p>
          <w:p w14:paraId="736EF6A5" w14:textId="77777777" w:rsidR="0087589B" w:rsidRDefault="0087589B" w:rsidP="00CA4FD0">
            <w:pPr>
              <w:spacing w:line="360" w:lineRule="auto"/>
              <w:jc w:val="center"/>
              <w:rPr>
                <w:rFonts w:cs="Times New Roman"/>
              </w:rPr>
            </w:pPr>
            <w:r>
              <w:rPr>
                <w:rFonts w:cs="Times New Roman"/>
              </w:rPr>
              <w:t>A dissertation submitted to The University of Manchester for the degree of Master of Science in the Faculty of Engineering and Physical Sciences</w:t>
            </w:r>
          </w:p>
        </w:tc>
      </w:tr>
      <w:tr w:rsidR="0087589B" w14:paraId="65F84B16" w14:textId="77777777" w:rsidTr="00C47823">
        <w:trPr>
          <w:trHeight w:val="2356"/>
        </w:trPr>
        <w:tc>
          <w:tcPr>
            <w:tcW w:w="8571" w:type="dxa"/>
            <w:vAlign w:val="center"/>
          </w:tcPr>
          <w:p w14:paraId="2AF6C97C" w14:textId="77777777" w:rsidR="0087589B" w:rsidRDefault="0087589B" w:rsidP="00CA4FD0">
            <w:pPr>
              <w:spacing w:line="360" w:lineRule="auto"/>
              <w:rPr>
                <w:rFonts w:cs="Times New Roman"/>
              </w:rPr>
            </w:pPr>
          </w:p>
          <w:p w14:paraId="55F3480D" w14:textId="77777777" w:rsidR="00D32BF7" w:rsidRDefault="00D32BF7" w:rsidP="00CA4FD0">
            <w:pPr>
              <w:spacing w:line="360" w:lineRule="auto"/>
              <w:rPr>
                <w:rFonts w:cs="Times New Roman"/>
              </w:rPr>
            </w:pPr>
          </w:p>
          <w:p w14:paraId="711FFBE7" w14:textId="77777777" w:rsidR="00D32BF7" w:rsidRDefault="00D32BF7" w:rsidP="00CA4FD0">
            <w:pPr>
              <w:spacing w:line="360" w:lineRule="auto"/>
              <w:rPr>
                <w:rFonts w:cs="Times New Roman"/>
              </w:rPr>
            </w:pPr>
          </w:p>
          <w:p w14:paraId="730FBD4F" w14:textId="77777777" w:rsidR="00D32BF7" w:rsidRDefault="00D32BF7" w:rsidP="00CA4FD0">
            <w:pPr>
              <w:spacing w:line="360" w:lineRule="auto"/>
              <w:rPr>
                <w:rFonts w:cs="Times New Roman"/>
              </w:rPr>
            </w:pPr>
          </w:p>
          <w:p w14:paraId="589C571D" w14:textId="77777777" w:rsidR="0087589B" w:rsidRDefault="0087589B" w:rsidP="00CA4FD0">
            <w:pPr>
              <w:spacing w:line="360" w:lineRule="auto"/>
              <w:jc w:val="center"/>
              <w:rPr>
                <w:rFonts w:cs="Times New Roman"/>
              </w:rPr>
            </w:pPr>
            <w:r>
              <w:rPr>
                <w:rFonts w:cs="Times New Roman"/>
              </w:rPr>
              <w:t>Master’s Thesis</w:t>
            </w:r>
          </w:p>
          <w:p w14:paraId="00C6CECD" w14:textId="77777777" w:rsidR="0087589B" w:rsidRDefault="0087589B" w:rsidP="00CA4FD0">
            <w:pPr>
              <w:spacing w:line="360" w:lineRule="auto"/>
              <w:jc w:val="center"/>
              <w:rPr>
                <w:rFonts w:cs="Times New Roman"/>
              </w:rPr>
            </w:pPr>
            <w:r>
              <w:rPr>
                <w:rFonts w:cs="Times New Roman"/>
              </w:rPr>
              <w:t>2014</w:t>
            </w:r>
          </w:p>
        </w:tc>
      </w:tr>
    </w:tbl>
    <w:p w14:paraId="3B08642A" w14:textId="77777777" w:rsidR="009805DE" w:rsidRDefault="009805DE" w:rsidP="00CA4FD0">
      <w:pPr>
        <w:spacing w:line="360" w:lineRule="auto"/>
      </w:pPr>
      <w:r>
        <w:br w:type="page"/>
      </w:r>
    </w:p>
    <w:p w14:paraId="1DE6C75A" w14:textId="77777777" w:rsidR="004C74CC" w:rsidRDefault="004C74CC" w:rsidP="00CA4FD0">
      <w:pPr>
        <w:spacing w:line="360" w:lineRule="auto"/>
        <w:rPr>
          <w:rFonts w:asciiTheme="majorHAnsi" w:eastAsiaTheme="majorEastAsia" w:hAnsiTheme="majorHAnsi" w:cstheme="majorBidi"/>
          <w:b/>
          <w:bCs/>
          <w:color w:val="365F91" w:themeColor="accent1" w:themeShade="BF"/>
          <w:sz w:val="28"/>
          <w:szCs w:val="28"/>
        </w:rPr>
      </w:pPr>
      <w:r>
        <w:lastRenderedPageBreak/>
        <w:br w:type="page"/>
      </w:r>
    </w:p>
    <w:sdt>
      <w:sdtPr>
        <w:rPr>
          <w:rFonts w:asciiTheme="minorHAnsi" w:eastAsiaTheme="minorEastAsia" w:hAnsiTheme="minorHAnsi" w:cstheme="minorBidi"/>
          <w:b w:val="0"/>
          <w:bCs w:val="0"/>
          <w:color w:val="auto"/>
          <w:sz w:val="24"/>
          <w:szCs w:val="24"/>
        </w:rPr>
        <w:id w:val="-1141416873"/>
        <w:docPartObj>
          <w:docPartGallery w:val="Table of Contents"/>
          <w:docPartUnique/>
        </w:docPartObj>
      </w:sdtPr>
      <w:sdtEndPr>
        <w:rPr>
          <w:rFonts w:ascii="Times New Roman" w:hAnsi="Times New Roman"/>
          <w:noProof/>
        </w:rPr>
      </w:sdtEndPr>
      <w:sdtContent>
        <w:p w14:paraId="74D9FA3C" w14:textId="07A346FB" w:rsidR="00610D96" w:rsidRDefault="00610D96" w:rsidP="00CA4FD0">
          <w:pPr>
            <w:pStyle w:val="TOCHeading"/>
            <w:numPr>
              <w:ilvl w:val="0"/>
              <w:numId w:val="0"/>
            </w:numPr>
            <w:spacing w:line="360" w:lineRule="auto"/>
          </w:pPr>
          <w:r>
            <w:t>Table of Contents</w:t>
          </w:r>
        </w:p>
        <w:p w14:paraId="345A4AAE" w14:textId="77777777" w:rsidR="00412FCE" w:rsidRDefault="00610D96">
          <w:pPr>
            <w:pStyle w:val="TOC1"/>
            <w:rPr>
              <w:rFonts w:asciiTheme="minorHAnsi" w:hAnsiTheme="minorHAnsi"/>
              <w:b w:val="0"/>
              <w:caps w:val="0"/>
              <w:noProof/>
              <w:sz w:val="24"/>
              <w:szCs w:val="24"/>
              <w:u w:val="none"/>
              <w:lang w:eastAsia="ja-JP"/>
            </w:rPr>
          </w:pPr>
          <w:r>
            <w:fldChar w:fldCharType="begin"/>
          </w:r>
          <w:r>
            <w:instrText xml:space="preserve"> TOC \o "1-3" \h \z \u </w:instrText>
          </w:r>
          <w:r>
            <w:fldChar w:fldCharType="separate"/>
          </w:r>
          <w:r w:rsidR="00412FCE" w:rsidRPr="00594AC0">
            <w:rPr>
              <w:rFonts w:cs="Times New Roman"/>
              <w:noProof/>
            </w:rPr>
            <w:t>LIST OF ABBREVIATIONS</w:t>
          </w:r>
          <w:r w:rsidR="00412FCE">
            <w:rPr>
              <w:noProof/>
            </w:rPr>
            <w:tab/>
          </w:r>
          <w:r w:rsidR="00412FCE">
            <w:rPr>
              <w:noProof/>
            </w:rPr>
            <w:fldChar w:fldCharType="begin"/>
          </w:r>
          <w:r w:rsidR="00412FCE">
            <w:rPr>
              <w:noProof/>
            </w:rPr>
            <w:instrText xml:space="preserve"> PAGEREF _Toc269907854 \h </w:instrText>
          </w:r>
          <w:r w:rsidR="00412FCE">
            <w:rPr>
              <w:noProof/>
            </w:rPr>
          </w:r>
          <w:r w:rsidR="00412FCE">
            <w:rPr>
              <w:noProof/>
            </w:rPr>
            <w:fldChar w:fldCharType="separate"/>
          </w:r>
          <w:r w:rsidR="00412FCE">
            <w:rPr>
              <w:noProof/>
            </w:rPr>
            <w:t>5</w:t>
          </w:r>
          <w:r w:rsidR="00412FCE">
            <w:rPr>
              <w:noProof/>
            </w:rPr>
            <w:fldChar w:fldCharType="end"/>
          </w:r>
        </w:p>
        <w:p w14:paraId="06EFB355"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LIST OF TABLES</w:t>
          </w:r>
          <w:r>
            <w:rPr>
              <w:noProof/>
            </w:rPr>
            <w:tab/>
          </w:r>
          <w:r>
            <w:rPr>
              <w:noProof/>
            </w:rPr>
            <w:fldChar w:fldCharType="begin"/>
          </w:r>
          <w:r>
            <w:rPr>
              <w:noProof/>
            </w:rPr>
            <w:instrText xml:space="preserve"> PAGEREF _Toc269907855 \h </w:instrText>
          </w:r>
          <w:r>
            <w:rPr>
              <w:noProof/>
            </w:rPr>
          </w:r>
          <w:r>
            <w:rPr>
              <w:noProof/>
            </w:rPr>
            <w:fldChar w:fldCharType="separate"/>
          </w:r>
          <w:r>
            <w:rPr>
              <w:noProof/>
            </w:rPr>
            <w:t>6</w:t>
          </w:r>
          <w:r>
            <w:rPr>
              <w:noProof/>
            </w:rPr>
            <w:fldChar w:fldCharType="end"/>
          </w:r>
        </w:p>
        <w:p w14:paraId="34BF673F"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LIST OF FIGURES</w:t>
          </w:r>
          <w:r>
            <w:rPr>
              <w:noProof/>
            </w:rPr>
            <w:tab/>
          </w:r>
          <w:r>
            <w:rPr>
              <w:noProof/>
            </w:rPr>
            <w:fldChar w:fldCharType="begin"/>
          </w:r>
          <w:r>
            <w:rPr>
              <w:noProof/>
            </w:rPr>
            <w:instrText xml:space="preserve"> PAGEREF _Toc269907856 \h </w:instrText>
          </w:r>
          <w:r>
            <w:rPr>
              <w:noProof/>
            </w:rPr>
          </w:r>
          <w:r>
            <w:rPr>
              <w:noProof/>
            </w:rPr>
            <w:fldChar w:fldCharType="separate"/>
          </w:r>
          <w:r>
            <w:rPr>
              <w:noProof/>
            </w:rPr>
            <w:t>7</w:t>
          </w:r>
          <w:r>
            <w:rPr>
              <w:noProof/>
            </w:rPr>
            <w:fldChar w:fldCharType="end"/>
          </w:r>
        </w:p>
        <w:p w14:paraId="2DE8AB89"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ABSTRACT</w:t>
          </w:r>
          <w:r>
            <w:rPr>
              <w:noProof/>
            </w:rPr>
            <w:tab/>
          </w:r>
          <w:r>
            <w:rPr>
              <w:noProof/>
            </w:rPr>
            <w:fldChar w:fldCharType="begin"/>
          </w:r>
          <w:r>
            <w:rPr>
              <w:noProof/>
            </w:rPr>
            <w:instrText xml:space="preserve"> PAGEREF _Toc269907857 \h </w:instrText>
          </w:r>
          <w:r>
            <w:rPr>
              <w:noProof/>
            </w:rPr>
          </w:r>
          <w:r>
            <w:rPr>
              <w:noProof/>
            </w:rPr>
            <w:fldChar w:fldCharType="separate"/>
          </w:r>
          <w:r>
            <w:rPr>
              <w:noProof/>
            </w:rPr>
            <w:t>9</w:t>
          </w:r>
          <w:r>
            <w:rPr>
              <w:noProof/>
            </w:rPr>
            <w:fldChar w:fldCharType="end"/>
          </w:r>
        </w:p>
        <w:p w14:paraId="520983D4"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DECLARATION</w:t>
          </w:r>
          <w:r>
            <w:rPr>
              <w:noProof/>
            </w:rPr>
            <w:tab/>
          </w:r>
          <w:r>
            <w:rPr>
              <w:noProof/>
            </w:rPr>
            <w:fldChar w:fldCharType="begin"/>
          </w:r>
          <w:r>
            <w:rPr>
              <w:noProof/>
            </w:rPr>
            <w:instrText xml:space="preserve"> PAGEREF _Toc269907858 \h </w:instrText>
          </w:r>
          <w:r>
            <w:rPr>
              <w:noProof/>
            </w:rPr>
          </w:r>
          <w:r>
            <w:rPr>
              <w:noProof/>
            </w:rPr>
            <w:fldChar w:fldCharType="separate"/>
          </w:r>
          <w:r>
            <w:rPr>
              <w:noProof/>
            </w:rPr>
            <w:t>12</w:t>
          </w:r>
          <w:r>
            <w:rPr>
              <w:noProof/>
            </w:rPr>
            <w:fldChar w:fldCharType="end"/>
          </w:r>
        </w:p>
        <w:p w14:paraId="52134CC8"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INTELLECTUAL PROPERTY STATEMENT</w:t>
          </w:r>
          <w:r>
            <w:rPr>
              <w:noProof/>
            </w:rPr>
            <w:tab/>
          </w:r>
          <w:r>
            <w:rPr>
              <w:noProof/>
            </w:rPr>
            <w:fldChar w:fldCharType="begin"/>
          </w:r>
          <w:r>
            <w:rPr>
              <w:noProof/>
            </w:rPr>
            <w:instrText xml:space="preserve"> PAGEREF _Toc269907859 \h </w:instrText>
          </w:r>
          <w:r>
            <w:rPr>
              <w:noProof/>
            </w:rPr>
          </w:r>
          <w:r>
            <w:rPr>
              <w:noProof/>
            </w:rPr>
            <w:fldChar w:fldCharType="separate"/>
          </w:r>
          <w:r>
            <w:rPr>
              <w:noProof/>
            </w:rPr>
            <w:t>13</w:t>
          </w:r>
          <w:r>
            <w:rPr>
              <w:noProof/>
            </w:rPr>
            <w:fldChar w:fldCharType="end"/>
          </w:r>
        </w:p>
        <w:p w14:paraId="49757CA8"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ACKNOWLEDGMENT</w:t>
          </w:r>
          <w:r>
            <w:rPr>
              <w:noProof/>
            </w:rPr>
            <w:tab/>
          </w:r>
          <w:r>
            <w:rPr>
              <w:noProof/>
            </w:rPr>
            <w:fldChar w:fldCharType="begin"/>
          </w:r>
          <w:r>
            <w:rPr>
              <w:noProof/>
            </w:rPr>
            <w:instrText xml:space="preserve"> PAGEREF _Toc269907860 \h </w:instrText>
          </w:r>
          <w:r>
            <w:rPr>
              <w:noProof/>
            </w:rPr>
          </w:r>
          <w:r>
            <w:rPr>
              <w:noProof/>
            </w:rPr>
            <w:fldChar w:fldCharType="separate"/>
          </w:r>
          <w:r>
            <w:rPr>
              <w:noProof/>
            </w:rPr>
            <w:t>14</w:t>
          </w:r>
          <w:r>
            <w:rPr>
              <w:noProof/>
            </w:rPr>
            <w:fldChar w:fldCharType="end"/>
          </w:r>
        </w:p>
        <w:p w14:paraId="3B3C175E"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1</w:t>
          </w:r>
          <w:r>
            <w:rPr>
              <w:rFonts w:asciiTheme="minorHAnsi" w:hAnsiTheme="minorHAnsi"/>
              <w:b w:val="0"/>
              <w:caps w:val="0"/>
              <w:noProof/>
              <w:sz w:val="24"/>
              <w:szCs w:val="24"/>
              <w:u w:val="none"/>
              <w:lang w:eastAsia="ja-JP"/>
            </w:rPr>
            <w:tab/>
          </w:r>
          <w:r w:rsidRPr="00594AC0">
            <w:rPr>
              <w:rFonts w:cs="Times New Roman"/>
              <w:noProof/>
            </w:rPr>
            <w:t>INTRODUCTION</w:t>
          </w:r>
          <w:r>
            <w:rPr>
              <w:noProof/>
            </w:rPr>
            <w:tab/>
          </w:r>
          <w:r>
            <w:rPr>
              <w:noProof/>
            </w:rPr>
            <w:fldChar w:fldCharType="begin"/>
          </w:r>
          <w:r>
            <w:rPr>
              <w:noProof/>
            </w:rPr>
            <w:instrText xml:space="preserve"> PAGEREF _Toc269907861 \h </w:instrText>
          </w:r>
          <w:r>
            <w:rPr>
              <w:noProof/>
            </w:rPr>
          </w:r>
          <w:r>
            <w:rPr>
              <w:noProof/>
            </w:rPr>
            <w:fldChar w:fldCharType="separate"/>
          </w:r>
          <w:r>
            <w:rPr>
              <w:noProof/>
            </w:rPr>
            <w:t>16</w:t>
          </w:r>
          <w:r>
            <w:rPr>
              <w:noProof/>
            </w:rPr>
            <w:fldChar w:fldCharType="end"/>
          </w:r>
        </w:p>
        <w:p w14:paraId="0B593EED"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1.1</w:t>
          </w:r>
          <w:r>
            <w:rPr>
              <w:rFonts w:asciiTheme="minorHAnsi" w:hAnsiTheme="minorHAnsi"/>
              <w:b w:val="0"/>
              <w:smallCaps w:val="0"/>
              <w:noProof/>
              <w:sz w:val="24"/>
              <w:szCs w:val="24"/>
              <w:lang w:eastAsia="ja-JP"/>
            </w:rPr>
            <w:tab/>
          </w:r>
          <w:r>
            <w:rPr>
              <w:noProof/>
            </w:rPr>
            <w:t>Motivation</w:t>
          </w:r>
          <w:r>
            <w:rPr>
              <w:noProof/>
            </w:rPr>
            <w:tab/>
          </w:r>
          <w:r>
            <w:rPr>
              <w:noProof/>
            </w:rPr>
            <w:fldChar w:fldCharType="begin"/>
          </w:r>
          <w:r>
            <w:rPr>
              <w:noProof/>
            </w:rPr>
            <w:instrText xml:space="preserve"> PAGEREF _Toc269907862 \h </w:instrText>
          </w:r>
          <w:r>
            <w:rPr>
              <w:noProof/>
            </w:rPr>
          </w:r>
          <w:r>
            <w:rPr>
              <w:noProof/>
            </w:rPr>
            <w:fldChar w:fldCharType="separate"/>
          </w:r>
          <w:r>
            <w:rPr>
              <w:noProof/>
            </w:rPr>
            <w:t>16</w:t>
          </w:r>
          <w:r>
            <w:rPr>
              <w:noProof/>
            </w:rPr>
            <w:fldChar w:fldCharType="end"/>
          </w:r>
        </w:p>
        <w:p w14:paraId="79CFD266"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1.2</w:t>
          </w:r>
          <w:r>
            <w:rPr>
              <w:rFonts w:asciiTheme="minorHAnsi" w:hAnsiTheme="minorHAnsi"/>
              <w:b w:val="0"/>
              <w:smallCaps w:val="0"/>
              <w:noProof/>
              <w:sz w:val="24"/>
              <w:szCs w:val="24"/>
              <w:lang w:eastAsia="ja-JP"/>
            </w:rPr>
            <w:tab/>
          </w:r>
          <w:r>
            <w:rPr>
              <w:noProof/>
            </w:rPr>
            <w:t>Aims</w:t>
          </w:r>
          <w:r>
            <w:rPr>
              <w:noProof/>
            </w:rPr>
            <w:tab/>
          </w:r>
          <w:r>
            <w:rPr>
              <w:noProof/>
            </w:rPr>
            <w:fldChar w:fldCharType="begin"/>
          </w:r>
          <w:r>
            <w:rPr>
              <w:noProof/>
            </w:rPr>
            <w:instrText xml:space="preserve"> PAGEREF _Toc269907863 \h </w:instrText>
          </w:r>
          <w:r>
            <w:rPr>
              <w:noProof/>
            </w:rPr>
          </w:r>
          <w:r>
            <w:rPr>
              <w:noProof/>
            </w:rPr>
            <w:fldChar w:fldCharType="separate"/>
          </w:r>
          <w:r>
            <w:rPr>
              <w:noProof/>
            </w:rPr>
            <w:t>17</w:t>
          </w:r>
          <w:r>
            <w:rPr>
              <w:noProof/>
            </w:rPr>
            <w:fldChar w:fldCharType="end"/>
          </w:r>
        </w:p>
        <w:p w14:paraId="34C79E1F"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1.3</w:t>
          </w:r>
          <w:r>
            <w:rPr>
              <w:rFonts w:asciiTheme="minorHAnsi" w:hAnsiTheme="minorHAnsi"/>
              <w:b w:val="0"/>
              <w:smallCaps w:val="0"/>
              <w:noProof/>
              <w:sz w:val="24"/>
              <w:szCs w:val="24"/>
              <w:lang w:eastAsia="ja-JP"/>
            </w:rPr>
            <w:tab/>
          </w:r>
          <w:r>
            <w:rPr>
              <w:noProof/>
            </w:rPr>
            <w:t>Objectives</w:t>
          </w:r>
          <w:r>
            <w:rPr>
              <w:noProof/>
            </w:rPr>
            <w:tab/>
          </w:r>
          <w:r>
            <w:rPr>
              <w:noProof/>
            </w:rPr>
            <w:fldChar w:fldCharType="begin"/>
          </w:r>
          <w:r>
            <w:rPr>
              <w:noProof/>
            </w:rPr>
            <w:instrText xml:space="preserve"> PAGEREF _Toc269907864 \h </w:instrText>
          </w:r>
          <w:r>
            <w:rPr>
              <w:noProof/>
            </w:rPr>
          </w:r>
          <w:r>
            <w:rPr>
              <w:noProof/>
            </w:rPr>
            <w:fldChar w:fldCharType="separate"/>
          </w:r>
          <w:r>
            <w:rPr>
              <w:noProof/>
            </w:rPr>
            <w:t>17</w:t>
          </w:r>
          <w:r>
            <w:rPr>
              <w:noProof/>
            </w:rPr>
            <w:fldChar w:fldCharType="end"/>
          </w:r>
        </w:p>
        <w:p w14:paraId="6909E9E5"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1.4</w:t>
          </w:r>
          <w:r>
            <w:rPr>
              <w:rFonts w:asciiTheme="minorHAnsi" w:hAnsiTheme="minorHAnsi"/>
              <w:b w:val="0"/>
              <w:smallCaps w:val="0"/>
              <w:noProof/>
              <w:sz w:val="24"/>
              <w:szCs w:val="24"/>
              <w:lang w:eastAsia="ja-JP"/>
            </w:rPr>
            <w:tab/>
          </w:r>
          <w:r>
            <w:rPr>
              <w:noProof/>
            </w:rPr>
            <w:t>Contributions of this Project</w:t>
          </w:r>
          <w:r>
            <w:rPr>
              <w:noProof/>
            </w:rPr>
            <w:tab/>
          </w:r>
          <w:r>
            <w:rPr>
              <w:noProof/>
            </w:rPr>
            <w:fldChar w:fldCharType="begin"/>
          </w:r>
          <w:r>
            <w:rPr>
              <w:noProof/>
            </w:rPr>
            <w:instrText xml:space="preserve"> PAGEREF _Toc269907865 \h </w:instrText>
          </w:r>
          <w:r>
            <w:rPr>
              <w:noProof/>
            </w:rPr>
          </w:r>
          <w:r>
            <w:rPr>
              <w:noProof/>
            </w:rPr>
            <w:fldChar w:fldCharType="separate"/>
          </w:r>
          <w:r>
            <w:rPr>
              <w:noProof/>
            </w:rPr>
            <w:t>18</w:t>
          </w:r>
          <w:r>
            <w:rPr>
              <w:noProof/>
            </w:rPr>
            <w:fldChar w:fldCharType="end"/>
          </w:r>
        </w:p>
        <w:p w14:paraId="3C5EDFD7"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1.5</w:t>
          </w:r>
          <w:r>
            <w:rPr>
              <w:rFonts w:asciiTheme="minorHAnsi" w:hAnsiTheme="minorHAnsi"/>
              <w:b w:val="0"/>
              <w:smallCaps w:val="0"/>
              <w:noProof/>
              <w:sz w:val="24"/>
              <w:szCs w:val="24"/>
              <w:lang w:eastAsia="ja-JP"/>
            </w:rPr>
            <w:tab/>
          </w:r>
          <w:r>
            <w:rPr>
              <w:noProof/>
            </w:rPr>
            <w:t>Structure of the Dissertation</w:t>
          </w:r>
          <w:r>
            <w:rPr>
              <w:noProof/>
            </w:rPr>
            <w:tab/>
          </w:r>
          <w:r>
            <w:rPr>
              <w:noProof/>
            </w:rPr>
            <w:fldChar w:fldCharType="begin"/>
          </w:r>
          <w:r>
            <w:rPr>
              <w:noProof/>
            </w:rPr>
            <w:instrText xml:space="preserve"> PAGEREF _Toc269907866 \h </w:instrText>
          </w:r>
          <w:r>
            <w:rPr>
              <w:noProof/>
            </w:rPr>
          </w:r>
          <w:r>
            <w:rPr>
              <w:noProof/>
            </w:rPr>
            <w:fldChar w:fldCharType="separate"/>
          </w:r>
          <w:r>
            <w:rPr>
              <w:noProof/>
            </w:rPr>
            <w:t>19</w:t>
          </w:r>
          <w:r>
            <w:rPr>
              <w:noProof/>
            </w:rPr>
            <w:fldChar w:fldCharType="end"/>
          </w:r>
        </w:p>
        <w:p w14:paraId="1EBE194B"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2</w:t>
          </w:r>
          <w:r>
            <w:rPr>
              <w:rFonts w:asciiTheme="minorHAnsi" w:hAnsiTheme="minorHAnsi"/>
              <w:b w:val="0"/>
              <w:caps w:val="0"/>
              <w:noProof/>
              <w:sz w:val="24"/>
              <w:szCs w:val="24"/>
              <w:u w:val="none"/>
              <w:lang w:eastAsia="ja-JP"/>
            </w:rPr>
            <w:tab/>
          </w:r>
          <w:r w:rsidRPr="00594AC0">
            <w:rPr>
              <w:rFonts w:cs="Times New Roman"/>
              <w:noProof/>
            </w:rPr>
            <w:t>BACKGROUND</w:t>
          </w:r>
          <w:r>
            <w:rPr>
              <w:noProof/>
            </w:rPr>
            <w:tab/>
          </w:r>
          <w:r>
            <w:rPr>
              <w:noProof/>
            </w:rPr>
            <w:fldChar w:fldCharType="begin"/>
          </w:r>
          <w:r>
            <w:rPr>
              <w:noProof/>
            </w:rPr>
            <w:instrText xml:space="preserve"> PAGEREF _Toc269907867 \h </w:instrText>
          </w:r>
          <w:r>
            <w:rPr>
              <w:noProof/>
            </w:rPr>
          </w:r>
          <w:r>
            <w:rPr>
              <w:noProof/>
            </w:rPr>
            <w:fldChar w:fldCharType="separate"/>
          </w:r>
          <w:r>
            <w:rPr>
              <w:noProof/>
            </w:rPr>
            <w:t>21</w:t>
          </w:r>
          <w:r>
            <w:rPr>
              <w:noProof/>
            </w:rPr>
            <w:fldChar w:fldCharType="end"/>
          </w:r>
        </w:p>
        <w:p w14:paraId="7DDD1215"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2.1</w:t>
          </w:r>
          <w:r>
            <w:rPr>
              <w:rFonts w:asciiTheme="minorHAnsi" w:hAnsiTheme="minorHAnsi"/>
              <w:b w:val="0"/>
              <w:smallCaps w:val="0"/>
              <w:noProof/>
              <w:sz w:val="24"/>
              <w:szCs w:val="24"/>
              <w:lang w:eastAsia="ja-JP"/>
            </w:rPr>
            <w:tab/>
          </w:r>
          <w:r>
            <w:rPr>
              <w:noProof/>
            </w:rPr>
            <w:t>OWL</w:t>
          </w:r>
          <w:r>
            <w:rPr>
              <w:noProof/>
            </w:rPr>
            <w:tab/>
          </w:r>
          <w:r>
            <w:rPr>
              <w:noProof/>
            </w:rPr>
            <w:fldChar w:fldCharType="begin"/>
          </w:r>
          <w:r>
            <w:rPr>
              <w:noProof/>
            </w:rPr>
            <w:instrText xml:space="preserve"> PAGEREF _Toc269907868 \h </w:instrText>
          </w:r>
          <w:r>
            <w:rPr>
              <w:noProof/>
            </w:rPr>
          </w:r>
          <w:r>
            <w:rPr>
              <w:noProof/>
            </w:rPr>
            <w:fldChar w:fldCharType="separate"/>
          </w:r>
          <w:r>
            <w:rPr>
              <w:noProof/>
            </w:rPr>
            <w:t>21</w:t>
          </w:r>
          <w:r>
            <w:rPr>
              <w:noProof/>
            </w:rPr>
            <w:fldChar w:fldCharType="end"/>
          </w:r>
        </w:p>
        <w:p w14:paraId="250BA68B"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2.2</w:t>
          </w:r>
          <w:r>
            <w:rPr>
              <w:rFonts w:asciiTheme="minorHAnsi" w:hAnsiTheme="minorHAnsi"/>
              <w:b w:val="0"/>
              <w:smallCaps w:val="0"/>
              <w:noProof/>
              <w:sz w:val="24"/>
              <w:szCs w:val="24"/>
              <w:lang w:eastAsia="ja-JP"/>
            </w:rPr>
            <w:tab/>
          </w:r>
          <w:r>
            <w:rPr>
              <w:noProof/>
            </w:rPr>
            <w:t>OWL API</w:t>
          </w:r>
          <w:r>
            <w:rPr>
              <w:noProof/>
            </w:rPr>
            <w:tab/>
          </w:r>
          <w:r>
            <w:rPr>
              <w:noProof/>
            </w:rPr>
            <w:fldChar w:fldCharType="begin"/>
          </w:r>
          <w:r>
            <w:rPr>
              <w:noProof/>
            </w:rPr>
            <w:instrText xml:space="preserve"> PAGEREF _Toc269907869 \h </w:instrText>
          </w:r>
          <w:r>
            <w:rPr>
              <w:noProof/>
            </w:rPr>
          </w:r>
          <w:r>
            <w:rPr>
              <w:noProof/>
            </w:rPr>
            <w:fldChar w:fldCharType="separate"/>
          </w:r>
          <w:r>
            <w:rPr>
              <w:noProof/>
            </w:rPr>
            <w:t>22</w:t>
          </w:r>
          <w:r>
            <w:rPr>
              <w:noProof/>
            </w:rPr>
            <w:fldChar w:fldCharType="end"/>
          </w:r>
        </w:p>
        <w:p w14:paraId="4B00E029"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2.3</w:t>
          </w:r>
          <w:r>
            <w:rPr>
              <w:rFonts w:asciiTheme="minorHAnsi" w:hAnsiTheme="minorHAnsi"/>
              <w:b w:val="0"/>
              <w:smallCaps w:val="0"/>
              <w:noProof/>
              <w:sz w:val="24"/>
              <w:szCs w:val="24"/>
              <w:lang w:eastAsia="ja-JP"/>
            </w:rPr>
            <w:tab/>
          </w:r>
          <w:r>
            <w:rPr>
              <w:noProof/>
            </w:rPr>
            <w:t>Conventional Information Retrieval Method</w:t>
          </w:r>
          <w:r>
            <w:rPr>
              <w:noProof/>
            </w:rPr>
            <w:tab/>
          </w:r>
          <w:r>
            <w:rPr>
              <w:noProof/>
            </w:rPr>
            <w:fldChar w:fldCharType="begin"/>
          </w:r>
          <w:r>
            <w:rPr>
              <w:noProof/>
            </w:rPr>
            <w:instrText xml:space="preserve"> PAGEREF _Toc269907870 \h </w:instrText>
          </w:r>
          <w:r>
            <w:rPr>
              <w:noProof/>
            </w:rPr>
          </w:r>
          <w:r>
            <w:rPr>
              <w:noProof/>
            </w:rPr>
            <w:fldChar w:fldCharType="separate"/>
          </w:r>
          <w:r>
            <w:rPr>
              <w:noProof/>
            </w:rPr>
            <w:t>24</w:t>
          </w:r>
          <w:r>
            <w:rPr>
              <w:noProof/>
            </w:rPr>
            <w:fldChar w:fldCharType="end"/>
          </w:r>
        </w:p>
        <w:p w14:paraId="7BA4718A"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2.4</w:t>
          </w:r>
          <w:r>
            <w:rPr>
              <w:rFonts w:asciiTheme="minorHAnsi" w:hAnsiTheme="minorHAnsi"/>
              <w:b w:val="0"/>
              <w:smallCaps w:val="0"/>
              <w:noProof/>
              <w:sz w:val="24"/>
              <w:szCs w:val="24"/>
              <w:lang w:eastAsia="ja-JP"/>
            </w:rPr>
            <w:tab/>
          </w:r>
          <w:r>
            <w:rPr>
              <w:noProof/>
            </w:rPr>
            <w:t>Ontology Based User Interface</w:t>
          </w:r>
          <w:r>
            <w:rPr>
              <w:noProof/>
            </w:rPr>
            <w:tab/>
          </w:r>
          <w:r>
            <w:rPr>
              <w:noProof/>
            </w:rPr>
            <w:fldChar w:fldCharType="begin"/>
          </w:r>
          <w:r>
            <w:rPr>
              <w:noProof/>
            </w:rPr>
            <w:instrText xml:space="preserve"> PAGEREF _Toc269907871 \h </w:instrText>
          </w:r>
          <w:r>
            <w:rPr>
              <w:noProof/>
            </w:rPr>
          </w:r>
          <w:r>
            <w:rPr>
              <w:noProof/>
            </w:rPr>
            <w:fldChar w:fldCharType="separate"/>
          </w:r>
          <w:r>
            <w:rPr>
              <w:noProof/>
            </w:rPr>
            <w:t>25</w:t>
          </w:r>
          <w:r>
            <w:rPr>
              <w:noProof/>
            </w:rPr>
            <w:fldChar w:fldCharType="end"/>
          </w:r>
        </w:p>
        <w:p w14:paraId="6EA4A381"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2.5</w:t>
          </w:r>
          <w:r>
            <w:rPr>
              <w:rFonts w:asciiTheme="minorHAnsi" w:hAnsiTheme="minorHAnsi"/>
              <w:b w:val="0"/>
              <w:smallCaps w:val="0"/>
              <w:noProof/>
              <w:sz w:val="24"/>
              <w:szCs w:val="24"/>
              <w:lang w:eastAsia="ja-JP"/>
            </w:rPr>
            <w:tab/>
          </w:r>
          <w:r>
            <w:rPr>
              <w:noProof/>
            </w:rPr>
            <w:t>Faceted Based Search</w:t>
          </w:r>
          <w:r>
            <w:rPr>
              <w:noProof/>
            </w:rPr>
            <w:tab/>
          </w:r>
          <w:r>
            <w:rPr>
              <w:noProof/>
            </w:rPr>
            <w:fldChar w:fldCharType="begin"/>
          </w:r>
          <w:r>
            <w:rPr>
              <w:noProof/>
            </w:rPr>
            <w:instrText xml:space="preserve"> PAGEREF _Toc269907872 \h </w:instrText>
          </w:r>
          <w:r>
            <w:rPr>
              <w:noProof/>
            </w:rPr>
          </w:r>
          <w:r>
            <w:rPr>
              <w:noProof/>
            </w:rPr>
            <w:fldChar w:fldCharType="separate"/>
          </w:r>
          <w:r>
            <w:rPr>
              <w:noProof/>
            </w:rPr>
            <w:t>28</w:t>
          </w:r>
          <w:r>
            <w:rPr>
              <w:noProof/>
            </w:rPr>
            <w:fldChar w:fldCharType="end"/>
          </w:r>
        </w:p>
        <w:p w14:paraId="3D218D1D"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2.6</w:t>
          </w:r>
          <w:r>
            <w:rPr>
              <w:rFonts w:asciiTheme="minorHAnsi" w:hAnsiTheme="minorHAnsi"/>
              <w:b w:val="0"/>
              <w:smallCaps w:val="0"/>
              <w:noProof/>
              <w:sz w:val="24"/>
              <w:szCs w:val="24"/>
              <w:lang w:eastAsia="ja-JP"/>
            </w:rPr>
            <w:tab/>
          </w:r>
          <w:r>
            <w:rPr>
              <w:noProof/>
            </w:rPr>
            <w:t>Ontology Visual Querying</w:t>
          </w:r>
          <w:r>
            <w:rPr>
              <w:noProof/>
            </w:rPr>
            <w:tab/>
          </w:r>
          <w:r>
            <w:rPr>
              <w:noProof/>
            </w:rPr>
            <w:fldChar w:fldCharType="begin"/>
          </w:r>
          <w:r>
            <w:rPr>
              <w:noProof/>
            </w:rPr>
            <w:instrText xml:space="preserve"> PAGEREF _Toc269907873 \h </w:instrText>
          </w:r>
          <w:r>
            <w:rPr>
              <w:noProof/>
            </w:rPr>
          </w:r>
          <w:r>
            <w:rPr>
              <w:noProof/>
            </w:rPr>
            <w:fldChar w:fldCharType="separate"/>
          </w:r>
          <w:r>
            <w:rPr>
              <w:noProof/>
            </w:rPr>
            <w:t>29</w:t>
          </w:r>
          <w:r>
            <w:rPr>
              <w:noProof/>
            </w:rPr>
            <w:fldChar w:fldCharType="end"/>
          </w:r>
        </w:p>
        <w:p w14:paraId="4B2F781D"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2.7</w:t>
          </w:r>
          <w:r>
            <w:rPr>
              <w:rFonts w:asciiTheme="minorHAnsi" w:hAnsiTheme="minorHAnsi"/>
              <w:b w:val="0"/>
              <w:smallCaps w:val="0"/>
              <w:noProof/>
              <w:sz w:val="24"/>
              <w:szCs w:val="24"/>
              <w:lang w:eastAsia="ja-JP"/>
            </w:rPr>
            <w:tab/>
          </w:r>
          <w:r>
            <w:rPr>
              <w:noProof/>
            </w:rPr>
            <w:t>The Manchester Pizza Finder</w:t>
          </w:r>
          <w:r>
            <w:rPr>
              <w:noProof/>
            </w:rPr>
            <w:tab/>
          </w:r>
          <w:r>
            <w:rPr>
              <w:noProof/>
            </w:rPr>
            <w:fldChar w:fldCharType="begin"/>
          </w:r>
          <w:r>
            <w:rPr>
              <w:noProof/>
            </w:rPr>
            <w:instrText xml:space="preserve"> PAGEREF _Toc269907874 \h </w:instrText>
          </w:r>
          <w:r>
            <w:rPr>
              <w:noProof/>
            </w:rPr>
          </w:r>
          <w:r>
            <w:rPr>
              <w:noProof/>
            </w:rPr>
            <w:fldChar w:fldCharType="separate"/>
          </w:r>
          <w:r>
            <w:rPr>
              <w:noProof/>
            </w:rPr>
            <w:t>30</w:t>
          </w:r>
          <w:r>
            <w:rPr>
              <w:noProof/>
            </w:rPr>
            <w:fldChar w:fldCharType="end"/>
          </w:r>
        </w:p>
        <w:p w14:paraId="771FBD8F"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2.8</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_Toc269907875 \h </w:instrText>
          </w:r>
          <w:r>
            <w:rPr>
              <w:noProof/>
            </w:rPr>
          </w:r>
          <w:r>
            <w:rPr>
              <w:noProof/>
            </w:rPr>
            <w:fldChar w:fldCharType="separate"/>
          </w:r>
          <w:r>
            <w:rPr>
              <w:noProof/>
            </w:rPr>
            <w:t>30</w:t>
          </w:r>
          <w:r>
            <w:rPr>
              <w:noProof/>
            </w:rPr>
            <w:fldChar w:fldCharType="end"/>
          </w:r>
        </w:p>
        <w:p w14:paraId="17B80CAA"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3</w:t>
          </w:r>
          <w:r>
            <w:rPr>
              <w:rFonts w:asciiTheme="minorHAnsi" w:hAnsiTheme="minorHAnsi"/>
              <w:b w:val="0"/>
              <w:caps w:val="0"/>
              <w:noProof/>
              <w:sz w:val="24"/>
              <w:szCs w:val="24"/>
              <w:u w:val="none"/>
              <w:lang w:eastAsia="ja-JP"/>
            </w:rPr>
            <w:tab/>
          </w:r>
          <w:r w:rsidRPr="00594AC0">
            <w:rPr>
              <w:rFonts w:cs="Times New Roman"/>
              <w:noProof/>
            </w:rPr>
            <w:t>RESEARCH METHODS</w:t>
          </w:r>
          <w:r>
            <w:rPr>
              <w:noProof/>
            </w:rPr>
            <w:tab/>
          </w:r>
          <w:r>
            <w:rPr>
              <w:noProof/>
            </w:rPr>
            <w:fldChar w:fldCharType="begin"/>
          </w:r>
          <w:r>
            <w:rPr>
              <w:noProof/>
            </w:rPr>
            <w:instrText xml:space="preserve"> PAGEREF _Toc269907876 \h </w:instrText>
          </w:r>
          <w:r>
            <w:rPr>
              <w:noProof/>
            </w:rPr>
          </w:r>
          <w:r>
            <w:rPr>
              <w:noProof/>
            </w:rPr>
            <w:fldChar w:fldCharType="separate"/>
          </w:r>
          <w:r>
            <w:rPr>
              <w:noProof/>
            </w:rPr>
            <w:t>33</w:t>
          </w:r>
          <w:r>
            <w:rPr>
              <w:noProof/>
            </w:rPr>
            <w:fldChar w:fldCharType="end"/>
          </w:r>
        </w:p>
        <w:p w14:paraId="0ACA9706"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3.1</w:t>
          </w:r>
          <w:r>
            <w:rPr>
              <w:rFonts w:asciiTheme="minorHAnsi" w:hAnsiTheme="minorHAnsi"/>
              <w:b w:val="0"/>
              <w:smallCaps w:val="0"/>
              <w:noProof/>
              <w:sz w:val="24"/>
              <w:szCs w:val="24"/>
              <w:lang w:eastAsia="ja-JP"/>
            </w:rPr>
            <w:tab/>
          </w:r>
          <w:r>
            <w:rPr>
              <w:noProof/>
            </w:rPr>
            <w:t>Research Methodology</w:t>
          </w:r>
          <w:r>
            <w:rPr>
              <w:noProof/>
            </w:rPr>
            <w:tab/>
          </w:r>
          <w:r>
            <w:rPr>
              <w:noProof/>
            </w:rPr>
            <w:fldChar w:fldCharType="begin"/>
          </w:r>
          <w:r>
            <w:rPr>
              <w:noProof/>
            </w:rPr>
            <w:instrText xml:space="preserve"> PAGEREF _Toc269907877 \h </w:instrText>
          </w:r>
          <w:r>
            <w:rPr>
              <w:noProof/>
            </w:rPr>
          </w:r>
          <w:r>
            <w:rPr>
              <w:noProof/>
            </w:rPr>
            <w:fldChar w:fldCharType="separate"/>
          </w:r>
          <w:r>
            <w:rPr>
              <w:noProof/>
            </w:rPr>
            <w:t>33</w:t>
          </w:r>
          <w:r>
            <w:rPr>
              <w:noProof/>
            </w:rPr>
            <w:fldChar w:fldCharType="end"/>
          </w:r>
        </w:p>
        <w:p w14:paraId="19107CAD"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3.1.1</w:t>
          </w:r>
          <w:r>
            <w:rPr>
              <w:rFonts w:asciiTheme="minorHAnsi" w:hAnsiTheme="minorHAnsi"/>
              <w:smallCaps w:val="0"/>
              <w:noProof/>
              <w:sz w:val="24"/>
              <w:szCs w:val="24"/>
              <w:lang w:eastAsia="ja-JP"/>
            </w:rPr>
            <w:tab/>
          </w:r>
          <w:r>
            <w:rPr>
              <w:noProof/>
            </w:rPr>
            <w:t>Requirements Gathering Stage</w:t>
          </w:r>
          <w:r>
            <w:rPr>
              <w:noProof/>
            </w:rPr>
            <w:tab/>
          </w:r>
          <w:r>
            <w:rPr>
              <w:noProof/>
            </w:rPr>
            <w:fldChar w:fldCharType="begin"/>
          </w:r>
          <w:r>
            <w:rPr>
              <w:noProof/>
            </w:rPr>
            <w:instrText xml:space="preserve"> PAGEREF _Toc269907878 \h </w:instrText>
          </w:r>
          <w:r>
            <w:rPr>
              <w:noProof/>
            </w:rPr>
          </w:r>
          <w:r>
            <w:rPr>
              <w:noProof/>
            </w:rPr>
            <w:fldChar w:fldCharType="separate"/>
          </w:r>
          <w:r>
            <w:rPr>
              <w:noProof/>
            </w:rPr>
            <w:t>33</w:t>
          </w:r>
          <w:r>
            <w:rPr>
              <w:noProof/>
            </w:rPr>
            <w:fldChar w:fldCharType="end"/>
          </w:r>
        </w:p>
        <w:p w14:paraId="288BB4DE"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3.1.2</w:t>
          </w:r>
          <w:r>
            <w:rPr>
              <w:rFonts w:asciiTheme="minorHAnsi" w:hAnsiTheme="minorHAnsi"/>
              <w:smallCaps w:val="0"/>
              <w:noProof/>
              <w:sz w:val="24"/>
              <w:szCs w:val="24"/>
              <w:lang w:eastAsia="ja-JP"/>
            </w:rPr>
            <w:tab/>
          </w:r>
          <w:r>
            <w:rPr>
              <w:noProof/>
            </w:rPr>
            <w:t>Background Study Stage</w:t>
          </w:r>
          <w:r>
            <w:rPr>
              <w:noProof/>
            </w:rPr>
            <w:tab/>
          </w:r>
          <w:r>
            <w:rPr>
              <w:noProof/>
            </w:rPr>
            <w:fldChar w:fldCharType="begin"/>
          </w:r>
          <w:r>
            <w:rPr>
              <w:noProof/>
            </w:rPr>
            <w:instrText xml:space="preserve"> PAGEREF _Toc269907879 \h </w:instrText>
          </w:r>
          <w:r>
            <w:rPr>
              <w:noProof/>
            </w:rPr>
          </w:r>
          <w:r>
            <w:rPr>
              <w:noProof/>
            </w:rPr>
            <w:fldChar w:fldCharType="separate"/>
          </w:r>
          <w:r>
            <w:rPr>
              <w:noProof/>
            </w:rPr>
            <w:t>34</w:t>
          </w:r>
          <w:r>
            <w:rPr>
              <w:noProof/>
            </w:rPr>
            <w:fldChar w:fldCharType="end"/>
          </w:r>
        </w:p>
        <w:p w14:paraId="12A66F16"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3.1.3</w:t>
          </w:r>
          <w:r>
            <w:rPr>
              <w:rFonts w:asciiTheme="minorHAnsi" w:hAnsiTheme="minorHAnsi"/>
              <w:smallCaps w:val="0"/>
              <w:noProof/>
              <w:sz w:val="24"/>
              <w:szCs w:val="24"/>
              <w:lang w:eastAsia="ja-JP"/>
            </w:rPr>
            <w:tab/>
          </w:r>
          <w:r>
            <w:rPr>
              <w:noProof/>
            </w:rPr>
            <w:t>Development Stage</w:t>
          </w:r>
          <w:r>
            <w:rPr>
              <w:noProof/>
            </w:rPr>
            <w:tab/>
          </w:r>
          <w:r>
            <w:rPr>
              <w:noProof/>
            </w:rPr>
            <w:fldChar w:fldCharType="begin"/>
          </w:r>
          <w:r>
            <w:rPr>
              <w:noProof/>
            </w:rPr>
            <w:instrText xml:space="preserve"> PAGEREF _Toc269907880 \h </w:instrText>
          </w:r>
          <w:r>
            <w:rPr>
              <w:noProof/>
            </w:rPr>
          </w:r>
          <w:r>
            <w:rPr>
              <w:noProof/>
            </w:rPr>
            <w:fldChar w:fldCharType="separate"/>
          </w:r>
          <w:r>
            <w:rPr>
              <w:noProof/>
            </w:rPr>
            <w:t>34</w:t>
          </w:r>
          <w:r>
            <w:rPr>
              <w:noProof/>
            </w:rPr>
            <w:fldChar w:fldCharType="end"/>
          </w:r>
        </w:p>
        <w:p w14:paraId="16004895"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3.1.4</w:t>
          </w:r>
          <w:r>
            <w:rPr>
              <w:rFonts w:asciiTheme="minorHAnsi" w:hAnsiTheme="minorHAnsi"/>
              <w:smallCaps w:val="0"/>
              <w:noProof/>
              <w:sz w:val="24"/>
              <w:szCs w:val="24"/>
              <w:lang w:eastAsia="ja-JP"/>
            </w:rPr>
            <w:tab/>
          </w:r>
          <w:r>
            <w:rPr>
              <w:noProof/>
            </w:rPr>
            <w:t>Testing Stage</w:t>
          </w:r>
          <w:r>
            <w:rPr>
              <w:noProof/>
            </w:rPr>
            <w:tab/>
          </w:r>
          <w:r>
            <w:rPr>
              <w:noProof/>
            </w:rPr>
            <w:fldChar w:fldCharType="begin"/>
          </w:r>
          <w:r>
            <w:rPr>
              <w:noProof/>
            </w:rPr>
            <w:instrText xml:space="preserve"> PAGEREF _Toc269907881 \h </w:instrText>
          </w:r>
          <w:r>
            <w:rPr>
              <w:noProof/>
            </w:rPr>
          </w:r>
          <w:r>
            <w:rPr>
              <w:noProof/>
            </w:rPr>
            <w:fldChar w:fldCharType="separate"/>
          </w:r>
          <w:r>
            <w:rPr>
              <w:noProof/>
            </w:rPr>
            <w:t>34</w:t>
          </w:r>
          <w:r>
            <w:rPr>
              <w:noProof/>
            </w:rPr>
            <w:fldChar w:fldCharType="end"/>
          </w:r>
        </w:p>
        <w:p w14:paraId="23ED2857"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3.1.5</w:t>
          </w:r>
          <w:r>
            <w:rPr>
              <w:rFonts w:asciiTheme="minorHAnsi" w:hAnsiTheme="minorHAnsi"/>
              <w:smallCaps w:val="0"/>
              <w:noProof/>
              <w:sz w:val="24"/>
              <w:szCs w:val="24"/>
              <w:lang w:eastAsia="ja-JP"/>
            </w:rPr>
            <w:tab/>
          </w:r>
          <w:r>
            <w:rPr>
              <w:noProof/>
            </w:rPr>
            <w:t>Review and Submission Stage</w:t>
          </w:r>
          <w:r>
            <w:rPr>
              <w:noProof/>
            </w:rPr>
            <w:tab/>
          </w:r>
          <w:r>
            <w:rPr>
              <w:noProof/>
            </w:rPr>
            <w:fldChar w:fldCharType="begin"/>
          </w:r>
          <w:r>
            <w:rPr>
              <w:noProof/>
            </w:rPr>
            <w:instrText xml:space="preserve"> PAGEREF _Toc269907882 \h </w:instrText>
          </w:r>
          <w:r>
            <w:rPr>
              <w:noProof/>
            </w:rPr>
          </w:r>
          <w:r>
            <w:rPr>
              <w:noProof/>
            </w:rPr>
            <w:fldChar w:fldCharType="separate"/>
          </w:r>
          <w:r>
            <w:rPr>
              <w:noProof/>
            </w:rPr>
            <w:t>35</w:t>
          </w:r>
          <w:r>
            <w:rPr>
              <w:noProof/>
            </w:rPr>
            <w:fldChar w:fldCharType="end"/>
          </w:r>
        </w:p>
        <w:p w14:paraId="5C314B86"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3.2</w:t>
          </w:r>
          <w:r>
            <w:rPr>
              <w:rFonts w:asciiTheme="minorHAnsi" w:hAnsiTheme="minorHAnsi"/>
              <w:b w:val="0"/>
              <w:smallCaps w:val="0"/>
              <w:noProof/>
              <w:sz w:val="24"/>
              <w:szCs w:val="24"/>
              <w:lang w:eastAsia="ja-JP"/>
            </w:rPr>
            <w:tab/>
          </w:r>
          <w:r>
            <w:rPr>
              <w:noProof/>
            </w:rPr>
            <w:t>Project Deliverables</w:t>
          </w:r>
          <w:r>
            <w:rPr>
              <w:noProof/>
            </w:rPr>
            <w:tab/>
          </w:r>
          <w:r>
            <w:rPr>
              <w:noProof/>
            </w:rPr>
            <w:fldChar w:fldCharType="begin"/>
          </w:r>
          <w:r>
            <w:rPr>
              <w:noProof/>
            </w:rPr>
            <w:instrText xml:space="preserve"> PAGEREF _Toc269907883 \h </w:instrText>
          </w:r>
          <w:r>
            <w:rPr>
              <w:noProof/>
            </w:rPr>
          </w:r>
          <w:r>
            <w:rPr>
              <w:noProof/>
            </w:rPr>
            <w:fldChar w:fldCharType="separate"/>
          </w:r>
          <w:r>
            <w:rPr>
              <w:noProof/>
            </w:rPr>
            <w:t>35</w:t>
          </w:r>
          <w:r>
            <w:rPr>
              <w:noProof/>
            </w:rPr>
            <w:fldChar w:fldCharType="end"/>
          </w:r>
        </w:p>
        <w:p w14:paraId="6A2B3D2D"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3.3</w:t>
          </w:r>
          <w:r>
            <w:rPr>
              <w:rFonts w:asciiTheme="minorHAnsi" w:hAnsiTheme="minorHAnsi"/>
              <w:b w:val="0"/>
              <w:smallCaps w:val="0"/>
              <w:noProof/>
              <w:sz w:val="24"/>
              <w:szCs w:val="24"/>
              <w:lang w:eastAsia="ja-JP"/>
            </w:rPr>
            <w:tab/>
          </w:r>
          <w:r>
            <w:rPr>
              <w:noProof/>
            </w:rPr>
            <w:t>Project Evaluation Plan</w:t>
          </w:r>
          <w:r>
            <w:rPr>
              <w:noProof/>
            </w:rPr>
            <w:tab/>
          </w:r>
          <w:r>
            <w:rPr>
              <w:noProof/>
            </w:rPr>
            <w:fldChar w:fldCharType="begin"/>
          </w:r>
          <w:r>
            <w:rPr>
              <w:noProof/>
            </w:rPr>
            <w:instrText xml:space="preserve"> PAGEREF _Toc269907884 \h </w:instrText>
          </w:r>
          <w:r>
            <w:rPr>
              <w:noProof/>
            </w:rPr>
          </w:r>
          <w:r>
            <w:rPr>
              <w:noProof/>
            </w:rPr>
            <w:fldChar w:fldCharType="separate"/>
          </w:r>
          <w:r>
            <w:rPr>
              <w:noProof/>
            </w:rPr>
            <w:t>36</w:t>
          </w:r>
          <w:r>
            <w:rPr>
              <w:noProof/>
            </w:rPr>
            <w:fldChar w:fldCharType="end"/>
          </w:r>
        </w:p>
        <w:p w14:paraId="17D6DDF6"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3.4</w:t>
          </w:r>
          <w:r>
            <w:rPr>
              <w:rFonts w:asciiTheme="minorHAnsi" w:hAnsiTheme="minorHAnsi"/>
              <w:b w:val="0"/>
              <w:smallCaps w:val="0"/>
              <w:noProof/>
              <w:sz w:val="24"/>
              <w:szCs w:val="24"/>
              <w:lang w:eastAsia="ja-JP"/>
            </w:rPr>
            <w:tab/>
          </w:r>
          <w:r>
            <w:rPr>
              <w:noProof/>
            </w:rPr>
            <w:t>Project Tools</w:t>
          </w:r>
          <w:r>
            <w:rPr>
              <w:noProof/>
            </w:rPr>
            <w:tab/>
          </w:r>
          <w:r>
            <w:rPr>
              <w:noProof/>
            </w:rPr>
            <w:fldChar w:fldCharType="begin"/>
          </w:r>
          <w:r>
            <w:rPr>
              <w:noProof/>
            </w:rPr>
            <w:instrText xml:space="preserve"> PAGEREF _Toc269907885 \h </w:instrText>
          </w:r>
          <w:r>
            <w:rPr>
              <w:noProof/>
            </w:rPr>
          </w:r>
          <w:r>
            <w:rPr>
              <w:noProof/>
            </w:rPr>
            <w:fldChar w:fldCharType="separate"/>
          </w:r>
          <w:r>
            <w:rPr>
              <w:noProof/>
            </w:rPr>
            <w:t>37</w:t>
          </w:r>
          <w:r>
            <w:rPr>
              <w:noProof/>
            </w:rPr>
            <w:fldChar w:fldCharType="end"/>
          </w:r>
        </w:p>
        <w:p w14:paraId="290DEE73"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3.5</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_Toc269907886 \h </w:instrText>
          </w:r>
          <w:r>
            <w:rPr>
              <w:noProof/>
            </w:rPr>
          </w:r>
          <w:r>
            <w:rPr>
              <w:noProof/>
            </w:rPr>
            <w:fldChar w:fldCharType="separate"/>
          </w:r>
          <w:r>
            <w:rPr>
              <w:noProof/>
            </w:rPr>
            <w:t>38</w:t>
          </w:r>
          <w:r>
            <w:rPr>
              <w:noProof/>
            </w:rPr>
            <w:fldChar w:fldCharType="end"/>
          </w:r>
        </w:p>
        <w:p w14:paraId="16818194" w14:textId="77777777" w:rsidR="00412FCE" w:rsidRDefault="00412FCE">
          <w:pPr>
            <w:pStyle w:val="TOC1"/>
            <w:rPr>
              <w:rFonts w:asciiTheme="minorHAnsi" w:hAnsiTheme="minorHAnsi"/>
              <w:b w:val="0"/>
              <w:caps w:val="0"/>
              <w:noProof/>
              <w:sz w:val="24"/>
              <w:szCs w:val="24"/>
              <w:u w:val="none"/>
              <w:lang w:eastAsia="ja-JP"/>
            </w:rPr>
          </w:pPr>
          <w:r>
            <w:rPr>
              <w:noProof/>
            </w:rPr>
            <w:t>4</w:t>
          </w:r>
          <w:r>
            <w:rPr>
              <w:rFonts w:asciiTheme="minorHAnsi" w:hAnsiTheme="minorHAnsi"/>
              <w:b w:val="0"/>
              <w:caps w:val="0"/>
              <w:noProof/>
              <w:sz w:val="24"/>
              <w:szCs w:val="24"/>
              <w:u w:val="none"/>
              <w:lang w:eastAsia="ja-JP"/>
            </w:rPr>
            <w:tab/>
          </w:r>
          <w:r>
            <w:rPr>
              <w:noProof/>
            </w:rPr>
            <w:t>SYSTEM DESIGN</w:t>
          </w:r>
          <w:r>
            <w:rPr>
              <w:noProof/>
            </w:rPr>
            <w:tab/>
          </w:r>
          <w:r>
            <w:rPr>
              <w:noProof/>
            </w:rPr>
            <w:fldChar w:fldCharType="begin"/>
          </w:r>
          <w:r>
            <w:rPr>
              <w:noProof/>
            </w:rPr>
            <w:instrText xml:space="preserve"> PAGEREF _Toc269907887 \h </w:instrText>
          </w:r>
          <w:r>
            <w:rPr>
              <w:noProof/>
            </w:rPr>
          </w:r>
          <w:r>
            <w:rPr>
              <w:noProof/>
            </w:rPr>
            <w:fldChar w:fldCharType="separate"/>
          </w:r>
          <w:r>
            <w:rPr>
              <w:noProof/>
            </w:rPr>
            <w:t>39</w:t>
          </w:r>
          <w:r>
            <w:rPr>
              <w:noProof/>
            </w:rPr>
            <w:fldChar w:fldCharType="end"/>
          </w:r>
        </w:p>
        <w:p w14:paraId="0154CF67"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4.1</w:t>
          </w:r>
          <w:r>
            <w:rPr>
              <w:rFonts w:asciiTheme="minorHAnsi" w:hAnsiTheme="minorHAnsi"/>
              <w:b w:val="0"/>
              <w:smallCaps w:val="0"/>
              <w:noProof/>
              <w:sz w:val="24"/>
              <w:szCs w:val="24"/>
              <w:lang w:eastAsia="ja-JP"/>
            </w:rPr>
            <w:tab/>
          </w:r>
          <w:r>
            <w:rPr>
              <w:noProof/>
            </w:rPr>
            <w:t>User Interface Design</w:t>
          </w:r>
          <w:r>
            <w:rPr>
              <w:noProof/>
            </w:rPr>
            <w:tab/>
          </w:r>
          <w:r>
            <w:rPr>
              <w:noProof/>
            </w:rPr>
            <w:fldChar w:fldCharType="begin"/>
          </w:r>
          <w:r>
            <w:rPr>
              <w:noProof/>
            </w:rPr>
            <w:instrText xml:space="preserve"> PAGEREF _Toc269907888 \h </w:instrText>
          </w:r>
          <w:r>
            <w:rPr>
              <w:noProof/>
            </w:rPr>
          </w:r>
          <w:r>
            <w:rPr>
              <w:noProof/>
            </w:rPr>
            <w:fldChar w:fldCharType="separate"/>
          </w:r>
          <w:r>
            <w:rPr>
              <w:noProof/>
            </w:rPr>
            <w:t>39</w:t>
          </w:r>
          <w:r>
            <w:rPr>
              <w:noProof/>
            </w:rPr>
            <w:fldChar w:fldCharType="end"/>
          </w:r>
        </w:p>
        <w:p w14:paraId="2DA56495"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4.2</w:t>
          </w:r>
          <w:r>
            <w:rPr>
              <w:rFonts w:asciiTheme="minorHAnsi" w:hAnsiTheme="minorHAnsi"/>
              <w:b w:val="0"/>
              <w:smallCaps w:val="0"/>
              <w:noProof/>
              <w:sz w:val="24"/>
              <w:szCs w:val="24"/>
              <w:lang w:eastAsia="ja-JP"/>
            </w:rPr>
            <w:tab/>
          </w:r>
          <w:r>
            <w:rPr>
              <w:noProof/>
            </w:rPr>
            <w:t>User Stories</w:t>
          </w:r>
          <w:r>
            <w:rPr>
              <w:noProof/>
            </w:rPr>
            <w:tab/>
          </w:r>
          <w:r>
            <w:rPr>
              <w:noProof/>
            </w:rPr>
            <w:fldChar w:fldCharType="begin"/>
          </w:r>
          <w:r>
            <w:rPr>
              <w:noProof/>
            </w:rPr>
            <w:instrText xml:space="preserve"> PAGEREF _Toc269907889 \h </w:instrText>
          </w:r>
          <w:r>
            <w:rPr>
              <w:noProof/>
            </w:rPr>
          </w:r>
          <w:r>
            <w:rPr>
              <w:noProof/>
            </w:rPr>
            <w:fldChar w:fldCharType="separate"/>
          </w:r>
          <w:r>
            <w:rPr>
              <w:noProof/>
            </w:rPr>
            <w:t>43</w:t>
          </w:r>
          <w:r>
            <w:rPr>
              <w:noProof/>
            </w:rPr>
            <w:fldChar w:fldCharType="end"/>
          </w:r>
        </w:p>
        <w:p w14:paraId="3D106A84"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4.3</w:t>
          </w:r>
          <w:r>
            <w:rPr>
              <w:rFonts w:asciiTheme="minorHAnsi" w:hAnsiTheme="minorHAnsi"/>
              <w:b w:val="0"/>
              <w:smallCaps w:val="0"/>
              <w:noProof/>
              <w:sz w:val="24"/>
              <w:szCs w:val="24"/>
              <w:lang w:eastAsia="ja-JP"/>
            </w:rPr>
            <w:tab/>
          </w:r>
          <w:r>
            <w:rPr>
              <w:noProof/>
            </w:rPr>
            <w:t>Sushi Ontology Design</w:t>
          </w:r>
          <w:r>
            <w:rPr>
              <w:noProof/>
            </w:rPr>
            <w:tab/>
          </w:r>
          <w:r>
            <w:rPr>
              <w:noProof/>
            </w:rPr>
            <w:fldChar w:fldCharType="begin"/>
          </w:r>
          <w:r>
            <w:rPr>
              <w:noProof/>
            </w:rPr>
            <w:instrText xml:space="preserve"> PAGEREF _Toc269907890 \h </w:instrText>
          </w:r>
          <w:r>
            <w:rPr>
              <w:noProof/>
            </w:rPr>
          </w:r>
          <w:r>
            <w:rPr>
              <w:noProof/>
            </w:rPr>
            <w:fldChar w:fldCharType="separate"/>
          </w:r>
          <w:r>
            <w:rPr>
              <w:noProof/>
            </w:rPr>
            <w:t>44</w:t>
          </w:r>
          <w:r>
            <w:rPr>
              <w:noProof/>
            </w:rPr>
            <w:fldChar w:fldCharType="end"/>
          </w:r>
        </w:p>
        <w:p w14:paraId="39D32CBF" w14:textId="77777777" w:rsidR="00412FCE" w:rsidRDefault="00412FCE">
          <w:pPr>
            <w:pStyle w:val="TOC3"/>
            <w:tabs>
              <w:tab w:val="left" w:pos="680"/>
              <w:tab w:val="right" w:pos="8290"/>
            </w:tabs>
            <w:rPr>
              <w:rFonts w:asciiTheme="minorHAnsi" w:hAnsiTheme="minorHAnsi"/>
              <w:smallCaps w:val="0"/>
              <w:noProof/>
              <w:sz w:val="24"/>
              <w:szCs w:val="24"/>
              <w:lang w:eastAsia="ja-JP"/>
            </w:rPr>
          </w:pPr>
          <w:r w:rsidRPr="00594AC0">
            <w:rPr>
              <w:rFonts w:cs="Times New Roman"/>
              <w:noProof/>
            </w:rPr>
            <w:t>4.3.1</w:t>
          </w:r>
          <w:r>
            <w:rPr>
              <w:rFonts w:asciiTheme="minorHAnsi" w:hAnsiTheme="minorHAnsi"/>
              <w:smallCaps w:val="0"/>
              <w:noProof/>
              <w:sz w:val="24"/>
              <w:szCs w:val="24"/>
              <w:lang w:eastAsia="ja-JP"/>
            </w:rPr>
            <w:tab/>
          </w:r>
          <w:r w:rsidRPr="00594AC0">
            <w:rPr>
              <w:rFonts w:cs="Times New Roman"/>
              <w:noProof/>
            </w:rPr>
            <w:t>Class Hierarchy</w:t>
          </w:r>
          <w:r>
            <w:rPr>
              <w:noProof/>
            </w:rPr>
            <w:tab/>
          </w:r>
          <w:r>
            <w:rPr>
              <w:noProof/>
            </w:rPr>
            <w:fldChar w:fldCharType="begin"/>
          </w:r>
          <w:r>
            <w:rPr>
              <w:noProof/>
            </w:rPr>
            <w:instrText xml:space="preserve"> PAGEREF _Toc269907891 \h </w:instrText>
          </w:r>
          <w:r>
            <w:rPr>
              <w:noProof/>
            </w:rPr>
          </w:r>
          <w:r>
            <w:rPr>
              <w:noProof/>
            </w:rPr>
            <w:fldChar w:fldCharType="separate"/>
          </w:r>
          <w:r>
            <w:rPr>
              <w:noProof/>
            </w:rPr>
            <w:t>45</w:t>
          </w:r>
          <w:r>
            <w:rPr>
              <w:noProof/>
            </w:rPr>
            <w:fldChar w:fldCharType="end"/>
          </w:r>
        </w:p>
        <w:p w14:paraId="756874FF" w14:textId="77777777" w:rsidR="00412FCE" w:rsidRDefault="00412FCE">
          <w:pPr>
            <w:pStyle w:val="TOC3"/>
            <w:tabs>
              <w:tab w:val="left" w:pos="680"/>
              <w:tab w:val="right" w:pos="8290"/>
            </w:tabs>
            <w:rPr>
              <w:rFonts w:asciiTheme="minorHAnsi" w:hAnsiTheme="minorHAnsi"/>
              <w:smallCaps w:val="0"/>
              <w:noProof/>
              <w:sz w:val="24"/>
              <w:szCs w:val="24"/>
              <w:lang w:eastAsia="ja-JP"/>
            </w:rPr>
          </w:pPr>
          <w:r w:rsidRPr="00594AC0">
            <w:rPr>
              <w:rFonts w:cs="Times New Roman"/>
              <w:noProof/>
            </w:rPr>
            <w:t>4.3.2</w:t>
          </w:r>
          <w:r>
            <w:rPr>
              <w:rFonts w:asciiTheme="minorHAnsi" w:hAnsiTheme="minorHAnsi"/>
              <w:smallCaps w:val="0"/>
              <w:noProof/>
              <w:sz w:val="24"/>
              <w:szCs w:val="24"/>
              <w:lang w:eastAsia="ja-JP"/>
            </w:rPr>
            <w:tab/>
          </w:r>
          <w:r w:rsidRPr="00594AC0">
            <w:rPr>
              <w:rFonts w:cs="Times New Roman"/>
              <w:noProof/>
            </w:rPr>
            <w:t>Properties</w:t>
          </w:r>
          <w:r>
            <w:rPr>
              <w:noProof/>
            </w:rPr>
            <w:tab/>
          </w:r>
          <w:r>
            <w:rPr>
              <w:noProof/>
            </w:rPr>
            <w:fldChar w:fldCharType="begin"/>
          </w:r>
          <w:r>
            <w:rPr>
              <w:noProof/>
            </w:rPr>
            <w:instrText xml:space="preserve"> PAGEREF _Toc269907892 \h </w:instrText>
          </w:r>
          <w:r>
            <w:rPr>
              <w:noProof/>
            </w:rPr>
          </w:r>
          <w:r>
            <w:rPr>
              <w:noProof/>
            </w:rPr>
            <w:fldChar w:fldCharType="separate"/>
          </w:r>
          <w:r>
            <w:rPr>
              <w:noProof/>
            </w:rPr>
            <w:t>46</w:t>
          </w:r>
          <w:r>
            <w:rPr>
              <w:noProof/>
            </w:rPr>
            <w:fldChar w:fldCharType="end"/>
          </w:r>
        </w:p>
        <w:p w14:paraId="435D6421" w14:textId="77777777" w:rsidR="00412FCE" w:rsidRDefault="00412FCE">
          <w:pPr>
            <w:pStyle w:val="TOC3"/>
            <w:tabs>
              <w:tab w:val="left" w:pos="680"/>
              <w:tab w:val="right" w:pos="8290"/>
            </w:tabs>
            <w:rPr>
              <w:rFonts w:asciiTheme="minorHAnsi" w:hAnsiTheme="minorHAnsi"/>
              <w:smallCaps w:val="0"/>
              <w:noProof/>
              <w:sz w:val="24"/>
              <w:szCs w:val="24"/>
              <w:lang w:eastAsia="ja-JP"/>
            </w:rPr>
          </w:pPr>
          <w:r w:rsidRPr="00594AC0">
            <w:rPr>
              <w:rFonts w:cs="Times New Roman"/>
              <w:noProof/>
            </w:rPr>
            <w:t>4.3.3</w:t>
          </w:r>
          <w:r>
            <w:rPr>
              <w:rFonts w:asciiTheme="minorHAnsi" w:hAnsiTheme="minorHAnsi"/>
              <w:smallCaps w:val="0"/>
              <w:noProof/>
              <w:sz w:val="24"/>
              <w:szCs w:val="24"/>
              <w:lang w:eastAsia="ja-JP"/>
            </w:rPr>
            <w:tab/>
          </w:r>
          <w:r w:rsidRPr="00594AC0">
            <w:rPr>
              <w:rFonts w:cs="Times New Roman"/>
              <w:noProof/>
            </w:rPr>
            <w:t>Expressing Semantics</w:t>
          </w:r>
          <w:r>
            <w:rPr>
              <w:noProof/>
            </w:rPr>
            <w:tab/>
          </w:r>
          <w:r>
            <w:rPr>
              <w:noProof/>
            </w:rPr>
            <w:fldChar w:fldCharType="begin"/>
          </w:r>
          <w:r>
            <w:rPr>
              <w:noProof/>
            </w:rPr>
            <w:instrText xml:space="preserve"> PAGEREF _Toc269907893 \h </w:instrText>
          </w:r>
          <w:r>
            <w:rPr>
              <w:noProof/>
            </w:rPr>
          </w:r>
          <w:r>
            <w:rPr>
              <w:noProof/>
            </w:rPr>
            <w:fldChar w:fldCharType="separate"/>
          </w:r>
          <w:r>
            <w:rPr>
              <w:noProof/>
            </w:rPr>
            <w:t>47</w:t>
          </w:r>
          <w:r>
            <w:rPr>
              <w:noProof/>
            </w:rPr>
            <w:fldChar w:fldCharType="end"/>
          </w:r>
        </w:p>
        <w:p w14:paraId="70D72BD0"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4.4</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_Toc269907894 \h </w:instrText>
          </w:r>
          <w:r>
            <w:rPr>
              <w:noProof/>
            </w:rPr>
          </w:r>
          <w:r>
            <w:rPr>
              <w:noProof/>
            </w:rPr>
            <w:fldChar w:fldCharType="separate"/>
          </w:r>
          <w:r>
            <w:rPr>
              <w:noProof/>
            </w:rPr>
            <w:t>51</w:t>
          </w:r>
          <w:r>
            <w:rPr>
              <w:noProof/>
            </w:rPr>
            <w:fldChar w:fldCharType="end"/>
          </w:r>
        </w:p>
        <w:p w14:paraId="09B8C500"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5</w:t>
          </w:r>
          <w:r>
            <w:rPr>
              <w:rFonts w:asciiTheme="minorHAnsi" w:hAnsiTheme="minorHAnsi"/>
              <w:b w:val="0"/>
              <w:caps w:val="0"/>
              <w:noProof/>
              <w:sz w:val="24"/>
              <w:szCs w:val="24"/>
              <w:u w:val="none"/>
              <w:lang w:eastAsia="ja-JP"/>
            </w:rPr>
            <w:tab/>
          </w:r>
          <w:r w:rsidRPr="00594AC0">
            <w:rPr>
              <w:rFonts w:cs="Times New Roman"/>
              <w:noProof/>
            </w:rPr>
            <w:t>IMPLEMENTATION</w:t>
          </w:r>
          <w:r>
            <w:rPr>
              <w:noProof/>
            </w:rPr>
            <w:tab/>
          </w:r>
          <w:r>
            <w:rPr>
              <w:noProof/>
            </w:rPr>
            <w:fldChar w:fldCharType="begin"/>
          </w:r>
          <w:r>
            <w:rPr>
              <w:noProof/>
            </w:rPr>
            <w:instrText xml:space="preserve"> PAGEREF _Toc269907895 \h </w:instrText>
          </w:r>
          <w:r>
            <w:rPr>
              <w:noProof/>
            </w:rPr>
          </w:r>
          <w:r>
            <w:rPr>
              <w:noProof/>
            </w:rPr>
            <w:fldChar w:fldCharType="separate"/>
          </w:r>
          <w:r>
            <w:rPr>
              <w:noProof/>
            </w:rPr>
            <w:t>52</w:t>
          </w:r>
          <w:r>
            <w:rPr>
              <w:noProof/>
            </w:rPr>
            <w:fldChar w:fldCharType="end"/>
          </w:r>
        </w:p>
        <w:p w14:paraId="106A3CFC"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5.1</w:t>
          </w:r>
          <w:r>
            <w:rPr>
              <w:rFonts w:asciiTheme="minorHAnsi" w:hAnsiTheme="minorHAnsi"/>
              <w:b w:val="0"/>
              <w:smallCaps w:val="0"/>
              <w:noProof/>
              <w:sz w:val="24"/>
              <w:szCs w:val="24"/>
              <w:lang w:eastAsia="ja-JP"/>
            </w:rPr>
            <w:tab/>
          </w:r>
          <w:r>
            <w:rPr>
              <w:noProof/>
            </w:rPr>
            <w:t>User Interface Implementation</w:t>
          </w:r>
          <w:r>
            <w:rPr>
              <w:noProof/>
            </w:rPr>
            <w:tab/>
          </w:r>
          <w:r>
            <w:rPr>
              <w:noProof/>
            </w:rPr>
            <w:fldChar w:fldCharType="begin"/>
          </w:r>
          <w:r>
            <w:rPr>
              <w:noProof/>
            </w:rPr>
            <w:instrText xml:space="preserve"> PAGEREF _Toc269907896 \h </w:instrText>
          </w:r>
          <w:r>
            <w:rPr>
              <w:noProof/>
            </w:rPr>
          </w:r>
          <w:r>
            <w:rPr>
              <w:noProof/>
            </w:rPr>
            <w:fldChar w:fldCharType="separate"/>
          </w:r>
          <w:r>
            <w:rPr>
              <w:noProof/>
            </w:rPr>
            <w:t>52</w:t>
          </w:r>
          <w:r>
            <w:rPr>
              <w:noProof/>
            </w:rPr>
            <w:fldChar w:fldCharType="end"/>
          </w:r>
        </w:p>
        <w:p w14:paraId="56B25AEC"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5.1.1</w:t>
          </w:r>
          <w:r>
            <w:rPr>
              <w:rFonts w:asciiTheme="minorHAnsi" w:hAnsiTheme="minorHAnsi"/>
              <w:smallCaps w:val="0"/>
              <w:noProof/>
              <w:sz w:val="24"/>
              <w:szCs w:val="24"/>
              <w:lang w:eastAsia="ja-JP"/>
            </w:rPr>
            <w:tab/>
          </w:r>
          <w:r>
            <w:rPr>
              <w:noProof/>
            </w:rPr>
            <w:t>Java</w:t>
          </w:r>
          <w:r>
            <w:rPr>
              <w:noProof/>
            </w:rPr>
            <w:tab/>
          </w:r>
          <w:r>
            <w:rPr>
              <w:noProof/>
            </w:rPr>
            <w:fldChar w:fldCharType="begin"/>
          </w:r>
          <w:r>
            <w:rPr>
              <w:noProof/>
            </w:rPr>
            <w:instrText xml:space="preserve"> PAGEREF _Toc269907897 \h </w:instrText>
          </w:r>
          <w:r>
            <w:rPr>
              <w:noProof/>
            </w:rPr>
          </w:r>
          <w:r>
            <w:rPr>
              <w:noProof/>
            </w:rPr>
            <w:fldChar w:fldCharType="separate"/>
          </w:r>
          <w:r>
            <w:rPr>
              <w:noProof/>
            </w:rPr>
            <w:t>52</w:t>
          </w:r>
          <w:r>
            <w:rPr>
              <w:noProof/>
            </w:rPr>
            <w:fldChar w:fldCharType="end"/>
          </w:r>
        </w:p>
        <w:p w14:paraId="1357059A"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5.1.2</w:t>
          </w:r>
          <w:r>
            <w:rPr>
              <w:rFonts w:asciiTheme="minorHAnsi" w:hAnsiTheme="minorHAnsi"/>
              <w:smallCaps w:val="0"/>
              <w:noProof/>
              <w:sz w:val="24"/>
              <w:szCs w:val="24"/>
              <w:lang w:eastAsia="ja-JP"/>
            </w:rPr>
            <w:tab/>
          </w:r>
          <w:r>
            <w:rPr>
              <w:noProof/>
            </w:rPr>
            <w:t>Maven</w:t>
          </w:r>
          <w:r>
            <w:rPr>
              <w:noProof/>
            </w:rPr>
            <w:tab/>
          </w:r>
          <w:r>
            <w:rPr>
              <w:noProof/>
            </w:rPr>
            <w:fldChar w:fldCharType="begin"/>
          </w:r>
          <w:r>
            <w:rPr>
              <w:noProof/>
            </w:rPr>
            <w:instrText xml:space="preserve"> PAGEREF _Toc269907898 \h </w:instrText>
          </w:r>
          <w:r>
            <w:rPr>
              <w:noProof/>
            </w:rPr>
          </w:r>
          <w:r>
            <w:rPr>
              <w:noProof/>
            </w:rPr>
            <w:fldChar w:fldCharType="separate"/>
          </w:r>
          <w:r>
            <w:rPr>
              <w:noProof/>
            </w:rPr>
            <w:t>53</w:t>
          </w:r>
          <w:r>
            <w:rPr>
              <w:noProof/>
            </w:rPr>
            <w:fldChar w:fldCharType="end"/>
          </w:r>
        </w:p>
        <w:p w14:paraId="0C7E8DB6"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5.1.3</w:t>
          </w:r>
          <w:r>
            <w:rPr>
              <w:rFonts w:asciiTheme="minorHAnsi" w:hAnsiTheme="minorHAnsi"/>
              <w:smallCaps w:val="0"/>
              <w:noProof/>
              <w:sz w:val="24"/>
              <w:szCs w:val="24"/>
              <w:lang w:eastAsia="ja-JP"/>
            </w:rPr>
            <w:tab/>
          </w:r>
          <w:r>
            <w:rPr>
              <w:noProof/>
            </w:rPr>
            <w:t>OWL API</w:t>
          </w:r>
          <w:r>
            <w:rPr>
              <w:noProof/>
            </w:rPr>
            <w:tab/>
          </w:r>
          <w:r>
            <w:rPr>
              <w:noProof/>
            </w:rPr>
            <w:fldChar w:fldCharType="begin"/>
          </w:r>
          <w:r>
            <w:rPr>
              <w:noProof/>
            </w:rPr>
            <w:instrText xml:space="preserve"> PAGEREF _Toc269907899 \h </w:instrText>
          </w:r>
          <w:r>
            <w:rPr>
              <w:noProof/>
            </w:rPr>
          </w:r>
          <w:r>
            <w:rPr>
              <w:noProof/>
            </w:rPr>
            <w:fldChar w:fldCharType="separate"/>
          </w:r>
          <w:r>
            <w:rPr>
              <w:noProof/>
            </w:rPr>
            <w:t>53</w:t>
          </w:r>
          <w:r>
            <w:rPr>
              <w:noProof/>
            </w:rPr>
            <w:fldChar w:fldCharType="end"/>
          </w:r>
        </w:p>
        <w:p w14:paraId="6E0F2B66"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5.1.4</w:t>
          </w:r>
          <w:r>
            <w:rPr>
              <w:rFonts w:asciiTheme="minorHAnsi" w:hAnsiTheme="minorHAnsi"/>
              <w:smallCaps w:val="0"/>
              <w:noProof/>
              <w:sz w:val="24"/>
              <w:szCs w:val="24"/>
              <w:lang w:eastAsia="ja-JP"/>
            </w:rPr>
            <w:tab/>
          </w:r>
          <w:r>
            <w:rPr>
              <w:noProof/>
            </w:rPr>
            <w:t>Using Ontology Annotations</w:t>
          </w:r>
          <w:r>
            <w:rPr>
              <w:noProof/>
            </w:rPr>
            <w:tab/>
          </w:r>
          <w:r>
            <w:rPr>
              <w:noProof/>
            </w:rPr>
            <w:fldChar w:fldCharType="begin"/>
          </w:r>
          <w:r>
            <w:rPr>
              <w:noProof/>
            </w:rPr>
            <w:instrText xml:space="preserve"> PAGEREF _Toc269907900 \h </w:instrText>
          </w:r>
          <w:r>
            <w:rPr>
              <w:noProof/>
            </w:rPr>
          </w:r>
          <w:r>
            <w:rPr>
              <w:noProof/>
            </w:rPr>
            <w:fldChar w:fldCharType="separate"/>
          </w:r>
          <w:r>
            <w:rPr>
              <w:noProof/>
            </w:rPr>
            <w:t>54</w:t>
          </w:r>
          <w:r>
            <w:rPr>
              <w:noProof/>
            </w:rPr>
            <w:fldChar w:fldCharType="end"/>
          </w:r>
        </w:p>
        <w:p w14:paraId="5700CF4E"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5.1.5</w:t>
          </w:r>
          <w:r>
            <w:rPr>
              <w:rFonts w:asciiTheme="minorHAnsi" w:hAnsiTheme="minorHAnsi"/>
              <w:smallCaps w:val="0"/>
              <w:noProof/>
              <w:sz w:val="24"/>
              <w:szCs w:val="24"/>
              <w:lang w:eastAsia="ja-JP"/>
            </w:rPr>
            <w:tab/>
          </w:r>
          <w:r>
            <w:rPr>
              <w:noProof/>
            </w:rPr>
            <w:t>Iterative and Incremental Development</w:t>
          </w:r>
          <w:r>
            <w:rPr>
              <w:noProof/>
            </w:rPr>
            <w:tab/>
          </w:r>
          <w:r>
            <w:rPr>
              <w:noProof/>
            </w:rPr>
            <w:fldChar w:fldCharType="begin"/>
          </w:r>
          <w:r>
            <w:rPr>
              <w:noProof/>
            </w:rPr>
            <w:instrText xml:space="preserve"> PAGEREF _Toc269907901 \h </w:instrText>
          </w:r>
          <w:r>
            <w:rPr>
              <w:noProof/>
            </w:rPr>
          </w:r>
          <w:r>
            <w:rPr>
              <w:noProof/>
            </w:rPr>
            <w:fldChar w:fldCharType="separate"/>
          </w:r>
          <w:r>
            <w:rPr>
              <w:noProof/>
            </w:rPr>
            <w:t>54</w:t>
          </w:r>
          <w:r>
            <w:rPr>
              <w:noProof/>
            </w:rPr>
            <w:fldChar w:fldCharType="end"/>
          </w:r>
        </w:p>
        <w:p w14:paraId="551DC8DD"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5.1.6</w:t>
          </w:r>
          <w:r>
            <w:rPr>
              <w:rFonts w:asciiTheme="minorHAnsi" w:hAnsiTheme="minorHAnsi"/>
              <w:smallCaps w:val="0"/>
              <w:noProof/>
              <w:sz w:val="24"/>
              <w:szCs w:val="24"/>
              <w:lang w:eastAsia="ja-JP"/>
            </w:rPr>
            <w:tab/>
          </w:r>
          <w:r>
            <w:rPr>
              <w:noProof/>
            </w:rPr>
            <w:t>Upload Ontology to the Tool</w:t>
          </w:r>
          <w:r>
            <w:rPr>
              <w:noProof/>
            </w:rPr>
            <w:tab/>
          </w:r>
          <w:r>
            <w:rPr>
              <w:noProof/>
            </w:rPr>
            <w:fldChar w:fldCharType="begin"/>
          </w:r>
          <w:r>
            <w:rPr>
              <w:noProof/>
            </w:rPr>
            <w:instrText xml:space="preserve"> PAGEREF _Toc269907902 \h </w:instrText>
          </w:r>
          <w:r>
            <w:rPr>
              <w:noProof/>
            </w:rPr>
          </w:r>
          <w:r>
            <w:rPr>
              <w:noProof/>
            </w:rPr>
            <w:fldChar w:fldCharType="separate"/>
          </w:r>
          <w:r>
            <w:rPr>
              <w:noProof/>
            </w:rPr>
            <w:t>55</w:t>
          </w:r>
          <w:r>
            <w:rPr>
              <w:noProof/>
            </w:rPr>
            <w:fldChar w:fldCharType="end"/>
          </w:r>
        </w:p>
        <w:p w14:paraId="72AFA4D8"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5.1.7</w:t>
          </w:r>
          <w:r>
            <w:rPr>
              <w:rFonts w:asciiTheme="minorHAnsi" w:hAnsiTheme="minorHAnsi"/>
              <w:smallCaps w:val="0"/>
              <w:noProof/>
              <w:sz w:val="24"/>
              <w:szCs w:val="24"/>
              <w:lang w:eastAsia="ja-JP"/>
            </w:rPr>
            <w:tab/>
          </w:r>
          <w:r>
            <w:rPr>
              <w:noProof/>
            </w:rPr>
            <w:t>The Tool run different Ontologies</w:t>
          </w:r>
          <w:r>
            <w:rPr>
              <w:noProof/>
            </w:rPr>
            <w:tab/>
          </w:r>
          <w:r>
            <w:rPr>
              <w:noProof/>
            </w:rPr>
            <w:fldChar w:fldCharType="begin"/>
          </w:r>
          <w:r>
            <w:rPr>
              <w:noProof/>
            </w:rPr>
            <w:instrText xml:space="preserve"> PAGEREF _Toc269907903 \h </w:instrText>
          </w:r>
          <w:r>
            <w:rPr>
              <w:noProof/>
            </w:rPr>
          </w:r>
          <w:r>
            <w:rPr>
              <w:noProof/>
            </w:rPr>
            <w:fldChar w:fldCharType="separate"/>
          </w:r>
          <w:r>
            <w:rPr>
              <w:noProof/>
            </w:rPr>
            <w:t>56</w:t>
          </w:r>
          <w:r>
            <w:rPr>
              <w:noProof/>
            </w:rPr>
            <w:fldChar w:fldCharType="end"/>
          </w:r>
        </w:p>
        <w:p w14:paraId="5753D526"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5.1.8</w:t>
          </w:r>
          <w:r>
            <w:rPr>
              <w:rFonts w:asciiTheme="minorHAnsi" w:hAnsiTheme="minorHAnsi"/>
              <w:smallCaps w:val="0"/>
              <w:noProof/>
              <w:sz w:val="24"/>
              <w:szCs w:val="24"/>
              <w:lang w:eastAsia="ja-JP"/>
            </w:rPr>
            <w:tab/>
          </w:r>
          <w:r>
            <w:rPr>
              <w:noProof/>
            </w:rPr>
            <w:t>Filter Ingredients</w:t>
          </w:r>
          <w:r>
            <w:rPr>
              <w:noProof/>
            </w:rPr>
            <w:tab/>
          </w:r>
          <w:r>
            <w:rPr>
              <w:noProof/>
            </w:rPr>
            <w:fldChar w:fldCharType="begin"/>
          </w:r>
          <w:r>
            <w:rPr>
              <w:noProof/>
            </w:rPr>
            <w:instrText xml:space="preserve"> PAGEREF _Toc269907904 \h </w:instrText>
          </w:r>
          <w:r>
            <w:rPr>
              <w:noProof/>
            </w:rPr>
          </w:r>
          <w:r>
            <w:rPr>
              <w:noProof/>
            </w:rPr>
            <w:fldChar w:fldCharType="separate"/>
          </w:r>
          <w:r>
            <w:rPr>
              <w:noProof/>
            </w:rPr>
            <w:t>57</w:t>
          </w:r>
          <w:r>
            <w:rPr>
              <w:noProof/>
            </w:rPr>
            <w:fldChar w:fldCharType="end"/>
          </w:r>
        </w:p>
        <w:p w14:paraId="4624F52F" w14:textId="77777777" w:rsidR="00412FCE" w:rsidRDefault="00412FCE">
          <w:pPr>
            <w:pStyle w:val="TOC3"/>
            <w:tabs>
              <w:tab w:val="left" w:pos="680"/>
              <w:tab w:val="right" w:pos="8290"/>
            </w:tabs>
            <w:rPr>
              <w:rFonts w:asciiTheme="minorHAnsi" w:hAnsiTheme="minorHAnsi"/>
              <w:smallCaps w:val="0"/>
              <w:noProof/>
              <w:sz w:val="24"/>
              <w:szCs w:val="24"/>
              <w:lang w:eastAsia="ja-JP"/>
            </w:rPr>
          </w:pPr>
          <w:r>
            <w:rPr>
              <w:noProof/>
            </w:rPr>
            <w:t>5.1.9</w:t>
          </w:r>
          <w:r>
            <w:rPr>
              <w:rFonts w:asciiTheme="minorHAnsi" w:hAnsiTheme="minorHAnsi"/>
              <w:smallCaps w:val="0"/>
              <w:noProof/>
              <w:sz w:val="24"/>
              <w:szCs w:val="24"/>
              <w:lang w:eastAsia="ja-JP"/>
            </w:rPr>
            <w:tab/>
          </w:r>
          <w:r>
            <w:rPr>
              <w:noProof/>
            </w:rPr>
            <w:t>Filter the Search Result</w:t>
          </w:r>
          <w:r>
            <w:rPr>
              <w:noProof/>
            </w:rPr>
            <w:tab/>
          </w:r>
          <w:r>
            <w:rPr>
              <w:noProof/>
            </w:rPr>
            <w:fldChar w:fldCharType="begin"/>
          </w:r>
          <w:r>
            <w:rPr>
              <w:noProof/>
            </w:rPr>
            <w:instrText xml:space="preserve"> PAGEREF _Toc269907905 \h </w:instrText>
          </w:r>
          <w:r>
            <w:rPr>
              <w:noProof/>
            </w:rPr>
          </w:r>
          <w:r>
            <w:rPr>
              <w:noProof/>
            </w:rPr>
            <w:fldChar w:fldCharType="separate"/>
          </w:r>
          <w:r>
            <w:rPr>
              <w:noProof/>
            </w:rPr>
            <w:t>58</w:t>
          </w:r>
          <w:r>
            <w:rPr>
              <w:noProof/>
            </w:rPr>
            <w:fldChar w:fldCharType="end"/>
          </w:r>
        </w:p>
        <w:p w14:paraId="12DEF8E0" w14:textId="77777777" w:rsidR="00412FCE" w:rsidRDefault="00412FCE">
          <w:pPr>
            <w:pStyle w:val="TOC3"/>
            <w:tabs>
              <w:tab w:val="left" w:pos="790"/>
              <w:tab w:val="right" w:pos="8290"/>
            </w:tabs>
            <w:rPr>
              <w:rFonts w:asciiTheme="minorHAnsi" w:hAnsiTheme="minorHAnsi"/>
              <w:smallCaps w:val="0"/>
              <w:noProof/>
              <w:sz w:val="24"/>
              <w:szCs w:val="24"/>
              <w:lang w:eastAsia="ja-JP"/>
            </w:rPr>
          </w:pPr>
          <w:r>
            <w:rPr>
              <w:noProof/>
            </w:rPr>
            <w:t>5.1.10</w:t>
          </w:r>
          <w:r>
            <w:rPr>
              <w:rFonts w:asciiTheme="minorHAnsi" w:hAnsiTheme="minorHAnsi"/>
              <w:smallCaps w:val="0"/>
              <w:noProof/>
              <w:sz w:val="24"/>
              <w:szCs w:val="24"/>
              <w:lang w:eastAsia="ja-JP"/>
            </w:rPr>
            <w:tab/>
          </w:r>
          <w:r>
            <w:rPr>
              <w:noProof/>
            </w:rPr>
            <w:t>Display and Switch Between languages</w:t>
          </w:r>
          <w:r>
            <w:rPr>
              <w:noProof/>
            </w:rPr>
            <w:tab/>
          </w:r>
          <w:r>
            <w:rPr>
              <w:noProof/>
            </w:rPr>
            <w:fldChar w:fldCharType="begin"/>
          </w:r>
          <w:r>
            <w:rPr>
              <w:noProof/>
            </w:rPr>
            <w:instrText xml:space="preserve"> PAGEREF _Toc269907906 \h </w:instrText>
          </w:r>
          <w:r>
            <w:rPr>
              <w:noProof/>
            </w:rPr>
          </w:r>
          <w:r>
            <w:rPr>
              <w:noProof/>
            </w:rPr>
            <w:fldChar w:fldCharType="separate"/>
          </w:r>
          <w:r>
            <w:rPr>
              <w:noProof/>
            </w:rPr>
            <w:t>59</w:t>
          </w:r>
          <w:r>
            <w:rPr>
              <w:noProof/>
            </w:rPr>
            <w:fldChar w:fldCharType="end"/>
          </w:r>
        </w:p>
        <w:p w14:paraId="0EFE52F7" w14:textId="77777777" w:rsidR="00412FCE" w:rsidRDefault="00412FCE">
          <w:pPr>
            <w:pStyle w:val="TOC3"/>
            <w:tabs>
              <w:tab w:val="left" w:pos="790"/>
              <w:tab w:val="right" w:pos="8290"/>
            </w:tabs>
            <w:rPr>
              <w:rFonts w:asciiTheme="minorHAnsi" w:hAnsiTheme="minorHAnsi"/>
              <w:smallCaps w:val="0"/>
              <w:noProof/>
              <w:sz w:val="24"/>
              <w:szCs w:val="24"/>
              <w:lang w:eastAsia="ja-JP"/>
            </w:rPr>
          </w:pPr>
          <w:r>
            <w:rPr>
              <w:noProof/>
            </w:rPr>
            <w:t>5.1.11</w:t>
          </w:r>
          <w:r>
            <w:rPr>
              <w:rFonts w:asciiTheme="minorHAnsi" w:hAnsiTheme="minorHAnsi"/>
              <w:smallCaps w:val="0"/>
              <w:noProof/>
              <w:sz w:val="24"/>
              <w:szCs w:val="24"/>
              <w:lang w:eastAsia="ja-JP"/>
            </w:rPr>
            <w:tab/>
          </w:r>
          <w:r>
            <w:rPr>
              <w:noProof/>
            </w:rPr>
            <w:t>Miscellaneous</w:t>
          </w:r>
          <w:r>
            <w:rPr>
              <w:noProof/>
            </w:rPr>
            <w:tab/>
          </w:r>
          <w:r>
            <w:rPr>
              <w:noProof/>
            </w:rPr>
            <w:fldChar w:fldCharType="begin"/>
          </w:r>
          <w:r>
            <w:rPr>
              <w:noProof/>
            </w:rPr>
            <w:instrText xml:space="preserve"> PAGEREF _Toc269907907 \h </w:instrText>
          </w:r>
          <w:r>
            <w:rPr>
              <w:noProof/>
            </w:rPr>
          </w:r>
          <w:r>
            <w:rPr>
              <w:noProof/>
            </w:rPr>
            <w:fldChar w:fldCharType="separate"/>
          </w:r>
          <w:r>
            <w:rPr>
              <w:noProof/>
            </w:rPr>
            <w:t>61</w:t>
          </w:r>
          <w:r>
            <w:rPr>
              <w:noProof/>
            </w:rPr>
            <w:fldChar w:fldCharType="end"/>
          </w:r>
        </w:p>
        <w:p w14:paraId="4DC179F0"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5.2</w:t>
          </w:r>
          <w:r>
            <w:rPr>
              <w:rFonts w:asciiTheme="minorHAnsi" w:hAnsiTheme="minorHAnsi"/>
              <w:b w:val="0"/>
              <w:smallCaps w:val="0"/>
              <w:noProof/>
              <w:sz w:val="24"/>
              <w:szCs w:val="24"/>
              <w:lang w:eastAsia="ja-JP"/>
            </w:rPr>
            <w:tab/>
          </w:r>
          <w:r>
            <w:rPr>
              <w:noProof/>
            </w:rPr>
            <w:t>Limitations</w:t>
          </w:r>
          <w:r>
            <w:rPr>
              <w:noProof/>
            </w:rPr>
            <w:tab/>
          </w:r>
          <w:r>
            <w:rPr>
              <w:noProof/>
            </w:rPr>
            <w:fldChar w:fldCharType="begin"/>
          </w:r>
          <w:r>
            <w:rPr>
              <w:noProof/>
            </w:rPr>
            <w:instrText xml:space="preserve"> PAGEREF _Toc269907908 \h </w:instrText>
          </w:r>
          <w:r>
            <w:rPr>
              <w:noProof/>
            </w:rPr>
          </w:r>
          <w:r>
            <w:rPr>
              <w:noProof/>
            </w:rPr>
            <w:fldChar w:fldCharType="separate"/>
          </w:r>
          <w:r>
            <w:rPr>
              <w:noProof/>
            </w:rPr>
            <w:t>63</w:t>
          </w:r>
          <w:r>
            <w:rPr>
              <w:noProof/>
            </w:rPr>
            <w:fldChar w:fldCharType="end"/>
          </w:r>
        </w:p>
        <w:p w14:paraId="126FCC79"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5.3</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_Toc269907909 \h </w:instrText>
          </w:r>
          <w:r>
            <w:rPr>
              <w:noProof/>
            </w:rPr>
          </w:r>
          <w:r>
            <w:rPr>
              <w:noProof/>
            </w:rPr>
            <w:fldChar w:fldCharType="separate"/>
          </w:r>
          <w:r>
            <w:rPr>
              <w:noProof/>
            </w:rPr>
            <w:t>64</w:t>
          </w:r>
          <w:r>
            <w:rPr>
              <w:noProof/>
            </w:rPr>
            <w:fldChar w:fldCharType="end"/>
          </w:r>
        </w:p>
        <w:p w14:paraId="66040117"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6</w:t>
          </w:r>
          <w:r>
            <w:rPr>
              <w:rFonts w:asciiTheme="minorHAnsi" w:hAnsiTheme="minorHAnsi"/>
              <w:b w:val="0"/>
              <w:caps w:val="0"/>
              <w:noProof/>
              <w:sz w:val="24"/>
              <w:szCs w:val="24"/>
              <w:u w:val="none"/>
              <w:lang w:eastAsia="ja-JP"/>
            </w:rPr>
            <w:tab/>
          </w:r>
          <w:r w:rsidRPr="00594AC0">
            <w:rPr>
              <w:rFonts w:cs="Times New Roman"/>
              <w:noProof/>
            </w:rPr>
            <w:t>EVALUATION AND CRITICAL ANALYSIS</w:t>
          </w:r>
          <w:r>
            <w:rPr>
              <w:noProof/>
            </w:rPr>
            <w:tab/>
          </w:r>
          <w:r>
            <w:rPr>
              <w:noProof/>
            </w:rPr>
            <w:fldChar w:fldCharType="begin"/>
          </w:r>
          <w:r>
            <w:rPr>
              <w:noProof/>
            </w:rPr>
            <w:instrText xml:space="preserve"> PAGEREF _Toc269907910 \h </w:instrText>
          </w:r>
          <w:r>
            <w:rPr>
              <w:noProof/>
            </w:rPr>
          </w:r>
          <w:r>
            <w:rPr>
              <w:noProof/>
            </w:rPr>
            <w:fldChar w:fldCharType="separate"/>
          </w:r>
          <w:r>
            <w:rPr>
              <w:noProof/>
            </w:rPr>
            <w:t>65</w:t>
          </w:r>
          <w:r>
            <w:rPr>
              <w:noProof/>
            </w:rPr>
            <w:fldChar w:fldCharType="end"/>
          </w:r>
        </w:p>
        <w:p w14:paraId="42AAC5F8"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6.1</w:t>
          </w:r>
          <w:r>
            <w:rPr>
              <w:rFonts w:asciiTheme="minorHAnsi" w:hAnsiTheme="minorHAnsi"/>
              <w:b w:val="0"/>
              <w:smallCaps w:val="0"/>
              <w:noProof/>
              <w:sz w:val="24"/>
              <w:szCs w:val="24"/>
              <w:lang w:eastAsia="ja-JP"/>
            </w:rPr>
            <w:tab/>
          </w:r>
          <w:r>
            <w:rPr>
              <w:noProof/>
            </w:rPr>
            <w:t>Survey</w:t>
          </w:r>
          <w:r>
            <w:rPr>
              <w:noProof/>
            </w:rPr>
            <w:tab/>
          </w:r>
          <w:r>
            <w:rPr>
              <w:noProof/>
            </w:rPr>
            <w:fldChar w:fldCharType="begin"/>
          </w:r>
          <w:r>
            <w:rPr>
              <w:noProof/>
            </w:rPr>
            <w:instrText xml:space="preserve"> PAGEREF _Toc269907911 \h </w:instrText>
          </w:r>
          <w:r>
            <w:rPr>
              <w:noProof/>
            </w:rPr>
          </w:r>
          <w:r>
            <w:rPr>
              <w:noProof/>
            </w:rPr>
            <w:fldChar w:fldCharType="separate"/>
          </w:r>
          <w:r>
            <w:rPr>
              <w:noProof/>
            </w:rPr>
            <w:t>65</w:t>
          </w:r>
          <w:r>
            <w:rPr>
              <w:noProof/>
            </w:rPr>
            <w:fldChar w:fldCharType="end"/>
          </w:r>
        </w:p>
        <w:p w14:paraId="2C79832D" w14:textId="77777777" w:rsidR="00412FCE" w:rsidRDefault="00412FCE">
          <w:pPr>
            <w:pStyle w:val="TOC3"/>
            <w:tabs>
              <w:tab w:val="left" w:pos="680"/>
              <w:tab w:val="right" w:pos="8290"/>
            </w:tabs>
            <w:rPr>
              <w:rFonts w:asciiTheme="minorHAnsi" w:hAnsiTheme="minorHAnsi"/>
              <w:smallCaps w:val="0"/>
              <w:noProof/>
              <w:sz w:val="24"/>
              <w:szCs w:val="24"/>
              <w:lang w:eastAsia="ja-JP"/>
            </w:rPr>
          </w:pPr>
          <w:r w:rsidRPr="00594AC0">
            <w:rPr>
              <w:rFonts w:cs="Times New Roman"/>
              <w:noProof/>
            </w:rPr>
            <w:t>6.1.1</w:t>
          </w:r>
          <w:r>
            <w:rPr>
              <w:rFonts w:asciiTheme="minorHAnsi" w:hAnsiTheme="minorHAnsi"/>
              <w:smallCaps w:val="0"/>
              <w:noProof/>
              <w:sz w:val="24"/>
              <w:szCs w:val="24"/>
              <w:lang w:eastAsia="ja-JP"/>
            </w:rPr>
            <w:tab/>
          </w:r>
          <w:r w:rsidRPr="00594AC0">
            <w:rPr>
              <w:rFonts w:cs="Times New Roman"/>
              <w:noProof/>
            </w:rPr>
            <w:t>Questions</w:t>
          </w:r>
          <w:r>
            <w:rPr>
              <w:noProof/>
            </w:rPr>
            <w:tab/>
          </w:r>
          <w:r>
            <w:rPr>
              <w:noProof/>
            </w:rPr>
            <w:fldChar w:fldCharType="begin"/>
          </w:r>
          <w:r>
            <w:rPr>
              <w:noProof/>
            </w:rPr>
            <w:instrText xml:space="preserve"> PAGEREF _Toc269907912 \h </w:instrText>
          </w:r>
          <w:r>
            <w:rPr>
              <w:noProof/>
            </w:rPr>
          </w:r>
          <w:r>
            <w:rPr>
              <w:noProof/>
            </w:rPr>
            <w:fldChar w:fldCharType="separate"/>
          </w:r>
          <w:r>
            <w:rPr>
              <w:noProof/>
            </w:rPr>
            <w:t>65</w:t>
          </w:r>
          <w:r>
            <w:rPr>
              <w:noProof/>
            </w:rPr>
            <w:fldChar w:fldCharType="end"/>
          </w:r>
        </w:p>
        <w:p w14:paraId="4CAA2525" w14:textId="77777777" w:rsidR="00412FCE" w:rsidRDefault="00412FCE">
          <w:pPr>
            <w:pStyle w:val="TOC3"/>
            <w:tabs>
              <w:tab w:val="left" w:pos="680"/>
              <w:tab w:val="right" w:pos="8290"/>
            </w:tabs>
            <w:rPr>
              <w:rFonts w:asciiTheme="minorHAnsi" w:hAnsiTheme="minorHAnsi"/>
              <w:smallCaps w:val="0"/>
              <w:noProof/>
              <w:sz w:val="24"/>
              <w:szCs w:val="24"/>
              <w:lang w:eastAsia="ja-JP"/>
            </w:rPr>
          </w:pPr>
          <w:r w:rsidRPr="00594AC0">
            <w:rPr>
              <w:rFonts w:cs="Times New Roman"/>
              <w:noProof/>
            </w:rPr>
            <w:t>6.1.2</w:t>
          </w:r>
          <w:r>
            <w:rPr>
              <w:rFonts w:asciiTheme="minorHAnsi" w:hAnsiTheme="minorHAnsi"/>
              <w:smallCaps w:val="0"/>
              <w:noProof/>
              <w:sz w:val="24"/>
              <w:szCs w:val="24"/>
              <w:lang w:eastAsia="ja-JP"/>
            </w:rPr>
            <w:tab/>
          </w:r>
          <w:r w:rsidRPr="00594AC0">
            <w:rPr>
              <w:rFonts w:cs="Times New Roman"/>
              <w:noProof/>
            </w:rPr>
            <w:t>Participants</w:t>
          </w:r>
          <w:r>
            <w:rPr>
              <w:noProof/>
            </w:rPr>
            <w:tab/>
          </w:r>
          <w:r>
            <w:rPr>
              <w:noProof/>
            </w:rPr>
            <w:fldChar w:fldCharType="begin"/>
          </w:r>
          <w:r>
            <w:rPr>
              <w:noProof/>
            </w:rPr>
            <w:instrText xml:space="preserve"> PAGEREF _Toc269907913 \h </w:instrText>
          </w:r>
          <w:r>
            <w:rPr>
              <w:noProof/>
            </w:rPr>
          </w:r>
          <w:r>
            <w:rPr>
              <w:noProof/>
            </w:rPr>
            <w:fldChar w:fldCharType="separate"/>
          </w:r>
          <w:r>
            <w:rPr>
              <w:noProof/>
            </w:rPr>
            <w:t>67</w:t>
          </w:r>
          <w:r>
            <w:rPr>
              <w:noProof/>
            </w:rPr>
            <w:fldChar w:fldCharType="end"/>
          </w:r>
        </w:p>
        <w:p w14:paraId="365FE771" w14:textId="77777777" w:rsidR="00412FCE" w:rsidRDefault="00412FCE">
          <w:pPr>
            <w:pStyle w:val="TOC3"/>
            <w:tabs>
              <w:tab w:val="left" w:pos="680"/>
              <w:tab w:val="right" w:pos="8290"/>
            </w:tabs>
            <w:rPr>
              <w:rFonts w:asciiTheme="minorHAnsi" w:hAnsiTheme="minorHAnsi"/>
              <w:smallCaps w:val="0"/>
              <w:noProof/>
              <w:sz w:val="24"/>
              <w:szCs w:val="24"/>
              <w:lang w:eastAsia="ja-JP"/>
            </w:rPr>
          </w:pPr>
          <w:r w:rsidRPr="00594AC0">
            <w:rPr>
              <w:rFonts w:cs="Times New Roman"/>
              <w:noProof/>
            </w:rPr>
            <w:t>6.1.3</w:t>
          </w:r>
          <w:r>
            <w:rPr>
              <w:rFonts w:asciiTheme="minorHAnsi" w:hAnsiTheme="minorHAnsi"/>
              <w:smallCaps w:val="0"/>
              <w:noProof/>
              <w:sz w:val="24"/>
              <w:szCs w:val="24"/>
              <w:lang w:eastAsia="ja-JP"/>
            </w:rPr>
            <w:tab/>
          </w:r>
          <w:r w:rsidRPr="00594AC0">
            <w:rPr>
              <w:rFonts w:cs="Times New Roman"/>
              <w:noProof/>
            </w:rPr>
            <w:t>Results</w:t>
          </w:r>
          <w:r>
            <w:rPr>
              <w:noProof/>
            </w:rPr>
            <w:tab/>
          </w:r>
          <w:r>
            <w:rPr>
              <w:noProof/>
            </w:rPr>
            <w:fldChar w:fldCharType="begin"/>
          </w:r>
          <w:r>
            <w:rPr>
              <w:noProof/>
            </w:rPr>
            <w:instrText xml:space="preserve"> PAGEREF _Toc269907914 \h </w:instrText>
          </w:r>
          <w:r>
            <w:rPr>
              <w:noProof/>
            </w:rPr>
          </w:r>
          <w:r>
            <w:rPr>
              <w:noProof/>
            </w:rPr>
            <w:fldChar w:fldCharType="separate"/>
          </w:r>
          <w:r>
            <w:rPr>
              <w:noProof/>
            </w:rPr>
            <w:t>68</w:t>
          </w:r>
          <w:r>
            <w:rPr>
              <w:noProof/>
            </w:rPr>
            <w:fldChar w:fldCharType="end"/>
          </w:r>
        </w:p>
        <w:p w14:paraId="183E9C37" w14:textId="77777777" w:rsidR="00412FCE" w:rsidRDefault="00412FCE">
          <w:pPr>
            <w:pStyle w:val="TOC3"/>
            <w:tabs>
              <w:tab w:val="left" w:pos="680"/>
              <w:tab w:val="right" w:pos="8290"/>
            </w:tabs>
            <w:rPr>
              <w:rFonts w:asciiTheme="minorHAnsi" w:hAnsiTheme="minorHAnsi"/>
              <w:smallCaps w:val="0"/>
              <w:noProof/>
              <w:sz w:val="24"/>
              <w:szCs w:val="24"/>
              <w:lang w:eastAsia="ja-JP"/>
            </w:rPr>
          </w:pPr>
          <w:r w:rsidRPr="00594AC0">
            <w:rPr>
              <w:rFonts w:cs="Times New Roman"/>
              <w:noProof/>
            </w:rPr>
            <w:t>6.1.4</w:t>
          </w:r>
          <w:r>
            <w:rPr>
              <w:rFonts w:asciiTheme="minorHAnsi" w:hAnsiTheme="minorHAnsi"/>
              <w:smallCaps w:val="0"/>
              <w:noProof/>
              <w:sz w:val="24"/>
              <w:szCs w:val="24"/>
              <w:lang w:eastAsia="ja-JP"/>
            </w:rPr>
            <w:tab/>
          </w:r>
          <w:r w:rsidRPr="00594AC0">
            <w:rPr>
              <w:rFonts w:cs="Times New Roman"/>
              <w:noProof/>
            </w:rPr>
            <w:t>Critical Analysis</w:t>
          </w:r>
          <w:r>
            <w:rPr>
              <w:noProof/>
            </w:rPr>
            <w:tab/>
          </w:r>
          <w:r>
            <w:rPr>
              <w:noProof/>
            </w:rPr>
            <w:fldChar w:fldCharType="begin"/>
          </w:r>
          <w:r>
            <w:rPr>
              <w:noProof/>
            </w:rPr>
            <w:instrText xml:space="preserve"> PAGEREF _Toc269907915 \h </w:instrText>
          </w:r>
          <w:r>
            <w:rPr>
              <w:noProof/>
            </w:rPr>
          </w:r>
          <w:r>
            <w:rPr>
              <w:noProof/>
            </w:rPr>
            <w:fldChar w:fldCharType="separate"/>
          </w:r>
          <w:r>
            <w:rPr>
              <w:noProof/>
            </w:rPr>
            <w:t>75</w:t>
          </w:r>
          <w:r>
            <w:rPr>
              <w:noProof/>
            </w:rPr>
            <w:fldChar w:fldCharType="end"/>
          </w:r>
        </w:p>
        <w:p w14:paraId="34FBAC5E"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6.2</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_Toc269907916 \h </w:instrText>
          </w:r>
          <w:r>
            <w:rPr>
              <w:noProof/>
            </w:rPr>
          </w:r>
          <w:r>
            <w:rPr>
              <w:noProof/>
            </w:rPr>
            <w:fldChar w:fldCharType="separate"/>
          </w:r>
          <w:r>
            <w:rPr>
              <w:noProof/>
            </w:rPr>
            <w:t>76</w:t>
          </w:r>
          <w:r>
            <w:rPr>
              <w:noProof/>
            </w:rPr>
            <w:fldChar w:fldCharType="end"/>
          </w:r>
        </w:p>
        <w:p w14:paraId="36106971"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7</w:t>
          </w:r>
          <w:r>
            <w:rPr>
              <w:rFonts w:asciiTheme="minorHAnsi" w:hAnsiTheme="minorHAnsi"/>
              <w:b w:val="0"/>
              <w:caps w:val="0"/>
              <w:noProof/>
              <w:sz w:val="24"/>
              <w:szCs w:val="24"/>
              <w:u w:val="none"/>
              <w:lang w:eastAsia="ja-JP"/>
            </w:rPr>
            <w:tab/>
          </w:r>
          <w:r w:rsidRPr="00594AC0">
            <w:rPr>
              <w:rFonts w:cs="Times New Roman"/>
              <w:noProof/>
            </w:rPr>
            <w:t>CONCLUSION AND FUTURE WORK</w:t>
          </w:r>
          <w:r>
            <w:rPr>
              <w:noProof/>
            </w:rPr>
            <w:tab/>
          </w:r>
          <w:r>
            <w:rPr>
              <w:noProof/>
            </w:rPr>
            <w:fldChar w:fldCharType="begin"/>
          </w:r>
          <w:r>
            <w:rPr>
              <w:noProof/>
            </w:rPr>
            <w:instrText xml:space="preserve"> PAGEREF _Toc269907917 \h </w:instrText>
          </w:r>
          <w:r>
            <w:rPr>
              <w:noProof/>
            </w:rPr>
          </w:r>
          <w:r>
            <w:rPr>
              <w:noProof/>
            </w:rPr>
            <w:fldChar w:fldCharType="separate"/>
          </w:r>
          <w:r>
            <w:rPr>
              <w:noProof/>
            </w:rPr>
            <w:t>77</w:t>
          </w:r>
          <w:r>
            <w:rPr>
              <w:noProof/>
            </w:rPr>
            <w:fldChar w:fldCharType="end"/>
          </w:r>
        </w:p>
        <w:p w14:paraId="2EA9DEFB"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7.1</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_Toc269907918 \h </w:instrText>
          </w:r>
          <w:r>
            <w:rPr>
              <w:noProof/>
            </w:rPr>
          </w:r>
          <w:r>
            <w:rPr>
              <w:noProof/>
            </w:rPr>
            <w:fldChar w:fldCharType="separate"/>
          </w:r>
          <w:r>
            <w:rPr>
              <w:noProof/>
            </w:rPr>
            <w:t>77</w:t>
          </w:r>
          <w:r>
            <w:rPr>
              <w:noProof/>
            </w:rPr>
            <w:fldChar w:fldCharType="end"/>
          </w:r>
        </w:p>
        <w:p w14:paraId="45DC0F3C" w14:textId="77777777" w:rsidR="00412FCE" w:rsidRDefault="00412FCE">
          <w:pPr>
            <w:pStyle w:val="TOC2"/>
            <w:tabs>
              <w:tab w:val="left" w:pos="515"/>
              <w:tab w:val="right" w:pos="8290"/>
            </w:tabs>
            <w:rPr>
              <w:rFonts w:asciiTheme="minorHAnsi" w:hAnsiTheme="minorHAnsi"/>
              <w:b w:val="0"/>
              <w:smallCaps w:val="0"/>
              <w:noProof/>
              <w:sz w:val="24"/>
              <w:szCs w:val="24"/>
              <w:lang w:eastAsia="ja-JP"/>
            </w:rPr>
          </w:pPr>
          <w:r>
            <w:rPr>
              <w:noProof/>
            </w:rPr>
            <w:t>7.2</w:t>
          </w:r>
          <w:r>
            <w:rPr>
              <w:rFonts w:asciiTheme="minorHAnsi" w:hAnsiTheme="minorHAnsi"/>
              <w:b w:val="0"/>
              <w:smallCaps w:val="0"/>
              <w:noProof/>
              <w:sz w:val="24"/>
              <w:szCs w:val="24"/>
              <w:lang w:eastAsia="ja-JP"/>
            </w:rPr>
            <w:tab/>
          </w:r>
          <w:r>
            <w:rPr>
              <w:noProof/>
            </w:rPr>
            <w:t>Future Work</w:t>
          </w:r>
          <w:r>
            <w:rPr>
              <w:noProof/>
            </w:rPr>
            <w:tab/>
          </w:r>
          <w:r>
            <w:rPr>
              <w:noProof/>
            </w:rPr>
            <w:fldChar w:fldCharType="begin"/>
          </w:r>
          <w:r>
            <w:rPr>
              <w:noProof/>
            </w:rPr>
            <w:instrText xml:space="preserve"> PAGEREF _Toc269907919 \h </w:instrText>
          </w:r>
          <w:r>
            <w:rPr>
              <w:noProof/>
            </w:rPr>
          </w:r>
          <w:r>
            <w:rPr>
              <w:noProof/>
            </w:rPr>
            <w:fldChar w:fldCharType="separate"/>
          </w:r>
          <w:r>
            <w:rPr>
              <w:noProof/>
            </w:rPr>
            <w:t>78</w:t>
          </w:r>
          <w:r>
            <w:rPr>
              <w:noProof/>
            </w:rPr>
            <w:fldChar w:fldCharType="end"/>
          </w:r>
        </w:p>
        <w:p w14:paraId="264158A6" w14:textId="77777777" w:rsidR="00412FCE" w:rsidRDefault="00412FCE">
          <w:pPr>
            <w:pStyle w:val="TOC1"/>
            <w:rPr>
              <w:rFonts w:asciiTheme="minorHAnsi" w:hAnsiTheme="minorHAnsi"/>
              <w:b w:val="0"/>
              <w:caps w:val="0"/>
              <w:noProof/>
              <w:sz w:val="24"/>
              <w:szCs w:val="24"/>
              <w:u w:val="none"/>
              <w:lang w:eastAsia="ja-JP"/>
            </w:rPr>
          </w:pPr>
          <w:r w:rsidRPr="00594AC0">
            <w:rPr>
              <w:rFonts w:cs="Times New Roman"/>
              <w:noProof/>
            </w:rPr>
            <w:t>REFERENCES</w:t>
          </w:r>
          <w:r>
            <w:rPr>
              <w:noProof/>
            </w:rPr>
            <w:tab/>
          </w:r>
          <w:r>
            <w:rPr>
              <w:noProof/>
            </w:rPr>
            <w:fldChar w:fldCharType="begin"/>
          </w:r>
          <w:r>
            <w:rPr>
              <w:noProof/>
            </w:rPr>
            <w:instrText xml:space="preserve"> PAGEREF _Toc269907920 \h </w:instrText>
          </w:r>
          <w:r>
            <w:rPr>
              <w:noProof/>
            </w:rPr>
          </w:r>
          <w:r>
            <w:rPr>
              <w:noProof/>
            </w:rPr>
            <w:fldChar w:fldCharType="separate"/>
          </w:r>
          <w:r>
            <w:rPr>
              <w:noProof/>
            </w:rPr>
            <w:t>79</w:t>
          </w:r>
          <w:r>
            <w:rPr>
              <w:noProof/>
            </w:rPr>
            <w:fldChar w:fldCharType="end"/>
          </w:r>
        </w:p>
        <w:p w14:paraId="33F2A8B4" w14:textId="77777777" w:rsidR="00412FCE" w:rsidRDefault="00412FCE">
          <w:pPr>
            <w:pStyle w:val="TOC1"/>
            <w:rPr>
              <w:rFonts w:asciiTheme="minorHAnsi" w:hAnsiTheme="minorHAnsi"/>
              <w:b w:val="0"/>
              <w:caps w:val="0"/>
              <w:noProof/>
              <w:sz w:val="24"/>
              <w:szCs w:val="24"/>
              <w:u w:val="none"/>
              <w:lang w:eastAsia="ja-JP"/>
            </w:rPr>
          </w:pPr>
          <w:r>
            <w:rPr>
              <w:noProof/>
            </w:rPr>
            <w:t>APPENDIX USER STORIES</w:t>
          </w:r>
          <w:r>
            <w:rPr>
              <w:noProof/>
            </w:rPr>
            <w:tab/>
          </w:r>
          <w:r>
            <w:rPr>
              <w:noProof/>
            </w:rPr>
            <w:fldChar w:fldCharType="begin"/>
          </w:r>
          <w:r>
            <w:rPr>
              <w:noProof/>
            </w:rPr>
            <w:instrText xml:space="preserve"> PAGEREF _Toc269907921 \h </w:instrText>
          </w:r>
          <w:r>
            <w:rPr>
              <w:noProof/>
            </w:rPr>
          </w:r>
          <w:r>
            <w:rPr>
              <w:noProof/>
            </w:rPr>
            <w:fldChar w:fldCharType="separate"/>
          </w:r>
          <w:r>
            <w:rPr>
              <w:noProof/>
            </w:rPr>
            <w:t>81</w:t>
          </w:r>
          <w:r>
            <w:rPr>
              <w:noProof/>
            </w:rPr>
            <w:fldChar w:fldCharType="end"/>
          </w:r>
        </w:p>
        <w:p w14:paraId="6961D0D2" w14:textId="4B5013B7" w:rsidR="00610D96" w:rsidRDefault="00610D96" w:rsidP="00CA4FD0">
          <w:pPr>
            <w:spacing w:line="360" w:lineRule="auto"/>
          </w:pPr>
          <w:r>
            <w:rPr>
              <w:b/>
              <w:bCs/>
              <w:noProof/>
            </w:rPr>
            <w:fldChar w:fldCharType="end"/>
          </w:r>
        </w:p>
      </w:sdtContent>
    </w:sdt>
    <w:p w14:paraId="4BF76E15" w14:textId="3DDA97C7" w:rsidR="0037590C" w:rsidRDefault="00F94A40" w:rsidP="00CA4FD0">
      <w:pPr>
        <w:spacing w:line="360" w:lineRule="auto"/>
      </w:pPr>
      <w:r>
        <w:t xml:space="preserve">Words Count: </w:t>
      </w:r>
      <w:r w:rsidR="00412FCE">
        <w:fldChar w:fldCharType="begin"/>
      </w:r>
      <w:r w:rsidR="00412FCE">
        <w:instrText xml:space="preserve"> NUMWORDS  \* MERGEFORMAT </w:instrText>
      </w:r>
      <w:r w:rsidR="00412FCE">
        <w:fldChar w:fldCharType="separate"/>
      </w:r>
      <w:r w:rsidR="00412FCE">
        <w:rPr>
          <w:noProof/>
        </w:rPr>
        <w:t>19410</w:t>
      </w:r>
      <w:r w:rsidR="00412FCE">
        <w:rPr>
          <w:noProof/>
        </w:rPr>
        <w:fldChar w:fldCharType="end"/>
      </w:r>
      <w:bookmarkStart w:id="0" w:name="_GoBack"/>
      <w:bookmarkEnd w:id="0"/>
      <w:r w:rsidR="0037590C">
        <w:br w:type="page"/>
      </w:r>
    </w:p>
    <w:p w14:paraId="109E6F0E" w14:textId="77777777" w:rsidR="0063098D" w:rsidRPr="00F45A4F" w:rsidRDefault="0063098D" w:rsidP="00CA4FD0">
      <w:pPr>
        <w:pStyle w:val="Heading1"/>
        <w:numPr>
          <w:ilvl w:val="0"/>
          <w:numId w:val="0"/>
        </w:numPr>
        <w:spacing w:line="360" w:lineRule="auto"/>
        <w:rPr>
          <w:rFonts w:cs="Times New Roman"/>
        </w:rPr>
      </w:pPr>
      <w:bookmarkStart w:id="1" w:name="_Toc266441188"/>
      <w:bookmarkStart w:id="2" w:name="_Toc267063307"/>
      <w:bookmarkStart w:id="3" w:name="_Toc269907854"/>
      <w:r w:rsidRPr="00F45A4F">
        <w:rPr>
          <w:rFonts w:cs="Times New Roman"/>
        </w:rPr>
        <w:t>LIST OF ABBREVIATIONS</w:t>
      </w:r>
      <w:bookmarkEnd w:id="1"/>
      <w:bookmarkEnd w:id="2"/>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F517C0" w:rsidRPr="00F45A4F" w14:paraId="43BA3495" w14:textId="77777777" w:rsidTr="00321178">
        <w:tc>
          <w:tcPr>
            <w:tcW w:w="4258" w:type="dxa"/>
          </w:tcPr>
          <w:p w14:paraId="147AD62D" w14:textId="77777777" w:rsidR="00F517C0" w:rsidRPr="00F45A4F" w:rsidRDefault="00F517C0" w:rsidP="00CA4FD0">
            <w:pPr>
              <w:spacing w:line="360" w:lineRule="auto"/>
              <w:rPr>
                <w:rFonts w:cs="Times New Roman"/>
              </w:rPr>
            </w:pPr>
            <w:r w:rsidRPr="00F45A4F">
              <w:rPr>
                <w:rFonts w:cs="Times New Roman"/>
              </w:rPr>
              <w:t>AI</w:t>
            </w:r>
          </w:p>
        </w:tc>
        <w:tc>
          <w:tcPr>
            <w:tcW w:w="4258" w:type="dxa"/>
          </w:tcPr>
          <w:p w14:paraId="4777385D" w14:textId="77777777" w:rsidR="00F517C0" w:rsidRPr="00F45A4F" w:rsidRDefault="00F517C0" w:rsidP="00CA4FD0">
            <w:pPr>
              <w:spacing w:line="360" w:lineRule="auto"/>
              <w:jc w:val="right"/>
              <w:rPr>
                <w:rFonts w:cs="Times New Roman"/>
              </w:rPr>
            </w:pPr>
            <w:r w:rsidRPr="00F45A4F">
              <w:rPr>
                <w:rFonts w:cs="Times New Roman"/>
              </w:rPr>
              <w:t>Artificial Intelligent</w:t>
            </w:r>
          </w:p>
        </w:tc>
      </w:tr>
      <w:tr w:rsidR="00F517C0" w:rsidRPr="00F45A4F" w14:paraId="0C602707" w14:textId="77777777" w:rsidTr="00321178">
        <w:tc>
          <w:tcPr>
            <w:tcW w:w="4258" w:type="dxa"/>
            <w:vAlign w:val="center"/>
          </w:tcPr>
          <w:p w14:paraId="59800813" w14:textId="77777777" w:rsidR="00F517C0" w:rsidRPr="00F45A4F" w:rsidRDefault="00F517C0" w:rsidP="00CA4FD0">
            <w:pPr>
              <w:spacing w:line="360" w:lineRule="auto"/>
              <w:rPr>
                <w:rFonts w:cs="Times New Roman"/>
              </w:rPr>
            </w:pPr>
            <w:r w:rsidRPr="00F45A4F">
              <w:rPr>
                <w:rFonts w:cs="Times New Roman"/>
              </w:rPr>
              <w:t>API</w:t>
            </w:r>
          </w:p>
        </w:tc>
        <w:tc>
          <w:tcPr>
            <w:tcW w:w="4258" w:type="dxa"/>
            <w:vAlign w:val="center"/>
          </w:tcPr>
          <w:p w14:paraId="1FC2B9D7" w14:textId="77777777" w:rsidR="00F517C0" w:rsidRPr="00F45A4F" w:rsidRDefault="00F517C0" w:rsidP="00CA4FD0">
            <w:pPr>
              <w:spacing w:line="360" w:lineRule="auto"/>
              <w:jc w:val="right"/>
              <w:rPr>
                <w:rFonts w:cs="Times New Roman"/>
              </w:rPr>
            </w:pPr>
            <w:r w:rsidRPr="00F45A4F">
              <w:rPr>
                <w:rFonts w:cs="Times New Roman"/>
              </w:rPr>
              <w:t>Application Programming Interface</w:t>
            </w:r>
          </w:p>
        </w:tc>
      </w:tr>
      <w:tr w:rsidR="00F517C0" w:rsidRPr="00F45A4F" w14:paraId="1FF437F3" w14:textId="77777777" w:rsidTr="00321178">
        <w:tc>
          <w:tcPr>
            <w:tcW w:w="4258" w:type="dxa"/>
            <w:vAlign w:val="center"/>
          </w:tcPr>
          <w:p w14:paraId="5FC5FAAD" w14:textId="77777777" w:rsidR="00F517C0" w:rsidRPr="00F45A4F" w:rsidRDefault="00F517C0" w:rsidP="00CA4FD0">
            <w:pPr>
              <w:spacing w:line="360" w:lineRule="auto"/>
              <w:rPr>
                <w:rFonts w:cs="Times New Roman"/>
              </w:rPr>
            </w:pPr>
            <w:r w:rsidRPr="00F45A4F">
              <w:rPr>
                <w:rFonts w:cs="Times New Roman"/>
              </w:rPr>
              <w:t>HTTP</w:t>
            </w:r>
          </w:p>
        </w:tc>
        <w:tc>
          <w:tcPr>
            <w:tcW w:w="4258" w:type="dxa"/>
            <w:vAlign w:val="center"/>
          </w:tcPr>
          <w:p w14:paraId="492EB575" w14:textId="77777777" w:rsidR="00F517C0" w:rsidRPr="00F45A4F" w:rsidRDefault="00F517C0" w:rsidP="00CA4FD0">
            <w:pPr>
              <w:spacing w:line="360" w:lineRule="auto"/>
              <w:jc w:val="right"/>
              <w:rPr>
                <w:rFonts w:cs="Times New Roman"/>
              </w:rPr>
            </w:pPr>
            <w:r w:rsidRPr="00F45A4F">
              <w:rPr>
                <w:rFonts w:cs="Times New Roman"/>
              </w:rPr>
              <w:t>Hypertext Transfer Protocol</w:t>
            </w:r>
          </w:p>
        </w:tc>
      </w:tr>
      <w:tr w:rsidR="00F517C0" w:rsidRPr="00F45A4F" w14:paraId="7E10D414" w14:textId="77777777" w:rsidTr="00321178">
        <w:tc>
          <w:tcPr>
            <w:tcW w:w="4258" w:type="dxa"/>
          </w:tcPr>
          <w:p w14:paraId="77133513" w14:textId="77777777" w:rsidR="00F517C0" w:rsidRPr="00F45A4F" w:rsidRDefault="00F517C0" w:rsidP="00CA4FD0">
            <w:pPr>
              <w:spacing w:line="360" w:lineRule="auto"/>
              <w:rPr>
                <w:rFonts w:cs="Times New Roman"/>
              </w:rPr>
            </w:pPr>
            <w:r>
              <w:rPr>
                <w:rFonts w:cs="Times New Roman"/>
              </w:rPr>
              <w:t>JVM</w:t>
            </w:r>
          </w:p>
        </w:tc>
        <w:tc>
          <w:tcPr>
            <w:tcW w:w="4258" w:type="dxa"/>
          </w:tcPr>
          <w:p w14:paraId="36E804E7" w14:textId="77777777" w:rsidR="00F517C0" w:rsidRPr="00F45A4F" w:rsidRDefault="00F517C0" w:rsidP="00CA4FD0">
            <w:pPr>
              <w:spacing w:line="360" w:lineRule="auto"/>
              <w:jc w:val="right"/>
              <w:rPr>
                <w:rFonts w:cs="Times New Roman"/>
              </w:rPr>
            </w:pPr>
            <w:r>
              <w:t>Java Virtual Machine</w:t>
            </w:r>
          </w:p>
        </w:tc>
      </w:tr>
      <w:tr w:rsidR="00F517C0" w:rsidRPr="00F45A4F" w14:paraId="5B6A260E" w14:textId="77777777" w:rsidTr="00321178">
        <w:tc>
          <w:tcPr>
            <w:tcW w:w="4258" w:type="dxa"/>
          </w:tcPr>
          <w:p w14:paraId="66A4EC03" w14:textId="77777777" w:rsidR="00F517C0" w:rsidRPr="00F45A4F" w:rsidRDefault="00F517C0" w:rsidP="00CA4FD0">
            <w:pPr>
              <w:spacing w:line="360" w:lineRule="auto"/>
              <w:rPr>
                <w:rFonts w:cs="Times New Roman"/>
              </w:rPr>
            </w:pPr>
            <w:r w:rsidRPr="00F45A4F">
              <w:rPr>
                <w:rFonts w:cs="Times New Roman"/>
              </w:rPr>
              <w:t>KR</w:t>
            </w:r>
          </w:p>
        </w:tc>
        <w:tc>
          <w:tcPr>
            <w:tcW w:w="4258" w:type="dxa"/>
          </w:tcPr>
          <w:p w14:paraId="5FFF2CE5" w14:textId="77777777" w:rsidR="00F517C0" w:rsidRPr="00F45A4F" w:rsidRDefault="00F517C0" w:rsidP="00CA4FD0">
            <w:pPr>
              <w:spacing w:line="360" w:lineRule="auto"/>
              <w:jc w:val="right"/>
              <w:rPr>
                <w:rFonts w:cs="Times New Roman"/>
              </w:rPr>
            </w:pPr>
            <w:r w:rsidRPr="00F45A4F">
              <w:rPr>
                <w:rFonts w:cs="Times New Roman"/>
              </w:rPr>
              <w:t>Knowledge Representation</w:t>
            </w:r>
          </w:p>
        </w:tc>
      </w:tr>
      <w:tr w:rsidR="00F517C0" w:rsidRPr="00F45A4F" w14:paraId="6E762C1E" w14:textId="77777777" w:rsidTr="00321178">
        <w:tc>
          <w:tcPr>
            <w:tcW w:w="4258" w:type="dxa"/>
            <w:vAlign w:val="center"/>
          </w:tcPr>
          <w:p w14:paraId="1242D143" w14:textId="77777777" w:rsidR="00F517C0" w:rsidRPr="00F45A4F" w:rsidRDefault="00F517C0" w:rsidP="00CA4FD0">
            <w:pPr>
              <w:spacing w:line="360" w:lineRule="auto"/>
              <w:rPr>
                <w:rFonts w:cs="Times New Roman"/>
              </w:rPr>
            </w:pPr>
            <w:r w:rsidRPr="00F45A4F">
              <w:rPr>
                <w:rFonts w:cs="Times New Roman"/>
              </w:rPr>
              <w:t>OWL</w:t>
            </w:r>
          </w:p>
        </w:tc>
        <w:tc>
          <w:tcPr>
            <w:tcW w:w="4258" w:type="dxa"/>
            <w:vAlign w:val="center"/>
          </w:tcPr>
          <w:p w14:paraId="2862B994" w14:textId="77777777" w:rsidR="00F517C0" w:rsidRPr="00F45A4F" w:rsidRDefault="00F517C0" w:rsidP="00CA4FD0">
            <w:pPr>
              <w:spacing w:line="360" w:lineRule="auto"/>
              <w:jc w:val="right"/>
              <w:rPr>
                <w:rFonts w:cs="Times New Roman"/>
              </w:rPr>
            </w:pPr>
            <w:r w:rsidRPr="00F45A4F">
              <w:rPr>
                <w:rFonts w:cs="Times New Roman"/>
              </w:rPr>
              <w:t>Web Ontology Language</w:t>
            </w:r>
          </w:p>
        </w:tc>
      </w:tr>
      <w:tr w:rsidR="00F517C0" w:rsidRPr="00F45A4F" w14:paraId="400755C3" w14:textId="77777777" w:rsidTr="00321178">
        <w:tc>
          <w:tcPr>
            <w:tcW w:w="4258" w:type="dxa"/>
          </w:tcPr>
          <w:p w14:paraId="4687746F" w14:textId="77777777" w:rsidR="00F517C0" w:rsidRPr="00F45A4F" w:rsidRDefault="00F517C0" w:rsidP="00CA4FD0">
            <w:pPr>
              <w:spacing w:line="360" w:lineRule="auto"/>
              <w:rPr>
                <w:rFonts w:cs="Times New Roman"/>
              </w:rPr>
            </w:pPr>
            <w:r>
              <w:rPr>
                <w:rFonts w:cs="Times New Roman"/>
              </w:rPr>
              <w:t>POM</w:t>
            </w:r>
          </w:p>
        </w:tc>
        <w:tc>
          <w:tcPr>
            <w:tcW w:w="4258" w:type="dxa"/>
          </w:tcPr>
          <w:p w14:paraId="558A91C7" w14:textId="77777777" w:rsidR="00F517C0" w:rsidRPr="00F45A4F" w:rsidRDefault="00F517C0" w:rsidP="00CA4FD0">
            <w:pPr>
              <w:spacing w:line="360" w:lineRule="auto"/>
              <w:jc w:val="right"/>
              <w:rPr>
                <w:rFonts w:cs="Times New Roman"/>
              </w:rPr>
            </w:pPr>
            <w:r>
              <w:t>Project Object Model</w:t>
            </w:r>
          </w:p>
        </w:tc>
      </w:tr>
      <w:tr w:rsidR="00F517C0" w:rsidRPr="00F45A4F" w14:paraId="4E907024" w14:textId="77777777" w:rsidTr="00321178">
        <w:tc>
          <w:tcPr>
            <w:tcW w:w="4258" w:type="dxa"/>
            <w:vAlign w:val="center"/>
          </w:tcPr>
          <w:p w14:paraId="7471E4D7" w14:textId="77777777" w:rsidR="00F517C0" w:rsidRPr="00F45A4F" w:rsidRDefault="00F517C0" w:rsidP="00CA4FD0">
            <w:pPr>
              <w:spacing w:line="360" w:lineRule="auto"/>
              <w:rPr>
                <w:rFonts w:cs="Times New Roman"/>
              </w:rPr>
            </w:pPr>
            <w:r w:rsidRPr="00F45A4F">
              <w:rPr>
                <w:rFonts w:cs="Times New Roman"/>
              </w:rPr>
              <w:t>RDF</w:t>
            </w:r>
          </w:p>
        </w:tc>
        <w:tc>
          <w:tcPr>
            <w:tcW w:w="4258" w:type="dxa"/>
            <w:vAlign w:val="center"/>
          </w:tcPr>
          <w:p w14:paraId="5065057D" w14:textId="77777777" w:rsidR="00F517C0" w:rsidRPr="00F45A4F" w:rsidRDefault="00F517C0" w:rsidP="00CA4FD0">
            <w:pPr>
              <w:spacing w:line="360" w:lineRule="auto"/>
              <w:jc w:val="right"/>
              <w:rPr>
                <w:rFonts w:cs="Times New Roman"/>
              </w:rPr>
            </w:pPr>
            <w:r w:rsidRPr="00F45A4F">
              <w:rPr>
                <w:rFonts w:cs="Times New Roman"/>
              </w:rPr>
              <w:t>Resource Description Framework</w:t>
            </w:r>
          </w:p>
        </w:tc>
      </w:tr>
      <w:tr w:rsidR="00F517C0" w:rsidRPr="00F45A4F" w14:paraId="28FA959E" w14:textId="77777777" w:rsidTr="00321178">
        <w:tc>
          <w:tcPr>
            <w:tcW w:w="4258" w:type="dxa"/>
            <w:vAlign w:val="center"/>
          </w:tcPr>
          <w:p w14:paraId="162AE5DB" w14:textId="77777777" w:rsidR="00F517C0" w:rsidRPr="00F45A4F" w:rsidRDefault="00F517C0" w:rsidP="00CA4FD0">
            <w:pPr>
              <w:spacing w:line="360" w:lineRule="auto"/>
              <w:rPr>
                <w:rFonts w:cs="Times New Roman"/>
              </w:rPr>
            </w:pPr>
            <w:r w:rsidRPr="00F45A4F">
              <w:rPr>
                <w:rFonts w:cs="Times New Roman"/>
              </w:rPr>
              <w:t>UI</w:t>
            </w:r>
          </w:p>
        </w:tc>
        <w:tc>
          <w:tcPr>
            <w:tcW w:w="4258" w:type="dxa"/>
            <w:vAlign w:val="center"/>
          </w:tcPr>
          <w:p w14:paraId="06C0AEB2" w14:textId="77777777" w:rsidR="00F517C0" w:rsidRPr="00F45A4F" w:rsidRDefault="00F517C0" w:rsidP="00CA4FD0">
            <w:pPr>
              <w:spacing w:line="360" w:lineRule="auto"/>
              <w:jc w:val="right"/>
              <w:rPr>
                <w:rFonts w:cs="Times New Roman"/>
              </w:rPr>
            </w:pPr>
            <w:r w:rsidRPr="00F45A4F">
              <w:rPr>
                <w:rFonts w:cs="Times New Roman"/>
              </w:rPr>
              <w:t>User Interface</w:t>
            </w:r>
          </w:p>
        </w:tc>
      </w:tr>
      <w:tr w:rsidR="00F517C0" w:rsidRPr="00F45A4F" w14:paraId="40F418E2" w14:textId="77777777" w:rsidTr="00321178">
        <w:tc>
          <w:tcPr>
            <w:tcW w:w="4258" w:type="dxa"/>
            <w:vAlign w:val="center"/>
          </w:tcPr>
          <w:p w14:paraId="304A95A8" w14:textId="77777777" w:rsidR="00F517C0" w:rsidRPr="00F45A4F" w:rsidRDefault="00F517C0" w:rsidP="00CA4FD0">
            <w:pPr>
              <w:spacing w:line="360" w:lineRule="auto"/>
              <w:rPr>
                <w:rFonts w:cs="Times New Roman"/>
              </w:rPr>
            </w:pPr>
            <w:r w:rsidRPr="00F45A4F">
              <w:rPr>
                <w:rFonts w:cs="Times New Roman"/>
              </w:rPr>
              <w:t>UML</w:t>
            </w:r>
          </w:p>
        </w:tc>
        <w:tc>
          <w:tcPr>
            <w:tcW w:w="4258" w:type="dxa"/>
            <w:vAlign w:val="center"/>
          </w:tcPr>
          <w:p w14:paraId="385C1DE8" w14:textId="77777777" w:rsidR="00F517C0" w:rsidRPr="00F45A4F" w:rsidRDefault="00F517C0" w:rsidP="00CA4FD0">
            <w:pPr>
              <w:spacing w:line="360" w:lineRule="auto"/>
              <w:jc w:val="right"/>
              <w:rPr>
                <w:rFonts w:cs="Times New Roman"/>
              </w:rPr>
            </w:pPr>
            <w:r w:rsidRPr="00F45A4F">
              <w:rPr>
                <w:rFonts w:cs="Times New Roman"/>
              </w:rPr>
              <w:t>Unified Modeling Language</w:t>
            </w:r>
          </w:p>
        </w:tc>
      </w:tr>
      <w:tr w:rsidR="00F517C0" w:rsidRPr="00F45A4F" w14:paraId="196BB0C2" w14:textId="77777777" w:rsidTr="00321178">
        <w:tc>
          <w:tcPr>
            <w:tcW w:w="4258" w:type="dxa"/>
            <w:vAlign w:val="center"/>
          </w:tcPr>
          <w:p w14:paraId="6F6B7A81" w14:textId="77777777" w:rsidR="00F517C0" w:rsidRPr="00F45A4F" w:rsidRDefault="00F517C0" w:rsidP="00CA4FD0">
            <w:pPr>
              <w:spacing w:line="360" w:lineRule="auto"/>
              <w:rPr>
                <w:rFonts w:cs="Times New Roman"/>
              </w:rPr>
            </w:pPr>
            <w:r w:rsidRPr="00F45A4F">
              <w:rPr>
                <w:rFonts w:cs="Times New Roman"/>
              </w:rPr>
              <w:t>XML</w:t>
            </w:r>
          </w:p>
        </w:tc>
        <w:tc>
          <w:tcPr>
            <w:tcW w:w="4258" w:type="dxa"/>
            <w:vAlign w:val="center"/>
          </w:tcPr>
          <w:p w14:paraId="09478FFE" w14:textId="77777777" w:rsidR="00F517C0" w:rsidRPr="00F45A4F" w:rsidRDefault="00F517C0" w:rsidP="00CA4FD0">
            <w:pPr>
              <w:spacing w:line="360" w:lineRule="auto"/>
              <w:jc w:val="right"/>
              <w:rPr>
                <w:rFonts w:cs="Times New Roman"/>
              </w:rPr>
            </w:pPr>
            <w:r w:rsidRPr="00F45A4F">
              <w:rPr>
                <w:rFonts w:cs="Times New Roman"/>
              </w:rPr>
              <w:t>Extensible Markup Language</w:t>
            </w:r>
          </w:p>
        </w:tc>
      </w:tr>
      <w:tr w:rsidR="0063098D" w:rsidRPr="00F45A4F" w14:paraId="02A120D3" w14:textId="77777777" w:rsidTr="00321178">
        <w:tc>
          <w:tcPr>
            <w:tcW w:w="4258" w:type="dxa"/>
          </w:tcPr>
          <w:p w14:paraId="3BB63058" w14:textId="3D09E271" w:rsidR="0063098D" w:rsidRPr="00F45A4F" w:rsidRDefault="0063098D" w:rsidP="00CA4FD0">
            <w:pPr>
              <w:spacing w:line="360" w:lineRule="auto"/>
              <w:rPr>
                <w:rFonts w:cs="Times New Roman"/>
              </w:rPr>
            </w:pPr>
          </w:p>
        </w:tc>
        <w:tc>
          <w:tcPr>
            <w:tcW w:w="4258" w:type="dxa"/>
          </w:tcPr>
          <w:p w14:paraId="57696DAB" w14:textId="77777777" w:rsidR="0063098D" w:rsidRPr="00F45A4F" w:rsidRDefault="0063098D" w:rsidP="00CA4FD0">
            <w:pPr>
              <w:spacing w:line="360" w:lineRule="auto"/>
              <w:jc w:val="right"/>
              <w:rPr>
                <w:rFonts w:cs="Times New Roman"/>
              </w:rPr>
            </w:pPr>
          </w:p>
        </w:tc>
      </w:tr>
      <w:tr w:rsidR="0063098D" w:rsidRPr="00F45A4F" w14:paraId="450AD6FF" w14:textId="77777777" w:rsidTr="00321178">
        <w:tc>
          <w:tcPr>
            <w:tcW w:w="4258" w:type="dxa"/>
          </w:tcPr>
          <w:p w14:paraId="7A75011C" w14:textId="77777777" w:rsidR="0063098D" w:rsidRPr="00F45A4F" w:rsidRDefault="0063098D" w:rsidP="00CA4FD0">
            <w:pPr>
              <w:spacing w:line="360" w:lineRule="auto"/>
              <w:rPr>
                <w:rFonts w:cs="Times New Roman"/>
              </w:rPr>
            </w:pPr>
          </w:p>
        </w:tc>
        <w:tc>
          <w:tcPr>
            <w:tcW w:w="4258" w:type="dxa"/>
          </w:tcPr>
          <w:p w14:paraId="75B893CB" w14:textId="77777777" w:rsidR="0063098D" w:rsidRPr="00F45A4F" w:rsidRDefault="0063098D" w:rsidP="00CA4FD0">
            <w:pPr>
              <w:spacing w:line="360" w:lineRule="auto"/>
              <w:jc w:val="right"/>
              <w:rPr>
                <w:rFonts w:cs="Times New Roman"/>
              </w:rPr>
            </w:pPr>
          </w:p>
        </w:tc>
      </w:tr>
      <w:tr w:rsidR="0063098D" w:rsidRPr="00F45A4F" w14:paraId="06D98731" w14:textId="77777777" w:rsidTr="00321178">
        <w:tc>
          <w:tcPr>
            <w:tcW w:w="4258" w:type="dxa"/>
          </w:tcPr>
          <w:p w14:paraId="4BE6BF0A" w14:textId="77777777" w:rsidR="0063098D" w:rsidRPr="00F45A4F" w:rsidRDefault="0063098D" w:rsidP="00CA4FD0">
            <w:pPr>
              <w:spacing w:line="360" w:lineRule="auto"/>
              <w:rPr>
                <w:rFonts w:cs="Times New Roman"/>
              </w:rPr>
            </w:pPr>
          </w:p>
        </w:tc>
        <w:tc>
          <w:tcPr>
            <w:tcW w:w="4258" w:type="dxa"/>
          </w:tcPr>
          <w:p w14:paraId="6E3BCAA1" w14:textId="77777777" w:rsidR="0063098D" w:rsidRPr="00F45A4F" w:rsidRDefault="0063098D" w:rsidP="00CA4FD0">
            <w:pPr>
              <w:spacing w:line="360" w:lineRule="auto"/>
              <w:jc w:val="right"/>
              <w:rPr>
                <w:rFonts w:cs="Times New Roman"/>
              </w:rPr>
            </w:pPr>
          </w:p>
        </w:tc>
      </w:tr>
      <w:tr w:rsidR="0063098D" w:rsidRPr="00F45A4F" w14:paraId="1E93471E" w14:textId="77777777" w:rsidTr="00321178">
        <w:tc>
          <w:tcPr>
            <w:tcW w:w="4258" w:type="dxa"/>
          </w:tcPr>
          <w:p w14:paraId="62240A49" w14:textId="77777777" w:rsidR="0063098D" w:rsidRPr="00F45A4F" w:rsidRDefault="0063098D" w:rsidP="00CA4FD0">
            <w:pPr>
              <w:spacing w:line="360" w:lineRule="auto"/>
              <w:rPr>
                <w:rFonts w:cs="Times New Roman"/>
              </w:rPr>
            </w:pPr>
          </w:p>
        </w:tc>
        <w:tc>
          <w:tcPr>
            <w:tcW w:w="4258" w:type="dxa"/>
          </w:tcPr>
          <w:p w14:paraId="1BAB8829" w14:textId="77777777" w:rsidR="0063098D" w:rsidRPr="00F45A4F" w:rsidRDefault="0063098D" w:rsidP="00CA4FD0">
            <w:pPr>
              <w:spacing w:line="360" w:lineRule="auto"/>
              <w:jc w:val="right"/>
              <w:rPr>
                <w:rFonts w:cs="Times New Roman"/>
              </w:rPr>
            </w:pPr>
          </w:p>
        </w:tc>
      </w:tr>
      <w:tr w:rsidR="0063098D" w:rsidRPr="00F45A4F" w14:paraId="2478E7B5" w14:textId="77777777" w:rsidTr="00321178">
        <w:tc>
          <w:tcPr>
            <w:tcW w:w="4258" w:type="dxa"/>
          </w:tcPr>
          <w:p w14:paraId="131C028C" w14:textId="77777777" w:rsidR="0063098D" w:rsidRPr="00F45A4F" w:rsidRDefault="0063098D" w:rsidP="00CA4FD0">
            <w:pPr>
              <w:spacing w:line="360" w:lineRule="auto"/>
              <w:rPr>
                <w:rFonts w:cs="Times New Roman"/>
              </w:rPr>
            </w:pPr>
          </w:p>
        </w:tc>
        <w:tc>
          <w:tcPr>
            <w:tcW w:w="4258" w:type="dxa"/>
          </w:tcPr>
          <w:p w14:paraId="349A74A0" w14:textId="77777777" w:rsidR="0063098D" w:rsidRPr="00F45A4F" w:rsidRDefault="0063098D" w:rsidP="00CA4FD0">
            <w:pPr>
              <w:spacing w:line="360" w:lineRule="auto"/>
              <w:jc w:val="right"/>
              <w:rPr>
                <w:rFonts w:cs="Times New Roman"/>
              </w:rPr>
            </w:pPr>
          </w:p>
        </w:tc>
      </w:tr>
      <w:tr w:rsidR="0063098D" w:rsidRPr="00F45A4F" w14:paraId="37280F6D" w14:textId="77777777" w:rsidTr="00321178">
        <w:tc>
          <w:tcPr>
            <w:tcW w:w="4258" w:type="dxa"/>
          </w:tcPr>
          <w:p w14:paraId="4D5DCC77" w14:textId="77777777" w:rsidR="0063098D" w:rsidRPr="00F45A4F" w:rsidRDefault="0063098D" w:rsidP="00CA4FD0">
            <w:pPr>
              <w:spacing w:line="360" w:lineRule="auto"/>
              <w:rPr>
                <w:rFonts w:cs="Times New Roman"/>
              </w:rPr>
            </w:pPr>
          </w:p>
        </w:tc>
        <w:tc>
          <w:tcPr>
            <w:tcW w:w="4258" w:type="dxa"/>
          </w:tcPr>
          <w:p w14:paraId="2279D689" w14:textId="77777777" w:rsidR="0063098D" w:rsidRPr="00F45A4F" w:rsidRDefault="0063098D" w:rsidP="00CA4FD0">
            <w:pPr>
              <w:spacing w:line="360" w:lineRule="auto"/>
              <w:jc w:val="right"/>
              <w:rPr>
                <w:rFonts w:cs="Times New Roman"/>
              </w:rPr>
            </w:pPr>
          </w:p>
        </w:tc>
      </w:tr>
      <w:tr w:rsidR="0063098D" w:rsidRPr="00F45A4F" w14:paraId="57D80DD9" w14:textId="77777777" w:rsidTr="00321178">
        <w:tc>
          <w:tcPr>
            <w:tcW w:w="4258" w:type="dxa"/>
          </w:tcPr>
          <w:p w14:paraId="16E49148" w14:textId="77777777" w:rsidR="0063098D" w:rsidRPr="00F45A4F" w:rsidRDefault="0063098D" w:rsidP="00CA4FD0">
            <w:pPr>
              <w:spacing w:line="360" w:lineRule="auto"/>
              <w:rPr>
                <w:rFonts w:cs="Times New Roman"/>
              </w:rPr>
            </w:pPr>
          </w:p>
        </w:tc>
        <w:tc>
          <w:tcPr>
            <w:tcW w:w="4258" w:type="dxa"/>
          </w:tcPr>
          <w:p w14:paraId="59A631F9" w14:textId="77777777" w:rsidR="0063098D" w:rsidRPr="00F45A4F" w:rsidRDefault="0063098D" w:rsidP="00CA4FD0">
            <w:pPr>
              <w:spacing w:line="360" w:lineRule="auto"/>
              <w:jc w:val="right"/>
              <w:rPr>
                <w:rFonts w:cs="Times New Roman"/>
              </w:rPr>
            </w:pPr>
          </w:p>
        </w:tc>
      </w:tr>
      <w:tr w:rsidR="0063098D" w:rsidRPr="00F45A4F" w14:paraId="0AF6BD1F" w14:textId="77777777" w:rsidTr="00321178">
        <w:tc>
          <w:tcPr>
            <w:tcW w:w="4258" w:type="dxa"/>
          </w:tcPr>
          <w:p w14:paraId="1698295B" w14:textId="77777777" w:rsidR="0063098D" w:rsidRPr="00F45A4F" w:rsidRDefault="0063098D" w:rsidP="00CA4FD0">
            <w:pPr>
              <w:spacing w:line="360" w:lineRule="auto"/>
              <w:rPr>
                <w:rFonts w:cs="Times New Roman"/>
              </w:rPr>
            </w:pPr>
          </w:p>
        </w:tc>
        <w:tc>
          <w:tcPr>
            <w:tcW w:w="4258" w:type="dxa"/>
          </w:tcPr>
          <w:p w14:paraId="667754A2" w14:textId="77777777" w:rsidR="0063098D" w:rsidRPr="00F45A4F" w:rsidRDefault="0063098D" w:rsidP="00CA4FD0">
            <w:pPr>
              <w:spacing w:line="360" w:lineRule="auto"/>
              <w:jc w:val="right"/>
              <w:rPr>
                <w:rFonts w:cs="Times New Roman"/>
              </w:rPr>
            </w:pPr>
          </w:p>
        </w:tc>
      </w:tr>
      <w:tr w:rsidR="0063098D" w:rsidRPr="00F45A4F" w14:paraId="7AB9DD28" w14:textId="77777777" w:rsidTr="00321178">
        <w:tc>
          <w:tcPr>
            <w:tcW w:w="4258" w:type="dxa"/>
          </w:tcPr>
          <w:p w14:paraId="36C201D0" w14:textId="77777777" w:rsidR="0063098D" w:rsidRPr="00F45A4F" w:rsidRDefault="0063098D" w:rsidP="00CA4FD0">
            <w:pPr>
              <w:spacing w:line="360" w:lineRule="auto"/>
              <w:rPr>
                <w:rFonts w:cs="Times New Roman"/>
              </w:rPr>
            </w:pPr>
          </w:p>
        </w:tc>
        <w:tc>
          <w:tcPr>
            <w:tcW w:w="4258" w:type="dxa"/>
          </w:tcPr>
          <w:p w14:paraId="4BCC6134" w14:textId="77777777" w:rsidR="0063098D" w:rsidRPr="00F45A4F" w:rsidRDefault="0063098D" w:rsidP="00CA4FD0">
            <w:pPr>
              <w:spacing w:line="360" w:lineRule="auto"/>
              <w:jc w:val="right"/>
              <w:rPr>
                <w:rFonts w:cs="Times New Roman"/>
              </w:rPr>
            </w:pPr>
          </w:p>
        </w:tc>
      </w:tr>
      <w:tr w:rsidR="0063098D" w:rsidRPr="00F45A4F" w14:paraId="7C1D7FC0" w14:textId="77777777" w:rsidTr="00321178">
        <w:tc>
          <w:tcPr>
            <w:tcW w:w="4258" w:type="dxa"/>
          </w:tcPr>
          <w:p w14:paraId="47663C7F" w14:textId="77777777" w:rsidR="0063098D" w:rsidRPr="00F45A4F" w:rsidRDefault="0063098D" w:rsidP="00CA4FD0">
            <w:pPr>
              <w:spacing w:line="360" w:lineRule="auto"/>
              <w:rPr>
                <w:rFonts w:cs="Times New Roman"/>
              </w:rPr>
            </w:pPr>
          </w:p>
        </w:tc>
        <w:tc>
          <w:tcPr>
            <w:tcW w:w="4258" w:type="dxa"/>
          </w:tcPr>
          <w:p w14:paraId="382B9C71" w14:textId="77777777" w:rsidR="0063098D" w:rsidRPr="00F45A4F" w:rsidRDefault="0063098D" w:rsidP="00CA4FD0">
            <w:pPr>
              <w:spacing w:line="360" w:lineRule="auto"/>
              <w:jc w:val="right"/>
              <w:rPr>
                <w:rFonts w:cs="Times New Roman"/>
              </w:rPr>
            </w:pPr>
          </w:p>
        </w:tc>
      </w:tr>
      <w:tr w:rsidR="0063098D" w:rsidRPr="00F45A4F" w14:paraId="2C3AF154" w14:textId="77777777" w:rsidTr="00321178">
        <w:tc>
          <w:tcPr>
            <w:tcW w:w="4258" w:type="dxa"/>
          </w:tcPr>
          <w:p w14:paraId="12BAEDC0" w14:textId="77777777" w:rsidR="0063098D" w:rsidRPr="00F45A4F" w:rsidRDefault="0063098D" w:rsidP="00CA4FD0">
            <w:pPr>
              <w:spacing w:line="360" w:lineRule="auto"/>
              <w:rPr>
                <w:rFonts w:cs="Times New Roman"/>
              </w:rPr>
            </w:pPr>
          </w:p>
        </w:tc>
        <w:tc>
          <w:tcPr>
            <w:tcW w:w="4258" w:type="dxa"/>
          </w:tcPr>
          <w:p w14:paraId="283FA21D" w14:textId="77777777" w:rsidR="0063098D" w:rsidRPr="00F45A4F" w:rsidRDefault="0063098D" w:rsidP="00CA4FD0">
            <w:pPr>
              <w:spacing w:line="360" w:lineRule="auto"/>
              <w:jc w:val="right"/>
              <w:rPr>
                <w:rFonts w:cs="Times New Roman"/>
              </w:rPr>
            </w:pPr>
          </w:p>
        </w:tc>
      </w:tr>
    </w:tbl>
    <w:p w14:paraId="25470092" w14:textId="63A446FB" w:rsidR="00D05C7D" w:rsidRPr="00F45A4F" w:rsidRDefault="00D05C7D" w:rsidP="00CA4FD0">
      <w:pPr>
        <w:spacing w:line="360" w:lineRule="auto"/>
        <w:rPr>
          <w:rFonts w:cs="Times New Roman"/>
        </w:rPr>
      </w:pPr>
      <w:r w:rsidRPr="00F45A4F">
        <w:rPr>
          <w:rFonts w:cs="Times New Roman"/>
        </w:rPr>
        <w:br w:type="page"/>
      </w:r>
    </w:p>
    <w:p w14:paraId="217DFA04" w14:textId="77777777" w:rsidR="00C8203C" w:rsidRPr="00F45A4F" w:rsidRDefault="00C8203C" w:rsidP="00CA4FD0">
      <w:pPr>
        <w:pStyle w:val="Heading1"/>
        <w:numPr>
          <w:ilvl w:val="0"/>
          <w:numId w:val="0"/>
        </w:numPr>
        <w:spacing w:line="360" w:lineRule="auto"/>
        <w:rPr>
          <w:rFonts w:cs="Times New Roman"/>
        </w:rPr>
      </w:pPr>
      <w:bookmarkStart w:id="4" w:name="_Toc266441189"/>
      <w:bookmarkStart w:id="5" w:name="_Toc267063308"/>
      <w:bookmarkStart w:id="6" w:name="_Toc269907855"/>
      <w:r w:rsidRPr="00F45A4F">
        <w:rPr>
          <w:rFonts w:cs="Times New Roman"/>
        </w:rPr>
        <w:t>LIST OF TABLES</w:t>
      </w:r>
      <w:bookmarkEnd w:id="4"/>
      <w:bookmarkEnd w:id="5"/>
      <w:bookmarkEnd w:id="6"/>
    </w:p>
    <w:p w14:paraId="7D52D696" w14:textId="77777777" w:rsidR="00BE647D" w:rsidRDefault="00E6587A">
      <w:pPr>
        <w:pStyle w:val="TableofFigures"/>
        <w:tabs>
          <w:tab w:val="right" w:leader="underscore" w:pos="8290"/>
        </w:tabs>
        <w:rPr>
          <w:i w:val="0"/>
          <w:noProof/>
          <w:sz w:val="24"/>
          <w:szCs w:val="24"/>
          <w:lang w:eastAsia="ja-JP"/>
        </w:rPr>
      </w:pPr>
      <w:r>
        <w:rPr>
          <w:rFonts w:cs="Times New Roman"/>
          <w:i w:val="0"/>
        </w:rPr>
        <w:fldChar w:fldCharType="begin"/>
      </w:r>
      <w:r>
        <w:rPr>
          <w:rFonts w:cs="Times New Roman"/>
          <w:i w:val="0"/>
        </w:rPr>
        <w:instrText xml:space="preserve"> TOC \c "Table" </w:instrText>
      </w:r>
      <w:r>
        <w:rPr>
          <w:rFonts w:cs="Times New Roman"/>
          <w:i w:val="0"/>
        </w:rPr>
        <w:fldChar w:fldCharType="separate"/>
      </w:r>
      <w:r w:rsidR="00BE647D">
        <w:rPr>
          <w:noProof/>
        </w:rPr>
        <w:t>Table 1: Configuration questions</w:t>
      </w:r>
      <w:r w:rsidR="00BE647D">
        <w:rPr>
          <w:noProof/>
        </w:rPr>
        <w:tab/>
      </w:r>
      <w:r w:rsidR="00BE647D">
        <w:rPr>
          <w:noProof/>
        </w:rPr>
        <w:fldChar w:fldCharType="begin"/>
      </w:r>
      <w:r w:rsidR="00BE647D">
        <w:rPr>
          <w:noProof/>
        </w:rPr>
        <w:instrText xml:space="preserve"> PAGEREF _Toc269659896 \h </w:instrText>
      </w:r>
      <w:r w:rsidR="00BE647D">
        <w:rPr>
          <w:noProof/>
        </w:rPr>
      </w:r>
      <w:r w:rsidR="00BE647D">
        <w:rPr>
          <w:noProof/>
        </w:rPr>
        <w:fldChar w:fldCharType="separate"/>
      </w:r>
      <w:r w:rsidR="0073691D">
        <w:rPr>
          <w:noProof/>
        </w:rPr>
        <w:t>65</w:t>
      </w:r>
      <w:r w:rsidR="00BE647D">
        <w:rPr>
          <w:noProof/>
        </w:rPr>
        <w:fldChar w:fldCharType="end"/>
      </w:r>
    </w:p>
    <w:p w14:paraId="6DFF4235" w14:textId="77777777" w:rsidR="00BE647D" w:rsidRDefault="00BE647D">
      <w:pPr>
        <w:pStyle w:val="TableofFigures"/>
        <w:tabs>
          <w:tab w:val="right" w:leader="underscore" w:pos="8290"/>
        </w:tabs>
        <w:rPr>
          <w:i w:val="0"/>
          <w:noProof/>
          <w:sz w:val="24"/>
          <w:szCs w:val="24"/>
          <w:lang w:eastAsia="ja-JP"/>
        </w:rPr>
      </w:pPr>
      <w:r>
        <w:rPr>
          <w:noProof/>
        </w:rPr>
        <w:t>Table 2: Views questions</w:t>
      </w:r>
      <w:r>
        <w:rPr>
          <w:noProof/>
        </w:rPr>
        <w:tab/>
      </w:r>
      <w:r>
        <w:rPr>
          <w:noProof/>
        </w:rPr>
        <w:fldChar w:fldCharType="begin"/>
      </w:r>
      <w:r>
        <w:rPr>
          <w:noProof/>
        </w:rPr>
        <w:instrText xml:space="preserve"> PAGEREF _Toc269659897 \h </w:instrText>
      </w:r>
      <w:r>
        <w:rPr>
          <w:noProof/>
        </w:rPr>
      </w:r>
      <w:r>
        <w:rPr>
          <w:noProof/>
        </w:rPr>
        <w:fldChar w:fldCharType="separate"/>
      </w:r>
      <w:r w:rsidR="0073691D">
        <w:rPr>
          <w:noProof/>
        </w:rPr>
        <w:t>65</w:t>
      </w:r>
      <w:r>
        <w:rPr>
          <w:noProof/>
        </w:rPr>
        <w:fldChar w:fldCharType="end"/>
      </w:r>
    </w:p>
    <w:p w14:paraId="749BE60F" w14:textId="77777777" w:rsidR="00BE647D" w:rsidRDefault="00BE647D">
      <w:pPr>
        <w:pStyle w:val="TableofFigures"/>
        <w:tabs>
          <w:tab w:val="right" w:leader="underscore" w:pos="8290"/>
        </w:tabs>
        <w:rPr>
          <w:i w:val="0"/>
          <w:noProof/>
          <w:sz w:val="24"/>
          <w:szCs w:val="24"/>
          <w:lang w:eastAsia="ja-JP"/>
        </w:rPr>
      </w:pPr>
      <w:r>
        <w:rPr>
          <w:noProof/>
        </w:rPr>
        <w:t>Table 3: Tree filtering questions</w:t>
      </w:r>
      <w:r>
        <w:rPr>
          <w:noProof/>
        </w:rPr>
        <w:tab/>
      </w:r>
      <w:r>
        <w:rPr>
          <w:noProof/>
        </w:rPr>
        <w:fldChar w:fldCharType="begin"/>
      </w:r>
      <w:r>
        <w:rPr>
          <w:noProof/>
        </w:rPr>
        <w:instrText xml:space="preserve"> PAGEREF _Toc269659898 \h </w:instrText>
      </w:r>
      <w:r>
        <w:rPr>
          <w:noProof/>
        </w:rPr>
      </w:r>
      <w:r>
        <w:rPr>
          <w:noProof/>
        </w:rPr>
        <w:fldChar w:fldCharType="separate"/>
      </w:r>
      <w:r w:rsidR="0073691D">
        <w:rPr>
          <w:noProof/>
        </w:rPr>
        <w:t>66</w:t>
      </w:r>
      <w:r>
        <w:rPr>
          <w:noProof/>
        </w:rPr>
        <w:fldChar w:fldCharType="end"/>
      </w:r>
    </w:p>
    <w:p w14:paraId="1BD5C291" w14:textId="77777777" w:rsidR="00BE647D" w:rsidRDefault="00BE647D">
      <w:pPr>
        <w:pStyle w:val="TableofFigures"/>
        <w:tabs>
          <w:tab w:val="right" w:leader="underscore" w:pos="8290"/>
        </w:tabs>
        <w:rPr>
          <w:i w:val="0"/>
          <w:noProof/>
          <w:sz w:val="24"/>
          <w:szCs w:val="24"/>
          <w:lang w:eastAsia="ja-JP"/>
        </w:rPr>
      </w:pPr>
      <w:r>
        <w:rPr>
          <w:noProof/>
        </w:rPr>
        <w:t>Table 4: List filtering questions</w:t>
      </w:r>
      <w:r>
        <w:rPr>
          <w:noProof/>
        </w:rPr>
        <w:tab/>
      </w:r>
      <w:r>
        <w:rPr>
          <w:noProof/>
        </w:rPr>
        <w:fldChar w:fldCharType="begin"/>
      </w:r>
      <w:r>
        <w:rPr>
          <w:noProof/>
        </w:rPr>
        <w:instrText xml:space="preserve"> PAGEREF _Toc269659899 \h </w:instrText>
      </w:r>
      <w:r>
        <w:rPr>
          <w:noProof/>
        </w:rPr>
      </w:r>
      <w:r>
        <w:rPr>
          <w:noProof/>
        </w:rPr>
        <w:fldChar w:fldCharType="separate"/>
      </w:r>
      <w:r w:rsidR="0073691D">
        <w:rPr>
          <w:noProof/>
        </w:rPr>
        <w:t>66</w:t>
      </w:r>
      <w:r>
        <w:rPr>
          <w:noProof/>
        </w:rPr>
        <w:fldChar w:fldCharType="end"/>
      </w:r>
    </w:p>
    <w:p w14:paraId="7295E48D" w14:textId="77777777" w:rsidR="00BE647D" w:rsidRDefault="00BE647D">
      <w:pPr>
        <w:pStyle w:val="TableofFigures"/>
        <w:tabs>
          <w:tab w:val="right" w:leader="underscore" w:pos="8290"/>
        </w:tabs>
        <w:rPr>
          <w:i w:val="0"/>
          <w:noProof/>
          <w:sz w:val="24"/>
          <w:szCs w:val="24"/>
          <w:lang w:eastAsia="ja-JP"/>
        </w:rPr>
      </w:pPr>
      <w:r>
        <w:rPr>
          <w:noProof/>
        </w:rPr>
        <w:t>Table 5: Used language in the ontology questions</w:t>
      </w:r>
      <w:r>
        <w:rPr>
          <w:noProof/>
        </w:rPr>
        <w:tab/>
      </w:r>
      <w:r>
        <w:rPr>
          <w:noProof/>
        </w:rPr>
        <w:fldChar w:fldCharType="begin"/>
      </w:r>
      <w:r>
        <w:rPr>
          <w:noProof/>
        </w:rPr>
        <w:instrText xml:space="preserve"> PAGEREF _Toc269659900 \h </w:instrText>
      </w:r>
      <w:r>
        <w:rPr>
          <w:noProof/>
        </w:rPr>
      </w:r>
      <w:r>
        <w:rPr>
          <w:noProof/>
        </w:rPr>
        <w:fldChar w:fldCharType="separate"/>
      </w:r>
      <w:r w:rsidR="0073691D">
        <w:rPr>
          <w:noProof/>
        </w:rPr>
        <w:t>66</w:t>
      </w:r>
      <w:r>
        <w:rPr>
          <w:noProof/>
        </w:rPr>
        <w:fldChar w:fldCharType="end"/>
      </w:r>
    </w:p>
    <w:p w14:paraId="7B6DF80B" w14:textId="77777777" w:rsidR="00BE647D" w:rsidRDefault="00BE647D">
      <w:pPr>
        <w:pStyle w:val="TableofFigures"/>
        <w:tabs>
          <w:tab w:val="right" w:leader="underscore" w:pos="8290"/>
        </w:tabs>
        <w:rPr>
          <w:i w:val="0"/>
          <w:noProof/>
          <w:sz w:val="24"/>
          <w:szCs w:val="24"/>
          <w:lang w:eastAsia="ja-JP"/>
        </w:rPr>
      </w:pPr>
      <w:r>
        <w:rPr>
          <w:noProof/>
        </w:rPr>
        <w:t>Table 6: Facets questions</w:t>
      </w:r>
      <w:r>
        <w:rPr>
          <w:noProof/>
        </w:rPr>
        <w:tab/>
      </w:r>
      <w:r>
        <w:rPr>
          <w:noProof/>
        </w:rPr>
        <w:fldChar w:fldCharType="begin"/>
      </w:r>
      <w:r>
        <w:rPr>
          <w:noProof/>
        </w:rPr>
        <w:instrText xml:space="preserve"> PAGEREF _Toc269659901 \h </w:instrText>
      </w:r>
      <w:r>
        <w:rPr>
          <w:noProof/>
        </w:rPr>
      </w:r>
      <w:r>
        <w:rPr>
          <w:noProof/>
        </w:rPr>
        <w:fldChar w:fldCharType="separate"/>
      </w:r>
      <w:r w:rsidR="0073691D">
        <w:rPr>
          <w:noProof/>
        </w:rPr>
        <w:t>67</w:t>
      </w:r>
      <w:r>
        <w:rPr>
          <w:noProof/>
        </w:rPr>
        <w:fldChar w:fldCharType="end"/>
      </w:r>
    </w:p>
    <w:p w14:paraId="44D1C3E5" w14:textId="77777777" w:rsidR="00BE647D" w:rsidRDefault="00BE647D">
      <w:pPr>
        <w:pStyle w:val="TableofFigures"/>
        <w:tabs>
          <w:tab w:val="right" w:leader="underscore" w:pos="8290"/>
        </w:tabs>
        <w:rPr>
          <w:i w:val="0"/>
          <w:noProof/>
          <w:sz w:val="24"/>
          <w:szCs w:val="24"/>
          <w:lang w:eastAsia="ja-JP"/>
        </w:rPr>
      </w:pPr>
      <w:r>
        <w:rPr>
          <w:noProof/>
        </w:rPr>
        <w:t>Table 7: Instructions question</w:t>
      </w:r>
      <w:r>
        <w:rPr>
          <w:noProof/>
        </w:rPr>
        <w:tab/>
      </w:r>
      <w:r>
        <w:rPr>
          <w:noProof/>
        </w:rPr>
        <w:fldChar w:fldCharType="begin"/>
      </w:r>
      <w:r>
        <w:rPr>
          <w:noProof/>
        </w:rPr>
        <w:instrText xml:space="preserve"> PAGEREF _Toc269659902 \h </w:instrText>
      </w:r>
      <w:r>
        <w:rPr>
          <w:noProof/>
        </w:rPr>
      </w:r>
      <w:r>
        <w:rPr>
          <w:noProof/>
        </w:rPr>
        <w:fldChar w:fldCharType="separate"/>
      </w:r>
      <w:r w:rsidR="0073691D">
        <w:rPr>
          <w:noProof/>
        </w:rPr>
        <w:t>67</w:t>
      </w:r>
      <w:r>
        <w:rPr>
          <w:noProof/>
        </w:rPr>
        <w:fldChar w:fldCharType="end"/>
      </w:r>
    </w:p>
    <w:p w14:paraId="3E54F272" w14:textId="77777777" w:rsidR="00BE647D" w:rsidRDefault="00BE647D">
      <w:pPr>
        <w:pStyle w:val="TableofFigures"/>
        <w:tabs>
          <w:tab w:val="right" w:leader="underscore" w:pos="8290"/>
        </w:tabs>
        <w:rPr>
          <w:i w:val="0"/>
          <w:noProof/>
          <w:sz w:val="24"/>
          <w:szCs w:val="24"/>
          <w:lang w:eastAsia="ja-JP"/>
        </w:rPr>
      </w:pPr>
      <w:r>
        <w:rPr>
          <w:noProof/>
        </w:rPr>
        <w:t>Table 8: Comment question</w:t>
      </w:r>
      <w:r>
        <w:rPr>
          <w:noProof/>
        </w:rPr>
        <w:tab/>
      </w:r>
      <w:r>
        <w:rPr>
          <w:noProof/>
        </w:rPr>
        <w:fldChar w:fldCharType="begin"/>
      </w:r>
      <w:r>
        <w:rPr>
          <w:noProof/>
        </w:rPr>
        <w:instrText xml:space="preserve"> PAGEREF _Toc269659903 \h </w:instrText>
      </w:r>
      <w:r>
        <w:rPr>
          <w:noProof/>
        </w:rPr>
      </w:r>
      <w:r>
        <w:rPr>
          <w:noProof/>
        </w:rPr>
        <w:fldChar w:fldCharType="separate"/>
      </w:r>
      <w:r w:rsidR="0073691D">
        <w:rPr>
          <w:noProof/>
        </w:rPr>
        <w:t>67</w:t>
      </w:r>
      <w:r>
        <w:rPr>
          <w:noProof/>
        </w:rPr>
        <w:fldChar w:fldCharType="end"/>
      </w:r>
    </w:p>
    <w:p w14:paraId="5BE5D97A" w14:textId="77777777" w:rsidR="00BE647D" w:rsidRDefault="00BE647D">
      <w:pPr>
        <w:pStyle w:val="TableofFigures"/>
        <w:tabs>
          <w:tab w:val="right" w:leader="underscore" w:pos="8290"/>
        </w:tabs>
        <w:rPr>
          <w:i w:val="0"/>
          <w:noProof/>
          <w:sz w:val="24"/>
          <w:szCs w:val="24"/>
          <w:lang w:eastAsia="ja-JP"/>
        </w:rPr>
      </w:pPr>
      <w:r>
        <w:rPr>
          <w:noProof/>
        </w:rPr>
        <w:t>Table 9: Result data table for configuration section [26]</w:t>
      </w:r>
      <w:r>
        <w:rPr>
          <w:noProof/>
        </w:rPr>
        <w:tab/>
      </w:r>
      <w:r>
        <w:rPr>
          <w:noProof/>
        </w:rPr>
        <w:fldChar w:fldCharType="begin"/>
      </w:r>
      <w:r>
        <w:rPr>
          <w:noProof/>
        </w:rPr>
        <w:instrText xml:space="preserve"> PAGEREF _Toc269659904 \h </w:instrText>
      </w:r>
      <w:r>
        <w:rPr>
          <w:noProof/>
        </w:rPr>
      </w:r>
      <w:r>
        <w:rPr>
          <w:noProof/>
        </w:rPr>
        <w:fldChar w:fldCharType="separate"/>
      </w:r>
      <w:r w:rsidR="0073691D">
        <w:rPr>
          <w:noProof/>
        </w:rPr>
        <w:t>69</w:t>
      </w:r>
      <w:r>
        <w:rPr>
          <w:noProof/>
        </w:rPr>
        <w:fldChar w:fldCharType="end"/>
      </w:r>
    </w:p>
    <w:p w14:paraId="1BD503E6" w14:textId="77777777" w:rsidR="00BE647D" w:rsidRDefault="00BE647D">
      <w:pPr>
        <w:pStyle w:val="TableofFigures"/>
        <w:tabs>
          <w:tab w:val="right" w:leader="underscore" w:pos="8290"/>
        </w:tabs>
        <w:rPr>
          <w:i w:val="0"/>
          <w:noProof/>
          <w:sz w:val="24"/>
          <w:szCs w:val="24"/>
          <w:lang w:eastAsia="ja-JP"/>
        </w:rPr>
      </w:pPr>
      <w:r>
        <w:rPr>
          <w:noProof/>
        </w:rPr>
        <w:t>Table 10: Result data table for views section [26]</w:t>
      </w:r>
      <w:r>
        <w:rPr>
          <w:noProof/>
        </w:rPr>
        <w:tab/>
      </w:r>
      <w:r>
        <w:rPr>
          <w:noProof/>
        </w:rPr>
        <w:fldChar w:fldCharType="begin"/>
      </w:r>
      <w:r>
        <w:rPr>
          <w:noProof/>
        </w:rPr>
        <w:instrText xml:space="preserve"> PAGEREF _Toc269659905 \h </w:instrText>
      </w:r>
      <w:r>
        <w:rPr>
          <w:noProof/>
        </w:rPr>
      </w:r>
      <w:r>
        <w:rPr>
          <w:noProof/>
        </w:rPr>
        <w:fldChar w:fldCharType="separate"/>
      </w:r>
      <w:r w:rsidR="0073691D">
        <w:rPr>
          <w:noProof/>
        </w:rPr>
        <w:t>70</w:t>
      </w:r>
      <w:r>
        <w:rPr>
          <w:noProof/>
        </w:rPr>
        <w:fldChar w:fldCharType="end"/>
      </w:r>
    </w:p>
    <w:p w14:paraId="56035B94" w14:textId="77777777" w:rsidR="00BE647D" w:rsidRDefault="00BE647D">
      <w:pPr>
        <w:pStyle w:val="TableofFigures"/>
        <w:tabs>
          <w:tab w:val="right" w:leader="underscore" w:pos="8290"/>
        </w:tabs>
        <w:rPr>
          <w:i w:val="0"/>
          <w:noProof/>
          <w:sz w:val="24"/>
          <w:szCs w:val="24"/>
          <w:lang w:eastAsia="ja-JP"/>
        </w:rPr>
      </w:pPr>
      <w:r>
        <w:rPr>
          <w:noProof/>
        </w:rPr>
        <w:t>Table 11: Result data table for tree filtering section [26]</w:t>
      </w:r>
      <w:r>
        <w:rPr>
          <w:noProof/>
        </w:rPr>
        <w:tab/>
      </w:r>
      <w:r>
        <w:rPr>
          <w:noProof/>
        </w:rPr>
        <w:fldChar w:fldCharType="begin"/>
      </w:r>
      <w:r>
        <w:rPr>
          <w:noProof/>
        </w:rPr>
        <w:instrText xml:space="preserve"> PAGEREF _Toc269659906 \h </w:instrText>
      </w:r>
      <w:r>
        <w:rPr>
          <w:noProof/>
        </w:rPr>
      </w:r>
      <w:r>
        <w:rPr>
          <w:noProof/>
        </w:rPr>
        <w:fldChar w:fldCharType="separate"/>
      </w:r>
      <w:r w:rsidR="0073691D">
        <w:rPr>
          <w:noProof/>
        </w:rPr>
        <w:t>71</w:t>
      </w:r>
      <w:r>
        <w:rPr>
          <w:noProof/>
        </w:rPr>
        <w:fldChar w:fldCharType="end"/>
      </w:r>
    </w:p>
    <w:p w14:paraId="59DD327A" w14:textId="77777777" w:rsidR="00BE647D" w:rsidRDefault="00BE647D">
      <w:pPr>
        <w:pStyle w:val="TableofFigures"/>
        <w:tabs>
          <w:tab w:val="right" w:leader="underscore" w:pos="8290"/>
        </w:tabs>
        <w:rPr>
          <w:i w:val="0"/>
          <w:noProof/>
          <w:sz w:val="24"/>
          <w:szCs w:val="24"/>
          <w:lang w:eastAsia="ja-JP"/>
        </w:rPr>
      </w:pPr>
      <w:r>
        <w:rPr>
          <w:noProof/>
        </w:rPr>
        <w:t>Table 12: Result data table for list filtering section [26]</w:t>
      </w:r>
      <w:r>
        <w:rPr>
          <w:noProof/>
        </w:rPr>
        <w:tab/>
      </w:r>
      <w:r>
        <w:rPr>
          <w:noProof/>
        </w:rPr>
        <w:fldChar w:fldCharType="begin"/>
      </w:r>
      <w:r>
        <w:rPr>
          <w:noProof/>
        </w:rPr>
        <w:instrText xml:space="preserve"> PAGEREF _Toc269659907 \h </w:instrText>
      </w:r>
      <w:r>
        <w:rPr>
          <w:noProof/>
        </w:rPr>
      </w:r>
      <w:r>
        <w:rPr>
          <w:noProof/>
        </w:rPr>
        <w:fldChar w:fldCharType="separate"/>
      </w:r>
      <w:r w:rsidR="0073691D">
        <w:rPr>
          <w:noProof/>
        </w:rPr>
        <w:t>72</w:t>
      </w:r>
      <w:r>
        <w:rPr>
          <w:noProof/>
        </w:rPr>
        <w:fldChar w:fldCharType="end"/>
      </w:r>
    </w:p>
    <w:p w14:paraId="15E659E0" w14:textId="77777777" w:rsidR="00BE647D" w:rsidRDefault="00BE647D">
      <w:pPr>
        <w:pStyle w:val="TableofFigures"/>
        <w:tabs>
          <w:tab w:val="right" w:leader="underscore" w:pos="8290"/>
        </w:tabs>
        <w:rPr>
          <w:i w:val="0"/>
          <w:noProof/>
          <w:sz w:val="24"/>
          <w:szCs w:val="24"/>
          <w:lang w:eastAsia="ja-JP"/>
        </w:rPr>
      </w:pPr>
      <w:r>
        <w:rPr>
          <w:noProof/>
        </w:rPr>
        <w:t>Table 13: Result data table for language section [26]</w:t>
      </w:r>
      <w:r>
        <w:rPr>
          <w:noProof/>
        </w:rPr>
        <w:tab/>
      </w:r>
      <w:r>
        <w:rPr>
          <w:noProof/>
        </w:rPr>
        <w:fldChar w:fldCharType="begin"/>
      </w:r>
      <w:r>
        <w:rPr>
          <w:noProof/>
        </w:rPr>
        <w:instrText xml:space="preserve"> PAGEREF _Toc269659908 \h </w:instrText>
      </w:r>
      <w:r>
        <w:rPr>
          <w:noProof/>
        </w:rPr>
      </w:r>
      <w:r>
        <w:rPr>
          <w:noProof/>
        </w:rPr>
        <w:fldChar w:fldCharType="separate"/>
      </w:r>
      <w:r w:rsidR="0073691D">
        <w:rPr>
          <w:noProof/>
        </w:rPr>
        <w:t>73</w:t>
      </w:r>
      <w:r>
        <w:rPr>
          <w:noProof/>
        </w:rPr>
        <w:fldChar w:fldCharType="end"/>
      </w:r>
    </w:p>
    <w:p w14:paraId="41129AE6" w14:textId="77777777" w:rsidR="00BE647D" w:rsidRDefault="00BE647D">
      <w:pPr>
        <w:pStyle w:val="TableofFigures"/>
        <w:tabs>
          <w:tab w:val="right" w:leader="underscore" w:pos="8290"/>
        </w:tabs>
        <w:rPr>
          <w:i w:val="0"/>
          <w:noProof/>
          <w:sz w:val="24"/>
          <w:szCs w:val="24"/>
          <w:lang w:eastAsia="ja-JP"/>
        </w:rPr>
      </w:pPr>
      <w:r>
        <w:rPr>
          <w:noProof/>
        </w:rPr>
        <w:t>Table 14: Result data table for facets section [26]</w:t>
      </w:r>
      <w:r>
        <w:rPr>
          <w:noProof/>
        </w:rPr>
        <w:tab/>
      </w:r>
      <w:r>
        <w:rPr>
          <w:noProof/>
        </w:rPr>
        <w:fldChar w:fldCharType="begin"/>
      </w:r>
      <w:r>
        <w:rPr>
          <w:noProof/>
        </w:rPr>
        <w:instrText xml:space="preserve"> PAGEREF _Toc269659909 \h </w:instrText>
      </w:r>
      <w:r>
        <w:rPr>
          <w:noProof/>
        </w:rPr>
      </w:r>
      <w:r>
        <w:rPr>
          <w:noProof/>
        </w:rPr>
        <w:fldChar w:fldCharType="separate"/>
      </w:r>
      <w:r w:rsidR="0073691D">
        <w:rPr>
          <w:noProof/>
        </w:rPr>
        <w:t>74</w:t>
      </w:r>
      <w:r>
        <w:rPr>
          <w:noProof/>
        </w:rPr>
        <w:fldChar w:fldCharType="end"/>
      </w:r>
    </w:p>
    <w:p w14:paraId="01CD5010" w14:textId="77777777" w:rsidR="00BE647D" w:rsidRDefault="00BE647D">
      <w:pPr>
        <w:pStyle w:val="TableofFigures"/>
        <w:tabs>
          <w:tab w:val="right" w:leader="underscore" w:pos="8290"/>
        </w:tabs>
        <w:rPr>
          <w:i w:val="0"/>
          <w:noProof/>
          <w:sz w:val="24"/>
          <w:szCs w:val="24"/>
          <w:lang w:eastAsia="ja-JP"/>
        </w:rPr>
      </w:pPr>
      <w:r>
        <w:rPr>
          <w:noProof/>
        </w:rPr>
        <w:t>Table 15: Result data table for instructions section [26]</w:t>
      </w:r>
      <w:r>
        <w:rPr>
          <w:noProof/>
        </w:rPr>
        <w:tab/>
      </w:r>
      <w:r>
        <w:rPr>
          <w:noProof/>
        </w:rPr>
        <w:fldChar w:fldCharType="begin"/>
      </w:r>
      <w:r>
        <w:rPr>
          <w:noProof/>
        </w:rPr>
        <w:instrText xml:space="preserve"> PAGEREF _Toc269659910 \h </w:instrText>
      </w:r>
      <w:r>
        <w:rPr>
          <w:noProof/>
        </w:rPr>
      </w:r>
      <w:r>
        <w:rPr>
          <w:noProof/>
        </w:rPr>
        <w:fldChar w:fldCharType="separate"/>
      </w:r>
      <w:r w:rsidR="0073691D">
        <w:rPr>
          <w:noProof/>
        </w:rPr>
        <w:t>75</w:t>
      </w:r>
      <w:r>
        <w:rPr>
          <w:noProof/>
        </w:rPr>
        <w:fldChar w:fldCharType="end"/>
      </w:r>
    </w:p>
    <w:p w14:paraId="3C851582" w14:textId="77777777" w:rsidR="00BE647D" w:rsidRDefault="00BE647D">
      <w:pPr>
        <w:pStyle w:val="TableofFigures"/>
        <w:tabs>
          <w:tab w:val="right" w:leader="underscore" w:pos="8290"/>
        </w:tabs>
        <w:rPr>
          <w:i w:val="0"/>
          <w:noProof/>
          <w:sz w:val="24"/>
          <w:szCs w:val="24"/>
          <w:lang w:eastAsia="ja-JP"/>
        </w:rPr>
      </w:pPr>
      <w:r>
        <w:rPr>
          <w:noProof/>
        </w:rPr>
        <w:t>Table 16: Measures for evaluating the project</w:t>
      </w:r>
      <w:r>
        <w:rPr>
          <w:noProof/>
        </w:rPr>
        <w:tab/>
      </w:r>
      <w:r>
        <w:rPr>
          <w:noProof/>
        </w:rPr>
        <w:fldChar w:fldCharType="begin"/>
      </w:r>
      <w:r>
        <w:rPr>
          <w:noProof/>
        </w:rPr>
        <w:instrText xml:space="preserve"> PAGEREF _Toc269659911 \h </w:instrText>
      </w:r>
      <w:r>
        <w:rPr>
          <w:noProof/>
        </w:rPr>
      </w:r>
      <w:r>
        <w:rPr>
          <w:noProof/>
        </w:rPr>
        <w:fldChar w:fldCharType="separate"/>
      </w:r>
      <w:r w:rsidR="0073691D">
        <w:rPr>
          <w:noProof/>
        </w:rPr>
        <w:t>75</w:t>
      </w:r>
      <w:r>
        <w:rPr>
          <w:noProof/>
        </w:rPr>
        <w:fldChar w:fldCharType="end"/>
      </w:r>
    </w:p>
    <w:p w14:paraId="5896EFB3" w14:textId="77777777" w:rsidR="00BE647D" w:rsidRDefault="00BE647D">
      <w:pPr>
        <w:pStyle w:val="TableofFigures"/>
        <w:tabs>
          <w:tab w:val="right" w:leader="underscore" w:pos="8290"/>
        </w:tabs>
        <w:rPr>
          <w:i w:val="0"/>
          <w:noProof/>
          <w:sz w:val="24"/>
          <w:szCs w:val="24"/>
          <w:lang w:eastAsia="ja-JP"/>
        </w:rPr>
      </w:pPr>
      <w:r>
        <w:rPr>
          <w:noProof/>
        </w:rPr>
        <w:t>Table 17: Access user story</w:t>
      </w:r>
      <w:r>
        <w:rPr>
          <w:noProof/>
        </w:rPr>
        <w:tab/>
      </w:r>
      <w:r>
        <w:rPr>
          <w:noProof/>
        </w:rPr>
        <w:fldChar w:fldCharType="begin"/>
      </w:r>
      <w:r>
        <w:rPr>
          <w:noProof/>
        </w:rPr>
        <w:instrText xml:space="preserve"> PAGEREF _Toc269659912 \h </w:instrText>
      </w:r>
      <w:r>
        <w:rPr>
          <w:noProof/>
        </w:rPr>
      </w:r>
      <w:r>
        <w:rPr>
          <w:noProof/>
        </w:rPr>
        <w:fldChar w:fldCharType="separate"/>
      </w:r>
      <w:r w:rsidR="0073691D">
        <w:rPr>
          <w:noProof/>
        </w:rPr>
        <w:t>81</w:t>
      </w:r>
      <w:r>
        <w:rPr>
          <w:noProof/>
        </w:rPr>
        <w:fldChar w:fldCharType="end"/>
      </w:r>
    </w:p>
    <w:p w14:paraId="31767DD8" w14:textId="77777777" w:rsidR="00BE647D" w:rsidRDefault="00BE647D">
      <w:pPr>
        <w:pStyle w:val="TableofFigures"/>
        <w:tabs>
          <w:tab w:val="right" w:leader="underscore" w:pos="8290"/>
        </w:tabs>
        <w:rPr>
          <w:i w:val="0"/>
          <w:noProof/>
          <w:sz w:val="24"/>
          <w:szCs w:val="24"/>
          <w:lang w:eastAsia="ja-JP"/>
        </w:rPr>
      </w:pPr>
      <w:r>
        <w:rPr>
          <w:noProof/>
        </w:rPr>
        <w:t>Table 18: Run 1 user story</w:t>
      </w:r>
      <w:r>
        <w:rPr>
          <w:noProof/>
        </w:rPr>
        <w:tab/>
      </w:r>
      <w:r>
        <w:rPr>
          <w:noProof/>
        </w:rPr>
        <w:fldChar w:fldCharType="begin"/>
      </w:r>
      <w:r>
        <w:rPr>
          <w:noProof/>
        </w:rPr>
        <w:instrText xml:space="preserve"> PAGEREF _Toc269659913 \h </w:instrText>
      </w:r>
      <w:r>
        <w:rPr>
          <w:noProof/>
        </w:rPr>
      </w:r>
      <w:r>
        <w:rPr>
          <w:noProof/>
        </w:rPr>
        <w:fldChar w:fldCharType="separate"/>
      </w:r>
      <w:r w:rsidR="0073691D">
        <w:rPr>
          <w:noProof/>
        </w:rPr>
        <w:t>82</w:t>
      </w:r>
      <w:r>
        <w:rPr>
          <w:noProof/>
        </w:rPr>
        <w:fldChar w:fldCharType="end"/>
      </w:r>
    </w:p>
    <w:p w14:paraId="29C69CD0" w14:textId="77777777" w:rsidR="00BE647D" w:rsidRDefault="00BE647D">
      <w:pPr>
        <w:pStyle w:val="TableofFigures"/>
        <w:tabs>
          <w:tab w:val="right" w:leader="underscore" w:pos="8290"/>
        </w:tabs>
        <w:rPr>
          <w:i w:val="0"/>
          <w:noProof/>
          <w:sz w:val="24"/>
          <w:szCs w:val="24"/>
          <w:lang w:eastAsia="ja-JP"/>
        </w:rPr>
      </w:pPr>
      <w:r>
        <w:rPr>
          <w:noProof/>
        </w:rPr>
        <w:t>Table 19: Run 2 user story</w:t>
      </w:r>
      <w:r>
        <w:rPr>
          <w:noProof/>
        </w:rPr>
        <w:tab/>
      </w:r>
      <w:r>
        <w:rPr>
          <w:noProof/>
        </w:rPr>
        <w:fldChar w:fldCharType="begin"/>
      </w:r>
      <w:r>
        <w:rPr>
          <w:noProof/>
        </w:rPr>
        <w:instrText xml:space="preserve"> PAGEREF _Toc269659914 \h </w:instrText>
      </w:r>
      <w:r>
        <w:rPr>
          <w:noProof/>
        </w:rPr>
      </w:r>
      <w:r>
        <w:rPr>
          <w:noProof/>
        </w:rPr>
        <w:fldChar w:fldCharType="separate"/>
      </w:r>
      <w:r w:rsidR="0073691D">
        <w:rPr>
          <w:noProof/>
        </w:rPr>
        <w:t>84</w:t>
      </w:r>
      <w:r>
        <w:rPr>
          <w:noProof/>
        </w:rPr>
        <w:fldChar w:fldCharType="end"/>
      </w:r>
    </w:p>
    <w:p w14:paraId="437AAD21" w14:textId="77777777" w:rsidR="00BE647D" w:rsidRDefault="00BE647D">
      <w:pPr>
        <w:pStyle w:val="TableofFigures"/>
        <w:tabs>
          <w:tab w:val="right" w:leader="underscore" w:pos="8290"/>
        </w:tabs>
        <w:rPr>
          <w:i w:val="0"/>
          <w:noProof/>
          <w:sz w:val="24"/>
          <w:szCs w:val="24"/>
          <w:lang w:eastAsia="ja-JP"/>
        </w:rPr>
      </w:pPr>
      <w:r>
        <w:rPr>
          <w:noProof/>
        </w:rPr>
        <w:t>Table 20: View user story</w:t>
      </w:r>
      <w:r>
        <w:rPr>
          <w:noProof/>
        </w:rPr>
        <w:tab/>
      </w:r>
      <w:r>
        <w:rPr>
          <w:noProof/>
        </w:rPr>
        <w:fldChar w:fldCharType="begin"/>
      </w:r>
      <w:r>
        <w:rPr>
          <w:noProof/>
        </w:rPr>
        <w:instrText xml:space="preserve"> PAGEREF _Toc269659915 \h </w:instrText>
      </w:r>
      <w:r>
        <w:rPr>
          <w:noProof/>
        </w:rPr>
      </w:r>
      <w:r>
        <w:rPr>
          <w:noProof/>
        </w:rPr>
        <w:fldChar w:fldCharType="separate"/>
      </w:r>
      <w:r w:rsidR="0073691D">
        <w:rPr>
          <w:noProof/>
        </w:rPr>
        <w:t>84</w:t>
      </w:r>
      <w:r>
        <w:rPr>
          <w:noProof/>
        </w:rPr>
        <w:fldChar w:fldCharType="end"/>
      </w:r>
    </w:p>
    <w:p w14:paraId="5450B576" w14:textId="77777777" w:rsidR="00BE647D" w:rsidRDefault="00BE647D">
      <w:pPr>
        <w:pStyle w:val="TableofFigures"/>
        <w:tabs>
          <w:tab w:val="right" w:leader="underscore" w:pos="8290"/>
        </w:tabs>
        <w:rPr>
          <w:i w:val="0"/>
          <w:noProof/>
          <w:sz w:val="24"/>
          <w:szCs w:val="24"/>
          <w:lang w:eastAsia="ja-JP"/>
        </w:rPr>
      </w:pPr>
      <w:r>
        <w:rPr>
          <w:noProof/>
        </w:rPr>
        <w:t>Table 21: Language user story</w:t>
      </w:r>
      <w:r>
        <w:rPr>
          <w:noProof/>
        </w:rPr>
        <w:tab/>
      </w:r>
      <w:r>
        <w:rPr>
          <w:noProof/>
        </w:rPr>
        <w:fldChar w:fldCharType="begin"/>
      </w:r>
      <w:r>
        <w:rPr>
          <w:noProof/>
        </w:rPr>
        <w:instrText xml:space="preserve"> PAGEREF _Toc269659916 \h </w:instrText>
      </w:r>
      <w:r>
        <w:rPr>
          <w:noProof/>
        </w:rPr>
      </w:r>
      <w:r>
        <w:rPr>
          <w:noProof/>
        </w:rPr>
        <w:fldChar w:fldCharType="separate"/>
      </w:r>
      <w:r w:rsidR="0073691D">
        <w:rPr>
          <w:noProof/>
        </w:rPr>
        <w:t>85</w:t>
      </w:r>
      <w:r>
        <w:rPr>
          <w:noProof/>
        </w:rPr>
        <w:fldChar w:fldCharType="end"/>
      </w:r>
    </w:p>
    <w:p w14:paraId="374E4DFA" w14:textId="77777777" w:rsidR="00BE647D" w:rsidRDefault="00BE647D">
      <w:pPr>
        <w:pStyle w:val="TableofFigures"/>
        <w:tabs>
          <w:tab w:val="right" w:leader="underscore" w:pos="8290"/>
        </w:tabs>
        <w:rPr>
          <w:i w:val="0"/>
          <w:noProof/>
          <w:sz w:val="24"/>
          <w:szCs w:val="24"/>
          <w:lang w:eastAsia="ja-JP"/>
        </w:rPr>
      </w:pPr>
      <w:r>
        <w:rPr>
          <w:noProof/>
        </w:rPr>
        <w:t>Table 22: Tree View Filter user story</w:t>
      </w:r>
      <w:r>
        <w:rPr>
          <w:noProof/>
        </w:rPr>
        <w:tab/>
      </w:r>
      <w:r>
        <w:rPr>
          <w:noProof/>
        </w:rPr>
        <w:fldChar w:fldCharType="begin"/>
      </w:r>
      <w:r>
        <w:rPr>
          <w:noProof/>
        </w:rPr>
        <w:instrText xml:space="preserve"> PAGEREF _Toc269659917 \h </w:instrText>
      </w:r>
      <w:r>
        <w:rPr>
          <w:noProof/>
        </w:rPr>
      </w:r>
      <w:r>
        <w:rPr>
          <w:noProof/>
        </w:rPr>
        <w:fldChar w:fldCharType="separate"/>
      </w:r>
      <w:r w:rsidR="0073691D">
        <w:rPr>
          <w:noProof/>
        </w:rPr>
        <w:t>86</w:t>
      </w:r>
      <w:r>
        <w:rPr>
          <w:noProof/>
        </w:rPr>
        <w:fldChar w:fldCharType="end"/>
      </w:r>
    </w:p>
    <w:p w14:paraId="52124F0E" w14:textId="77777777" w:rsidR="00BE647D" w:rsidRDefault="00BE647D">
      <w:pPr>
        <w:pStyle w:val="TableofFigures"/>
        <w:tabs>
          <w:tab w:val="right" w:leader="underscore" w:pos="8290"/>
        </w:tabs>
        <w:rPr>
          <w:i w:val="0"/>
          <w:noProof/>
          <w:sz w:val="24"/>
          <w:szCs w:val="24"/>
          <w:lang w:eastAsia="ja-JP"/>
        </w:rPr>
      </w:pPr>
      <w:r>
        <w:rPr>
          <w:noProof/>
        </w:rPr>
        <w:t>Table 23: List View Filter user story</w:t>
      </w:r>
      <w:r>
        <w:rPr>
          <w:noProof/>
        </w:rPr>
        <w:tab/>
      </w:r>
      <w:r>
        <w:rPr>
          <w:noProof/>
        </w:rPr>
        <w:fldChar w:fldCharType="begin"/>
      </w:r>
      <w:r>
        <w:rPr>
          <w:noProof/>
        </w:rPr>
        <w:instrText xml:space="preserve"> PAGEREF _Toc269659918 \h </w:instrText>
      </w:r>
      <w:r>
        <w:rPr>
          <w:noProof/>
        </w:rPr>
      </w:r>
      <w:r>
        <w:rPr>
          <w:noProof/>
        </w:rPr>
        <w:fldChar w:fldCharType="separate"/>
      </w:r>
      <w:r w:rsidR="0073691D">
        <w:rPr>
          <w:noProof/>
        </w:rPr>
        <w:t>87</w:t>
      </w:r>
      <w:r>
        <w:rPr>
          <w:noProof/>
        </w:rPr>
        <w:fldChar w:fldCharType="end"/>
      </w:r>
    </w:p>
    <w:p w14:paraId="236FA0C2" w14:textId="77777777" w:rsidR="00BE647D" w:rsidRDefault="00BE647D">
      <w:pPr>
        <w:pStyle w:val="TableofFigures"/>
        <w:tabs>
          <w:tab w:val="right" w:leader="underscore" w:pos="8290"/>
        </w:tabs>
        <w:rPr>
          <w:i w:val="0"/>
          <w:noProof/>
          <w:sz w:val="24"/>
          <w:szCs w:val="24"/>
          <w:lang w:eastAsia="ja-JP"/>
        </w:rPr>
      </w:pPr>
      <w:r>
        <w:rPr>
          <w:noProof/>
        </w:rPr>
        <w:t>Table 24: Query user story</w:t>
      </w:r>
      <w:r>
        <w:rPr>
          <w:noProof/>
        </w:rPr>
        <w:tab/>
      </w:r>
      <w:r>
        <w:rPr>
          <w:noProof/>
        </w:rPr>
        <w:fldChar w:fldCharType="begin"/>
      </w:r>
      <w:r>
        <w:rPr>
          <w:noProof/>
        </w:rPr>
        <w:instrText xml:space="preserve"> PAGEREF _Toc269659919 \h </w:instrText>
      </w:r>
      <w:r>
        <w:rPr>
          <w:noProof/>
        </w:rPr>
      </w:r>
      <w:r>
        <w:rPr>
          <w:noProof/>
        </w:rPr>
        <w:fldChar w:fldCharType="separate"/>
      </w:r>
      <w:r w:rsidR="0073691D">
        <w:rPr>
          <w:noProof/>
        </w:rPr>
        <w:t>88</w:t>
      </w:r>
      <w:r>
        <w:rPr>
          <w:noProof/>
        </w:rPr>
        <w:fldChar w:fldCharType="end"/>
      </w:r>
    </w:p>
    <w:p w14:paraId="0C76EFB2" w14:textId="77777777" w:rsidR="00BE647D" w:rsidRDefault="00BE647D">
      <w:pPr>
        <w:pStyle w:val="TableofFigures"/>
        <w:tabs>
          <w:tab w:val="right" w:leader="underscore" w:pos="8290"/>
        </w:tabs>
        <w:rPr>
          <w:i w:val="0"/>
          <w:noProof/>
          <w:sz w:val="24"/>
          <w:szCs w:val="24"/>
          <w:lang w:eastAsia="ja-JP"/>
        </w:rPr>
      </w:pPr>
      <w:r>
        <w:rPr>
          <w:noProof/>
        </w:rPr>
        <w:t>Table 25: Facet user story</w:t>
      </w:r>
      <w:r>
        <w:rPr>
          <w:noProof/>
        </w:rPr>
        <w:tab/>
      </w:r>
      <w:r>
        <w:rPr>
          <w:noProof/>
        </w:rPr>
        <w:fldChar w:fldCharType="begin"/>
      </w:r>
      <w:r>
        <w:rPr>
          <w:noProof/>
        </w:rPr>
        <w:instrText xml:space="preserve"> PAGEREF _Toc269659920 \h </w:instrText>
      </w:r>
      <w:r>
        <w:rPr>
          <w:noProof/>
        </w:rPr>
      </w:r>
      <w:r>
        <w:rPr>
          <w:noProof/>
        </w:rPr>
        <w:fldChar w:fldCharType="separate"/>
      </w:r>
      <w:r w:rsidR="0073691D">
        <w:rPr>
          <w:noProof/>
        </w:rPr>
        <w:t>89</w:t>
      </w:r>
      <w:r>
        <w:rPr>
          <w:noProof/>
        </w:rPr>
        <w:fldChar w:fldCharType="end"/>
      </w:r>
    </w:p>
    <w:p w14:paraId="304407B7" w14:textId="5AC2A41B" w:rsidR="00650C69" w:rsidRPr="00F45A4F" w:rsidRDefault="00E6587A" w:rsidP="00CA4FD0">
      <w:pPr>
        <w:spacing w:line="360" w:lineRule="auto"/>
        <w:rPr>
          <w:rFonts w:cs="Times New Roman"/>
        </w:rPr>
      </w:pPr>
      <w:r>
        <w:rPr>
          <w:rFonts w:asciiTheme="minorHAnsi" w:hAnsiTheme="minorHAnsi" w:cs="Times New Roman"/>
          <w:i/>
          <w:sz w:val="20"/>
          <w:szCs w:val="20"/>
        </w:rPr>
        <w:fldChar w:fldCharType="end"/>
      </w:r>
      <w:r w:rsidR="00650C69" w:rsidRPr="00F45A4F">
        <w:rPr>
          <w:rFonts w:cs="Times New Roman"/>
        </w:rPr>
        <w:br w:type="page"/>
      </w:r>
    </w:p>
    <w:p w14:paraId="4186EA2D" w14:textId="77777777" w:rsidR="002F67B0" w:rsidRPr="00F45A4F" w:rsidRDefault="002F67B0" w:rsidP="00CA4FD0">
      <w:pPr>
        <w:pStyle w:val="Heading1"/>
        <w:numPr>
          <w:ilvl w:val="0"/>
          <w:numId w:val="0"/>
        </w:numPr>
        <w:spacing w:line="360" w:lineRule="auto"/>
        <w:rPr>
          <w:rFonts w:cs="Times New Roman"/>
        </w:rPr>
      </w:pPr>
      <w:bookmarkStart w:id="7" w:name="_Toc266441190"/>
      <w:bookmarkStart w:id="8" w:name="_Toc267063309"/>
      <w:bookmarkStart w:id="9" w:name="_Toc269907856"/>
      <w:r w:rsidRPr="00F45A4F">
        <w:rPr>
          <w:rFonts w:cs="Times New Roman"/>
        </w:rPr>
        <w:t>LIST OF FIGURES</w:t>
      </w:r>
      <w:bookmarkEnd w:id="7"/>
      <w:bookmarkEnd w:id="8"/>
      <w:bookmarkEnd w:id="9"/>
      <w:r w:rsidRPr="00F45A4F">
        <w:rPr>
          <w:rFonts w:cs="Times New Roman"/>
        </w:rPr>
        <w:t xml:space="preserve"> </w:t>
      </w:r>
    </w:p>
    <w:p w14:paraId="1C2202A8" w14:textId="77777777" w:rsidR="002C77F4" w:rsidRDefault="00F15E92">
      <w:pPr>
        <w:pStyle w:val="TableofFigures"/>
        <w:tabs>
          <w:tab w:val="right" w:leader="underscore" w:pos="8290"/>
        </w:tabs>
        <w:rPr>
          <w:i w:val="0"/>
          <w:noProof/>
          <w:sz w:val="24"/>
          <w:szCs w:val="24"/>
          <w:lang w:eastAsia="ja-JP"/>
        </w:rPr>
      </w:pPr>
      <w:r>
        <w:rPr>
          <w:rFonts w:cs="Times New Roman"/>
        </w:rPr>
        <w:fldChar w:fldCharType="begin"/>
      </w:r>
      <w:r>
        <w:rPr>
          <w:rFonts w:cs="Times New Roman"/>
        </w:rPr>
        <w:instrText xml:space="preserve"> TOC \c "Figure" </w:instrText>
      </w:r>
      <w:r>
        <w:rPr>
          <w:rFonts w:cs="Times New Roman"/>
        </w:rPr>
        <w:fldChar w:fldCharType="separate"/>
      </w:r>
      <w:r w:rsidR="002C77F4">
        <w:rPr>
          <w:noProof/>
        </w:rPr>
        <w:t>Figure 1: The structure of OWL 2 [11]</w:t>
      </w:r>
      <w:r w:rsidR="002C77F4">
        <w:rPr>
          <w:noProof/>
        </w:rPr>
        <w:tab/>
      </w:r>
      <w:r w:rsidR="002C77F4">
        <w:rPr>
          <w:noProof/>
        </w:rPr>
        <w:fldChar w:fldCharType="begin"/>
      </w:r>
      <w:r w:rsidR="002C77F4">
        <w:rPr>
          <w:noProof/>
        </w:rPr>
        <w:instrText xml:space="preserve"> PAGEREF _Toc269659856 \h </w:instrText>
      </w:r>
      <w:r w:rsidR="002C77F4">
        <w:rPr>
          <w:noProof/>
        </w:rPr>
      </w:r>
      <w:r w:rsidR="002C77F4">
        <w:rPr>
          <w:noProof/>
        </w:rPr>
        <w:fldChar w:fldCharType="separate"/>
      </w:r>
      <w:r w:rsidR="0073691D">
        <w:rPr>
          <w:noProof/>
        </w:rPr>
        <w:t>22</w:t>
      </w:r>
      <w:r w:rsidR="002C77F4">
        <w:rPr>
          <w:noProof/>
        </w:rPr>
        <w:fldChar w:fldCharType="end"/>
      </w:r>
    </w:p>
    <w:p w14:paraId="5FCCA3A6" w14:textId="77777777" w:rsidR="002C77F4" w:rsidRDefault="002C77F4">
      <w:pPr>
        <w:pStyle w:val="TableofFigures"/>
        <w:tabs>
          <w:tab w:val="right" w:leader="underscore" w:pos="8290"/>
        </w:tabs>
        <w:rPr>
          <w:i w:val="0"/>
          <w:noProof/>
          <w:sz w:val="24"/>
          <w:szCs w:val="24"/>
          <w:lang w:eastAsia="ja-JP"/>
        </w:rPr>
      </w:pPr>
      <w:r>
        <w:rPr>
          <w:noProof/>
        </w:rPr>
        <w:t>Figure 2: UML diagram showing the management of ontologies using OWL API [10]</w:t>
      </w:r>
      <w:r>
        <w:rPr>
          <w:noProof/>
        </w:rPr>
        <w:tab/>
      </w:r>
      <w:r>
        <w:rPr>
          <w:noProof/>
        </w:rPr>
        <w:fldChar w:fldCharType="begin"/>
      </w:r>
      <w:r>
        <w:rPr>
          <w:noProof/>
        </w:rPr>
        <w:instrText xml:space="preserve"> PAGEREF _Toc269659857 \h </w:instrText>
      </w:r>
      <w:r>
        <w:rPr>
          <w:noProof/>
        </w:rPr>
      </w:r>
      <w:r>
        <w:rPr>
          <w:noProof/>
        </w:rPr>
        <w:fldChar w:fldCharType="separate"/>
      </w:r>
      <w:r w:rsidR="0073691D">
        <w:rPr>
          <w:noProof/>
        </w:rPr>
        <w:t>23</w:t>
      </w:r>
      <w:r>
        <w:rPr>
          <w:noProof/>
        </w:rPr>
        <w:fldChar w:fldCharType="end"/>
      </w:r>
    </w:p>
    <w:p w14:paraId="48AEEF1F" w14:textId="77777777" w:rsidR="002C77F4" w:rsidRDefault="002C77F4">
      <w:pPr>
        <w:pStyle w:val="TableofFigures"/>
        <w:tabs>
          <w:tab w:val="right" w:leader="underscore" w:pos="8290"/>
        </w:tabs>
        <w:rPr>
          <w:i w:val="0"/>
          <w:noProof/>
          <w:sz w:val="24"/>
          <w:szCs w:val="24"/>
          <w:lang w:eastAsia="ja-JP"/>
        </w:rPr>
      </w:pPr>
      <w:r>
        <w:rPr>
          <w:noProof/>
        </w:rPr>
        <w:t>Figure 3: The use of faceted search in e-commerce website (Amazon)</w:t>
      </w:r>
      <w:r>
        <w:rPr>
          <w:noProof/>
        </w:rPr>
        <w:tab/>
      </w:r>
      <w:r>
        <w:rPr>
          <w:noProof/>
        </w:rPr>
        <w:fldChar w:fldCharType="begin"/>
      </w:r>
      <w:r>
        <w:rPr>
          <w:noProof/>
        </w:rPr>
        <w:instrText xml:space="preserve"> PAGEREF _Toc269659858 \h </w:instrText>
      </w:r>
      <w:r>
        <w:rPr>
          <w:noProof/>
        </w:rPr>
      </w:r>
      <w:r>
        <w:rPr>
          <w:noProof/>
        </w:rPr>
        <w:fldChar w:fldCharType="separate"/>
      </w:r>
      <w:r w:rsidR="0073691D">
        <w:rPr>
          <w:noProof/>
        </w:rPr>
        <w:t>28</w:t>
      </w:r>
      <w:r>
        <w:rPr>
          <w:noProof/>
        </w:rPr>
        <w:fldChar w:fldCharType="end"/>
      </w:r>
    </w:p>
    <w:p w14:paraId="7A184D9A" w14:textId="77777777" w:rsidR="002C77F4" w:rsidRDefault="002C77F4">
      <w:pPr>
        <w:pStyle w:val="TableofFigures"/>
        <w:tabs>
          <w:tab w:val="right" w:leader="underscore" w:pos="8290"/>
        </w:tabs>
        <w:rPr>
          <w:i w:val="0"/>
          <w:noProof/>
          <w:sz w:val="24"/>
          <w:szCs w:val="24"/>
          <w:lang w:eastAsia="ja-JP"/>
        </w:rPr>
      </w:pPr>
      <w:r>
        <w:rPr>
          <w:noProof/>
        </w:rPr>
        <w:t>Figure 4: Facets are in the left hand side used to specify what is needed exactly as topping [4].</w:t>
      </w:r>
      <w:r>
        <w:rPr>
          <w:noProof/>
        </w:rPr>
        <w:tab/>
      </w:r>
      <w:r>
        <w:rPr>
          <w:noProof/>
        </w:rPr>
        <w:fldChar w:fldCharType="begin"/>
      </w:r>
      <w:r>
        <w:rPr>
          <w:noProof/>
        </w:rPr>
        <w:instrText xml:space="preserve"> PAGEREF _Toc269659859 \h </w:instrText>
      </w:r>
      <w:r>
        <w:rPr>
          <w:noProof/>
        </w:rPr>
      </w:r>
      <w:r>
        <w:rPr>
          <w:noProof/>
        </w:rPr>
        <w:fldChar w:fldCharType="separate"/>
      </w:r>
      <w:r w:rsidR="0073691D">
        <w:rPr>
          <w:noProof/>
        </w:rPr>
        <w:t>31</w:t>
      </w:r>
      <w:r>
        <w:rPr>
          <w:noProof/>
        </w:rPr>
        <w:fldChar w:fldCharType="end"/>
      </w:r>
    </w:p>
    <w:p w14:paraId="116608E1" w14:textId="77777777" w:rsidR="002C77F4" w:rsidRDefault="002C77F4">
      <w:pPr>
        <w:pStyle w:val="TableofFigures"/>
        <w:tabs>
          <w:tab w:val="right" w:leader="underscore" w:pos="8290"/>
        </w:tabs>
        <w:rPr>
          <w:i w:val="0"/>
          <w:noProof/>
          <w:sz w:val="24"/>
          <w:szCs w:val="24"/>
          <w:lang w:eastAsia="ja-JP"/>
        </w:rPr>
      </w:pPr>
      <w:r>
        <w:rPr>
          <w:noProof/>
        </w:rPr>
        <w:t>Figure 5: Ontology Driven UI diagram</w:t>
      </w:r>
      <w:r>
        <w:rPr>
          <w:noProof/>
        </w:rPr>
        <w:tab/>
      </w:r>
      <w:r>
        <w:rPr>
          <w:noProof/>
        </w:rPr>
        <w:fldChar w:fldCharType="begin"/>
      </w:r>
      <w:r>
        <w:rPr>
          <w:noProof/>
        </w:rPr>
        <w:instrText xml:space="preserve"> PAGEREF _Toc269659860 \h </w:instrText>
      </w:r>
      <w:r>
        <w:rPr>
          <w:noProof/>
        </w:rPr>
      </w:r>
      <w:r>
        <w:rPr>
          <w:noProof/>
        </w:rPr>
        <w:fldChar w:fldCharType="separate"/>
      </w:r>
      <w:r w:rsidR="0073691D">
        <w:rPr>
          <w:noProof/>
        </w:rPr>
        <w:t>39</w:t>
      </w:r>
      <w:r>
        <w:rPr>
          <w:noProof/>
        </w:rPr>
        <w:fldChar w:fldCharType="end"/>
      </w:r>
    </w:p>
    <w:p w14:paraId="126F6400" w14:textId="77777777" w:rsidR="002C77F4" w:rsidRDefault="002C77F4">
      <w:pPr>
        <w:pStyle w:val="TableofFigures"/>
        <w:tabs>
          <w:tab w:val="right" w:leader="underscore" w:pos="8290"/>
        </w:tabs>
        <w:rPr>
          <w:i w:val="0"/>
          <w:noProof/>
          <w:sz w:val="24"/>
          <w:szCs w:val="24"/>
          <w:lang w:eastAsia="ja-JP"/>
        </w:rPr>
      </w:pPr>
      <w:r>
        <w:rPr>
          <w:noProof/>
        </w:rPr>
        <w:t>Figure 6: Three main things to run different ontologies</w:t>
      </w:r>
      <w:r>
        <w:rPr>
          <w:noProof/>
        </w:rPr>
        <w:tab/>
      </w:r>
      <w:r>
        <w:rPr>
          <w:noProof/>
        </w:rPr>
        <w:fldChar w:fldCharType="begin"/>
      </w:r>
      <w:r>
        <w:rPr>
          <w:noProof/>
        </w:rPr>
        <w:instrText xml:space="preserve"> PAGEREF _Toc269659861 \h </w:instrText>
      </w:r>
      <w:r>
        <w:rPr>
          <w:noProof/>
        </w:rPr>
      </w:r>
      <w:r>
        <w:rPr>
          <w:noProof/>
        </w:rPr>
        <w:fldChar w:fldCharType="separate"/>
      </w:r>
      <w:r w:rsidR="0073691D">
        <w:rPr>
          <w:noProof/>
        </w:rPr>
        <w:t>40</w:t>
      </w:r>
      <w:r>
        <w:rPr>
          <w:noProof/>
        </w:rPr>
        <w:fldChar w:fldCharType="end"/>
      </w:r>
    </w:p>
    <w:p w14:paraId="565C19AF" w14:textId="77777777" w:rsidR="002C77F4" w:rsidRDefault="002C77F4">
      <w:pPr>
        <w:pStyle w:val="TableofFigures"/>
        <w:tabs>
          <w:tab w:val="right" w:leader="underscore" w:pos="8290"/>
        </w:tabs>
        <w:rPr>
          <w:i w:val="0"/>
          <w:noProof/>
          <w:sz w:val="24"/>
          <w:szCs w:val="24"/>
          <w:lang w:eastAsia="ja-JP"/>
        </w:rPr>
      </w:pPr>
      <w:r>
        <w:rPr>
          <w:noProof/>
        </w:rPr>
        <w:t>Figure 7: Filter annotation</w:t>
      </w:r>
      <w:r>
        <w:rPr>
          <w:noProof/>
        </w:rPr>
        <w:tab/>
      </w:r>
      <w:r>
        <w:rPr>
          <w:noProof/>
        </w:rPr>
        <w:fldChar w:fldCharType="begin"/>
      </w:r>
      <w:r>
        <w:rPr>
          <w:noProof/>
        </w:rPr>
        <w:instrText xml:space="preserve"> PAGEREF _Toc269659862 \h </w:instrText>
      </w:r>
      <w:r>
        <w:rPr>
          <w:noProof/>
        </w:rPr>
      </w:r>
      <w:r>
        <w:rPr>
          <w:noProof/>
        </w:rPr>
        <w:fldChar w:fldCharType="separate"/>
      </w:r>
      <w:r w:rsidR="0073691D">
        <w:rPr>
          <w:noProof/>
        </w:rPr>
        <w:t>42</w:t>
      </w:r>
      <w:r>
        <w:rPr>
          <w:noProof/>
        </w:rPr>
        <w:fldChar w:fldCharType="end"/>
      </w:r>
    </w:p>
    <w:p w14:paraId="26522591" w14:textId="77777777" w:rsidR="002C77F4" w:rsidRDefault="002C77F4">
      <w:pPr>
        <w:pStyle w:val="TableofFigures"/>
        <w:tabs>
          <w:tab w:val="right" w:leader="underscore" w:pos="8290"/>
        </w:tabs>
        <w:rPr>
          <w:i w:val="0"/>
          <w:noProof/>
          <w:sz w:val="24"/>
          <w:szCs w:val="24"/>
          <w:lang w:eastAsia="ja-JP"/>
        </w:rPr>
      </w:pPr>
      <w:r>
        <w:rPr>
          <w:noProof/>
        </w:rPr>
        <w:t>Figure 8: Facet design in the ontology</w:t>
      </w:r>
      <w:r>
        <w:rPr>
          <w:noProof/>
        </w:rPr>
        <w:tab/>
      </w:r>
      <w:r>
        <w:rPr>
          <w:noProof/>
        </w:rPr>
        <w:fldChar w:fldCharType="begin"/>
      </w:r>
      <w:r>
        <w:rPr>
          <w:noProof/>
        </w:rPr>
        <w:instrText xml:space="preserve"> PAGEREF _Toc269659863 \h </w:instrText>
      </w:r>
      <w:r>
        <w:rPr>
          <w:noProof/>
        </w:rPr>
      </w:r>
      <w:r>
        <w:rPr>
          <w:noProof/>
        </w:rPr>
        <w:fldChar w:fldCharType="separate"/>
      </w:r>
      <w:r w:rsidR="0073691D">
        <w:rPr>
          <w:noProof/>
        </w:rPr>
        <w:t>43</w:t>
      </w:r>
      <w:r>
        <w:rPr>
          <w:noProof/>
        </w:rPr>
        <w:fldChar w:fldCharType="end"/>
      </w:r>
    </w:p>
    <w:p w14:paraId="38780118" w14:textId="77777777" w:rsidR="002C77F4" w:rsidRDefault="002C77F4">
      <w:pPr>
        <w:pStyle w:val="TableofFigures"/>
        <w:tabs>
          <w:tab w:val="right" w:leader="underscore" w:pos="8290"/>
        </w:tabs>
        <w:rPr>
          <w:i w:val="0"/>
          <w:noProof/>
          <w:sz w:val="24"/>
          <w:szCs w:val="24"/>
          <w:lang w:eastAsia="ja-JP"/>
        </w:rPr>
      </w:pPr>
      <w:r>
        <w:rPr>
          <w:noProof/>
        </w:rPr>
        <w:t>Figure 9: Class Hierarchy of the sushi ontology</w:t>
      </w:r>
      <w:r>
        <w:rPr>
          <w:noProof/>
        </w:rPr>
        <w:tab/>
      </w:r>
      <w:r>
        <w:rPr>
          <w:noProof/>
        </w:rPr>
        <w:fldChar w:fldCharType="begin"/>
      </w:r>
      <w:r>
        <w:rPr>
          <w:noProof/>
        </w:rPr>
        <w:instrText xml:space="preserve"> PAGEREF _Toc269659864 \h </w:instrText>
      </w:r>
      <w:r>
        <w:rPr>
          <w:noProof/>
        </w:rPr>
      </w:r>
      <w:r>
        <w:rPr>
          <w:noProof/>
        </w:rPr>
        <w:fldChar w:fldCharType="separate"/>
      </w:r>
      <w:r w:rsidR="0073691D">
        <w:rPr>
          <w:noProof/>
        </w:rPr>
        <w:t>45</w:t>
      </w:r>
      <w:r>
        <w:rPr>
          <w:noProof/>
        </w:rPr>
        <w:fldChar w:fldCharType="end"/>
      </w:r>
    </w:p>
    <w:p w14:paraId="6ECED241" w14:textId="77777777" w:rsidR="002C77F4" w:rsidRDefault="002C77F4">
      <w:pPr>
        <w:pStyle w:val="TableofFigures"/>
        <w:tabs>
          <w:tab w:val="right" w:leader="underscore" w:pos="8290"/>
        </w:tabs>
        <w:rPr>
          <w:i w:val="0"/>
          <w:noProof/>
          <w:sz w:val="24"/>
          <w:szCs w:val="24"/>
          <w:lang w:eastAsia="ja-JP"/>
        </w:rPr>
      </w:pPr>
      <w:r>
        <w:rPr>
          <w:noProof/>
        </w:rPr>
        <w:t>Figure 10: Object properties of the sushi ontology</w:t>
      </w:r>
      <w:r>
        <w:rPr>
          <w:noProof/>
        </w:rPr>
        <w:tab/>
      </w:r>
      <w:r>
        <w:rPr>
          <w:noProof/>
        </w:rPr>
        <w:fldChar w:fldCharType="begin"/>
      </w:r>
      <w:r>
        <w:rPr>
          <w:noProof/>
        </w:rPr>
        <w:instrText xml:space="preserve"> PAGEREF _Toc269659865 \h </w:instrText>
      </w:r>
      <w:r>
        <w:rPr>
          <w:noProof/>
        </w:rPr>
      </w:r>
      <w:r>
        <w:rPr>
          <w:noProof/>
        </w:rPr>
        <w:fldChar w:fldCharType="separate"/>
      </w:r>
      <w:r w:rsidR="0073691D">
        <w:rPr>
          <w:noProof/>
        </w:rPr>
        <w:t>46</w:t>
      </w:r>
      <w:r>
        <w:rPr>
          <w:noProof/>
        </w:rPr>
        <w:fldChar w:fldCharType="end"/>
      </w:r>
    </w:p>
    <w:p w14:paraId="0F64EDF8" w14:textId="77777777" w:rsidR="002C77F4" w:rsidRDefault="002C77F4">
      <w:pPr>
        <w:pStyle w:val="TableofFigures"/>
        <w:tabs>
          <w:tab w:val="right" w:leader="underscore" w:pos="8290"/>
        </w:tabs>
        <w:rPr>
          <w:i w:val="0"/>
          <w:noProof/>
          <w:sz w:val="24"/>
          <w:szCs w:val="24"/>
          <w:lang w:eastAsia="ja-JP"/>
        </w:rPr>
      </w:pPr>
      <w:r>
        <w:rPr>
          <w:noProof/>
        </w:rPr>
        <w:t>Figure 11: Data properties of the sushi ontology</w:t>
      </w:r>
      <w:r>
        <w:rPr>
          <w:noProof/>
        </w:rPr>
        <w:tab/>
      </w:r>
      <w:r>
        <w:rPr>
          <w:noProof/>
        </w:rPr>
        <w:fldChar w:fldCharType="begin"/>
      </w:r>
      <w:r>
        <w:rPr>
          <w:noProof/>
        </w:rPr>
        <w:instrText xml:space="preserve"> PAGEREF _Toc269659866 \h </w:instrText>
      </w:r>
      <w:r>
        <w:rPr>
          <w:noProof/>
        </w:rPr>
      </w:r>
      <w:r>
        <w:rPr>
          <w:noProof/>
        </w:rPr>
        <w:fldChar w:fldCharType="separate"/>
      </w:r>
      <w:r w:rsidR="0073691D">
        <w:rPr>
          <w:noProof/>
        </w:rPr>
        <w:t>47</w:t>
      </w:r>
      <w:r>
        <w:rPr>
          <w:noProof/>
        </w:rPr>
        <w:fldChar w:fldCharType="end"/>
      </w:r>
    </w:p>
    <w:p w14:paraId="2E09FB5E" w14:textId="77777777" w:rsidR="002C77F4" w:rsidRDefault="002C77F4">
      <w:pPr>
        <w:pStyle w:val="TableofFigures"/>
        <w:tabs>
          <w:tab w:val="right" w:leader="underscore" w:pos="8290"/>
        </w:tabs>
        <w:rPr>
          <w:i w:val="0"/>
          <w:noProof/>
          <w:sz w:val="24"/>
          <w:szCs w:val="24"/>
          <w:lang w:eastAsia="ja-JP"/>
        </w:rPr>
      </w:pPr>
      <w:r>
        <w:rPr>
          <w:noProof/>
        </w:rPr>
        <w:t>Figure 12: Annotations properties of the sushi ontology</w:t>
      </w:r>
      <w:r>
        <w:rPr>
          <w:noProof/>
        </w:rPr>
        <w:tab/>
      </w:r>
      <w:r>
        <w:rPr>
          <w:noProof/>
        </w:rPr>
        <w:fldChar w:fldCharType="begin"/>
      </w:r>
      <w:r>
        <w:rPr>
          <w:noProof/>
        </w:rPr>
        <w:instrText xml:space="preserve"> PAGEREF _Toc269659867 \h </w:instrText>
      </w:r>
      <w:r>
        <w:rPr>
          <w:noProof/>
        </w:rPr>
      </w:r>
      <w:r>
        <w:rPr>
          <w:noProof/>
        </w:rPr>
        <w:fldChar w:fldCharType="separate"/>
      </w:r>
      <w:r w:rsidR="0073691D">
        <w:rPr>
          <w:noProof/>
        </w:rPr>
        <w:t>47</w:t>
      </w:r>
      <w:r>
        <w:rPr>
          <w:noProof/>
        </w:rPr>
        <w:fldChar w:fldCharType="end"/>
      </w:r>
    </w:p>
    <w:p w14:paraId="4FFD086F" w14:textId="77777777" w:rsidR="002C77F4" w:rsidRDefault="002C77F4">
      <w:pPr>
        <w:pStyle w:val="TableofFigures"/>
        <w:tabs>
          <w:tab w:val="right" w:leader="underscore" w:pos="8290"/>
        </w:tabs>
        <w:rPr>
          <w:i w:val="0"/>
          <w:noProof/>
          <w:sz w:val="24"/>
          <w:szCs w:val="24"/>
          <w:lang w:eastAsia="ja-JP"/>
        </w:rPr>
      </w:pPr>
      <w:r>
        <w:rPr>
          <w:noProof/>
        </w:rPr>
        <w:t>Figure 13: Semantics of EggOmlete class</w:t>
      </w:r>
      <w:r>
        <w:rPr>
          <w:noProof/>
        </w:rPr>
        <w:tab/>
      </w:r>
      <w:r>
        <w:rPr>
          <w:noProof/>
        </w:rPr>
        <w:fldChar w:fldCharType="begin"/>
      </w:r>
      <w:r>
        <w:rPr>
          <w:noProof/>
        </w:rPr>
        <w:instrText xml:space="preserve"> PAGEREF _Toc269659868 \h </w:instrText>
      </w:r>
      <w:r>
        <w:rPr>
          <w:noProof/>
        </w:rPr>
      </w:r>
      <w:r>
        <w:rPr>
          <w:noProof/>
        </w:rPr>
        <w:fldChar w:fldCharType="separate"/>
      </w:r>
      <w:r w:rsidR="0073691D">
        <w:rPr>
          <w:noProof/>
        </w:rPr>
        <w:t>48</w:t>
      </w:r>
      <w:r>
        <w:rPr>
          <w:noProof/>
        </w:rPr>
        <w:fldChar w:fldCharType="end"/>
      </w:r>
    </w:p>
    <w:p w14:paraId="39396883" w14:textId="77777777" w:rsidR="002C77F4" w:rsidRDefault="002C77F4">
      <w:pPr>
        <w:pStyle w:val="TableofFigures"/>
        <w:tabs>
          <w:tab w:val="right" w:leader="underscore" w:pos="8290"/>
        </w:tabs>
        <w:rPr>
          <w:i w:val="0"/>
          <w:noProof/>
          <w:sz w:val="24"/>
          <w:szCs w:val="24"/>
          <w:lang w:eastAsia="ja-JP"/>
        </w:rPr>
      </w:pPr>
      <w:r>
        <w:rPr>
          <w:noProof/>
        </w:rPr>
        <w:t>Figure 14:Semantics of SpicyIng class</w:t>
      </w:r>
      <w:r>
        <w:rPr>
          <w:noProof/>
        </w:rPr>
        <w:tab/>
      </w:r>
      <w:r>
        <w:rPr>
          <w:noProof/>
        </w:rPr>
        <w:fldChar w:fldCharType="begin"/>
      </w:r>
      <w:r>
        <w:rPr>
          <w:noProof/>
        </w:rPr>
        <w:instrText xml:space="preserve"> PAGEREF _Toc269659869 \h </w:instrText>
      </w:r>
      <w:r>
        <w:rPr>
          <w:noProof/>
        </w:rPr>
      </w:r>
      <w:r>
        <w:rPr>
          <w:noProof/>
        </w:rPr>
        <w:fldChar w:fldCharType="separate"/>
      </w:r>
      <w:r w:rsidR="0073691D">
        <w:rPr>
          <w:noProof/>
        </w:rPr>
        <w:t>48</w:t>
      </w:r>
      <w:r>
        <w:rPr>
          <w:noProof/>
        </w:rPr>
        <w:fldChar w:fldCharType="end"/>
      </w:r>
    </w:p>
    <w:p w14:paraId="6A6B296D" w14:textId="77777777" w:rsidR="002C77F4" w:rsidRDefault="002C77F4">
      <w:pPr>
        <w:pStyle w:val="TableofFigures"/>
        <w:tabs>
          <w:tab w:val="right" w:leader="underscore" w:pos="8290"/>
        </w:tabs>
        <w:rPr>
          <w:i w:val="0"/>
          <w:noProof/>
          <w:sz w:val="24"/>
          <w:szCs w:val="24"/>
          <w:lang w:eastAsia="ja-JP"/>
        </w:rPr>
      </w:pPr>
      <w:r>
        <w:rPr>
          <w:noProof/>
        </w:rPr>
        <w:t>Figure 15: Semantics of AvocadoMaki class</w:t>
      </w:r>
      <w:r>
        <w:rPr>
          <w:noProof/>
        </w:rPr>
        <w:tab/>
      </w:r>
      <w:r>
        <w:rPr>
          <w:noProof/>
        </w:rPr>
        <w:fldChar w:fldCharType="begin"/>
      </w:r>
      <w:r>
        <w:rPr>
          <w:noProof/>
        </w:rPr>
        <w:instrText xml:space="preserve"> PAGEREF _Toc269659870 \h </w:instrText>
      </w:r>
      <w:r>
        <w:rPr>
          <w:noProof/>
        </w:rPr>
      </w:r>
      <w:r>
        <w:rPr>
          <w:noProof/>
        </w:rPr>
        <w:fldChar w:fldCharType="separate"/>
      </w:r>
      <w:r w:rsidR="0073691D">
        <w:rPr>
          <w:noProof/>
        </w:rPr>
        <w:t>48</w:t>
      </w:r>
      <w:r>
        <w:rPr>
          <w:noProof/>
        </w:rPr>
        <w:fldChar w:fldCharType="end"/>
      </w:r>
    </w:p>
    <w:p w14:paraId="2C213183" w14:textId="77777777" w:rsidR="002C77F4" w:rsidRDefault="002C77F4">
      <w:pPr>
        <w:pStyle w:val="TableofFigures"/>
        <w:tabs>
          <w:tab w:val="right" w:leader="underscore" w:pos="8290"/>
        </w:tabs>
        <w:rPr>
          <w:i w:val="0"/>
          <w:noProof/>
          <w:sz w:val="24"/>
          <w:szCs w:val="24"/>
          <w:lang w:eastAsia="ja-JP"/>
        </w:rPr>
      </w:pPr>
      <w:r>
        <w:rPr>
          <w:noProof/>
        </w:rPr>
        <w:t>Figure 16: Basic annotations diagram of sushi ontology</w:t>
      </w:r>
      <w:r>
        <w:rPr>
          <w:noProof/>
        </w:rPr>
        <w:tab/>
      </w:r>
      <w:r>
        <w:rPr>
          <w:noProof/>
        </w:rPr>
        <w:fldChar w:fldCharType="begin"/>
      </w:r>
      <w:r>
        <w:rPr>
          <w:noProof/>
        </w:rPr>
        <w:instrText xml:space="preserve"> PAGEREF _Toc269659871 \h </w:instrText>
      </w:r>
      <w:r>
        <w:rPr>
          <w:noProof/>
        </w:rPr>
      </w:r>
      <w:r>
        <w:rPr>
          <w:noProof/>
        </w:rPr>
        <w:fldChar w:fldCharType="separate"/>
      </w:r>
      <w:r w:rsidR="0073691D">
        <w:rPr>
          <w:noProof/>
        </w:rPr>
        <w:t>49</w:t>
      </w:r>
      <w:r>
        <w:rPr>
          <w:noProof/>
        </w:rPr>
        <w:fldChar w:fldCharType="end"/>
      </w:r>
    </w:p>
    <w:p w14:paraId="10752C2F" w14:textId="77777777" w:rsidR="002C77F4" w:rsidRDefault="002C77F4">
      <w:pPr>
        <w:pStyle w:val="TableofFigures"/>
        <w:tabs>
          <w:tab w:val="right" w:leader="underscore" w:pos="8290"/>
        </w:tabs>
        <w:rPr>
          <w:i w:val="0"/>
          <w:noProof/>
          <w:sz w:val="24"/>
          <w:szCs w:val="24"/>
          <w:lang w:eastAsia="ja-JP"/>
        </w:rPr>
      </w:pPr>
      <w:r>
        <w:rPr>
          <w:noProof/>
        </w:rPr>
        <w:t>Figure 17: hasRole annotation used in NamedSushi class</w:t>
      </w:r>
      <w:r>
        <w:rPr>
          <w:noProof/>
        </w:rPr>
        <w:tab/>
      </w:r>
      <w:r>
        <w:rPr>
          <w:noProof/>
        </w:rPr>
        <w:fldChar w:fldCharType="begin"/>
      </w:r>
      <w:r>
        <w:rPr>
          <w:noProof/>
        </w:rPr>
        <w:instrText xml:space="preserve"> PAGEREF _Toc269659872 \h </w:instrText>
      </w:r>
      <w:r>
        <w:rPr>
          <w:noProof/>
        </w:rPr>
      </w:r>
      <w:r>
        <w:rPr>
          <w:noProof/>
        </w:rPr>
        <w:fldChar w:fldCharType="separate"/>
      </w:r>
      <w:r w:rsidR="0073691D">
        <w:rPr>
          <w:noProof/>
        </w:rPr>
        <w:t>49</w:t>
      </w:r>
      <w:r>
        <w:rPr>
          <w:noProof/>
        </w:rPr>
        <w:fldChar w:fldCharType="end"/>
      </w:r>
    </w:p>
    <w:p w14:paraId="7A2CC663" w14:textId="77777777" w:rsidR="002C77F4" w:rsidRDefault="002C77F4">
      <w:pPr>
        <w:pStyle w:val="TableofFigures"/>
        <w:tabs>
          <w:tab w:val="right" w:leader="underscore" w:pos="8290"/>
        </w:tabs>
        <w:rPr>
          <w:i w:val="0"/>
          <w:noProof/>
          <w:sz w:val="24"/>
          <w:szCs w:val="24"/>
          <w:lang w:eastAsia="ja-JP"/>
        </w:rPr>
      </w:pPr>
      <w:r>
        <w:rPr>
          <w:noProof/>
        </w:rPr>
        <w:t>Figure 18: hasRole annotation used in SushiIngredient class</w:t>
      </w:r>
      <w:r>
        <w:rPr>
          <w:noProof/>
        </w:rPr>
        <w:tab/>
      </w:r>
      <w:r>
        <w:rPr>
          <w:noProof/>
        </w:rPr>
        <w:fldChar w:fldCharType="begin"/>
      </w:r>
      <w:r>
        <w:rPr>
          <w:noProof/>
        </w:rPr>
        <w:instrText xml:space="preserve"> PAGEREF _Toc269659873 \h </w:instrText>
      </w:r>
      <w:r>
        <w:rPr>
          <w:noProof/>
        </w:rPr>
      </w:r>
      <w:r>
        <w:rPr>
          <w:noProof/>
        </w:rPr>
        <w:fldChar w:fldCharType="separate"/>
      </w:r>
      <w:r w:rsidR="0073691D">
        <w:rPr>
          <w:noProof/>
        </w:rPr>
        <w:t>49</w:t>
      </w:r>
      <w:r>
        <w:rPr>
          <w:noProof/>
        </w:rPr>
        <w:fldChar w:fldCharType="end"/>
      </w:r>
    </w:p>
    <w:p w14:paraId="22C3B077" w14:textId="77777777" w:rsidR="002C77F4" w:rsidRDefault="002C77F4">
      <w:pPr>
        <w:pStyle w:val="TableofFigures"/>
        <w:tabs>
          <w:tab w:val="right" w:leader="underscore" w:pos="8290"/>
        </w:tabs>
        <w:rPr>
          <w:i w:val="0"/>
          <w:noProof/>
          <w:sz w:val="24"/>
          <w:szCs w:val="24"/>
          <w:lang w:eastAsia="ja-JP"/>
        </w:rPr>
      </w:pPr>
      <w:r>
        <w:rPr>
          <w:noProof/>
        </w:rPr>
        <w:t>Figure 19: The use of hasRole annotation property in hasIngredient object property</w:t>
      </w:r>
      <w:r>
        <w:rPr>
          <w:noProof/>
        </w:rPr>
        <w:tab/>
      </w:r>
      <w:r>
        <w:rPr>
          <w:noProof/>
        </w:rPr>
        <w:fldChar w:fldCharType="begin"/>
      </w:r>
      <w:r>
        <w:rPr>
          <w:noProof/>
        </w:rPr>
        <w:instrText xml:space="preserve"> PAGEREF _Toc269659874 \h </w:instrText>
      </w:r>
      <w:r>
        <w:rPr>
          <w:noProof/>
        </w:rPr>
      </w:r>
      <w:r>
        <w:rPr>
          <w:noProof/>
        </w:rPr>
        <w:fldChar w:fldCharType="separate"/>
      </w:r>
      <w:r w:rsidR="0073691D">
        <w:rPr>
          <w:noProof/>
        </w:rPr>
        <w:t>50</w:t>
      </w:r>
      <w:r>
        <w:rPr>
          <w:noProof/>
        </w:rPr>
        <w:fldChar w:fldCharType="end"/>
      </w:r>
    </w:p>
    <w:p w14:paraId="4855794E" w14:textId="77777777" w:rsidR="002C77F4" w:rsidRDefault="002C77F4">
      <w:pPr>
        <w:pStyle w:val="TableofFigures"/>
        <w:tabs>
          <w:tab w:val="right" w:leader="underscore" w:pos="8290"/>
        </w:tabs>
        <w:rPr>
          <w:i w:val="0"/>
          <w:noProof/>
          <w:sz w:val="24"/>
          <w:szCs w:val="24"/>
          <w:lang w:eastAsia="ja-JP"/>
        </w:rPr>
      </w:pPr>
      <w:r>
        <w:rPr>
          <w:noProof/>
        </w:rPr>
        <w:t>Figure 20: hasRole annotation property used to determine VeganIngredient as a filter</w:t>
      </w:r>
      <w:r>
        <w:rPr>
          <w:noProof/>
        </w:rPr>
        <w:tab/>
      </w:r>
      <w:r>
        <w:rPr>
          <w:noProof/>
        </w:rPr>
        <w:fldChar w:fldCharType="begin"/>
      </w:r>
      <w:r>
        <w:rPr>
          <w:noProof/>
        </w:rPr>
        <w:instrText xml:space="preserve"> PAGEREF _Toc269659875 \h </w:instrText>
      </w:r>
      <w:r>
        <w:rPr>
          <w:noProof/>
        </w:rPr>
      </w:r>
      <w:r>
        <w:rPr>
          <w:noProof/>
        </w:rPr>
        <w:fldChar w:fldCharType="separate"/>
      </w:r>
      <w:r w:rsidR="0073691D">
        <w:rPr>
          <w:noProof/>
        </w:rPr>
        <w:t>50</w:t>
      </w:r>
      <w:r>
        <w:rPr>
          <w:noProof/>
        </w:rPr>
        <w:fldChar w:fldCharType="end"/>
      </w:r>
    </w:p>
    <w:p w14:paraId="121B8865" w14:textId="77777777" w:rsidR="002C77F4" w:rsidRDefault="002C77F4">
      <w:pPr>
        <w:pStyle w:val="TableofFigures"/>
        <w:tabs>
          <w:tab w:val="right" w:leader="underscore" w:pos="8290"/>
        </w:tabs>
        <w:rPr>
          <w:i w:val="0"/>
          <w:noProof/>
          <w:sz w:val="24"/>
          <w:szCs w:val="24"/>
          <w:lang w:eastAsia="ja-JP"/>
        </w:rPr>
      </w:pPr>
      <w:r>
        <w:rPr>
          <w:noProof/>
        </w:rPr>
        <w:t>Figure 21: Facets are determined in the ontology</w:t>
      </w:r>
      <w:r>
        <w:rPr>
          <w:noProof/>
        </w:rPr>
        <w:tab/>
      </w:r>
      <w:r>
        <w:rPr>
          <w:noProof/>
        </w:rPr>
        <w:fldChar w:fldCharType="begin"/>
      </w:r>
      <w:r>
        <w:rPr>
          <w:noProof/>
        </w:rPr>
        <w:instrText xml:space="preserve"> PAGEREF _Toc269659876 \h </w:instrText>
      </w:r>
      <w:r>
        <w:rPr>
          <w:noProof/>
        </w:rPr>
      </w:r>
      <w:r>
        <w:rPr>
          <w:noProof/>
        </w:rPr>
        <w:fldChar w:fldCharType="separate"/>
      </w:r>
      <w:r w:rsidR="0073691D">
        <w:rPr>
          <w:noProof/>
        </w:rPr>
        <w:t>51</w:t>
      </w:r>
      <w:r>
        <w:rPr>
          <w:noProof/>
        </w:rPr>
        <w:fldChar w:fldCharType="end"/>
      </w:r>
    </w:p>
    <w:p w14:paraId="454C431D" w14:textId="77777777" w:rsidR="002C77F4" w:rsidRDefault="002C77F4">
      <w:pPr>
        <w:pStyle w:val="TableofFigures"/>
        <w:tabs>
          <w:tab w:val="right" w:leader="underscore" w:pos="8290"/>
        </w:tabs>
        <w:rPr>
          <w:i w:val="0"/>
          <w:noProof/>
          <w:sz w:val="24"/>
          <w:szCs w:val="24"/>
          <w:lang w:eastAsia="ja-JP"/>
        </w:rPr>
      </w:pPr>
      <w:r>
        <w:rPr>
          <w:noProof/>
        </w:rPr>
        <w:t>Figure 22: Tool's first run</w:t>
      </w:r>
      <w:r>
        <w:rPr>
          <w:noProof/>
        </w:rPr>
        <w:tab/>
      </w:r>
      <w:r>
        <w:rPr>
          <w:noProof/>
        </w:rPr>
        <w:fldChar w:fldCharType="begin"/>
      </w:r>
      <w:r>
        <w:rPr>
          <w:noProof/>
        </w:rPr>
        <w:instrText xml:space="preserve"> PAGEREF _Toc269659877 \h </w:instrText>
      </w:r>
      <w:r>
        <w:rPr>
          <w:noProof/>
        </w:rPr>
      </w:r>
      <w:r>
        <w:rPr>
          <w:noProof/>
        </w:rPr>
        <w:fldChar w:fldCharType="separate"/>
      </w:r>
      <w:r w:rsidR="0073691D">
        <w:rPr>
          <w:noProof/>
        </w:rPr>
        <w:t>55</w:t>
      </w:r>
      <w:r>
        <w:rPr>
          <w:noProof/>
        </w:rPr>
        <w:fldChar w:fldCharType="end"/>
      </w:r>
    </w:p>
    <w:p w14:paraId="19B780C3" w14:textId="77777777" w:rsidR="002C77F4" w:rsidRDefault="002C77F4">
      <w:pPr>
        <w:pStyle w:val="TableofFigures"/>
        <w:tabs>
          <w:tab w:val="right" w:leader="underscore" w:pos="8290"/>
        </w:tabs>
        <w:rPr>
          <w:i w:val="0"/>
          <w:noProof/>
          <w:sz w:val="24"/>
          <w:szCs w:val="24"/>
          <w:lang w:eastAsia="ja-JP"/>
        </w:rPr>
      </w:pPr>
      <w:r>
        <w:rPr>
          <w:noProof/>
        </w:rPr>
        <w:t>Figure 23: Tool's later runs</w:t>
      </w:r>
      <w:r>
        <w:rPr>
          <w:noProof/>
        </w:rPr>
        <w:tab/>
      </w:r>
      <w:r>
        <w:rPr>
          <w:noProof/>
        </w:rPr>
        <w:fldChar w:fldCharType="begin"/>
      </w:r>
      <w:r>
        <w:rPr>
          <w:noProof/>
        </w:rPr>
        <w:instrText xml:space="preserve"> PAGEREF _Toc269659878 \h </w:instrText>
      </w:r>
      <w:r>
        <w:rPr>
          <w:noProof/>
        </w:rPr>
      </w:r>
      <w:r>
        <w:rPr>
          <w:noProof/>
        </w:rPr>
        <w:fldChar w:fldCharType="separate"/>
      </w:r>
      <w:r w:rsidR="0073691D">
        <w:rPr>
          <w:noProof/>
        </w:rPr>
        <w:t>55</w:t>
      </w:r>
      <w:r>
        <w:rPr>
          <w:noProof/>
        </w:rPr>
        <w:fldChar w:fldCharType="end"/>
      </w:r>
    </w:p>
    <w:p w14:paraId="2FD3686C" w14:textId="77777777" w:rsidR="002C77F4" w:rsidRDefault="002C77F4">
      <w:pPr>
        <w:pStyle w:val="TableofFigures"/>
        <w:tabs>
          <w:tab w:val="right" w:leader="underscore" w:pos="8290"/>
        </w:tabs>
        <w:rPr>
          <w:i w:val="0"/>
          <w:noProof/>
          <w:sz w:val="24"/>
          <w:szCs w:val="24"/>
          <w:lang w:eastAsia="ja-JP"/>
        </w:rPr>
      </w:pPr>
      <w:r>
        <w:rPr>
          <w:noProof/>
        </w:rPr>
        <w:t>Figure 24: Sushi ontology ingredients</w:t>
      </w:r>
      <w:r>
        <w:rPr>
          <w:noProof/>
        </w:rPr>
        <w:tab/>
      </w:r>
      <w:r>
        <w:rPr>
          <w:noProof/>
        </w:rPr>
        <w:fldChar w:fldCharType="begin"/>
      </w:r>
      <w:r>
        <w:rPr>
          <w:noProof/>
        </w:rPr>
        <w:instrText xml:space="preserve"> PAGEREF _Toc269659879 \h </w:instrText>
      </w:r>
      <w:r>
        <w:rPr>
          <w:noProof/>
        </w:rPr>
      </w:r>
      <w:r>
        <w:rPr>
          <w:noProof/>
        </w:rPr>
        <w:fldChar w:fldCharType="separate"/>
      </w:r>
      <w:r w:rsidR="0073691D">
        <w:rPr>
          <w:noProof/>
        </w:rPr>
        <w:t>56</w:t>
      </w:r>
      <w:r>
        <w:rPr>
          <w:noProof/>
        </w:rPr>
        <w:fldChar w:fldCharType="end"/>
      </w:r>
    </w:p>
    <w:p w14:paraId="5C59B7D2" w14:textId="77777777" w:rsidR="002C77F4" w:rsidRDefault="002C77F4">
      <w:pPr>
        <w:pStyle w:val="TableofFigures"/>
        <w:tabs>
          <w:tab w:val="right" w:leader="underscore" w:pos="8290"/>
        </w:tabs>
        <w:rPr>
          <w:i w:val="0"/>
          <w:noProof/>
          <w:sz w:val="24"/>
          <w:szCs w:val="24"/>
          <w:lang w:eastAsia="ja-JP"/>
        </w:rPr>
      </w:pPr>
      <w:r>
        <w:rPr>
          <w:noProof/>
        </w:rPr>
        <w:t>Figure 25: Pizza ontology ingredients</w:t>
      </w:r>
      <w:r>
        <w:rPr>
          <w:noProof/>
        </w:rPr>
        <w:tab/>
      </w:r>
      <w:r>
        <w:rPr>
          <w:noProof/>
        </w:rPr>
        <w:fldChar w:fldCharType="begin"/>
      </w:r>
      <w:r>
        <w:rPr>
          <w:noProof/>
        </w:rPr>
        <w:instrText xml:space="preserve"> PAGEREF _Toc269659880 \h </w:instrText>
      </w:r>
      <w:r>
        <w:rPr>
          <w:noProof/>
        </w:rPr>
      </w:r>
      <w:r>
        <w:rPr>
          <w:noProof/>
        </w:rPr>
        <w:fldChar w:fldCharType="separate"/>
      </w:r>
      <w:r w:rsidR="0073691D">
        <w:rPr>
          <w:noProof/>
        </w:rPr>
        <w:t>57</w:t>
      </w:r>
      <w:r>
        <w:rPr>
          <w:noProof/>
        </w:rPr>
        <w:fldChar w:fldCharType="end"/>
      </w:r>
    </w:p>
    <w:p w14:paraId="78EDE327" w14:textId="77777777" w:rsidR="002C77F4" w:rsidRDefault="002C77F4">
      <w:pPr>
        <w:pStyle w:val="TableofFigures"/>
        <w:tabs>
          <w:tab w:val="right" w:leader="underscore" w:pos="8290"/>
        </w:tabs>
        <w:rPr>
          <w:i w:val="0"/>
          <w:noProof/>
          <w:sz w:val="24"/>
          <w:szCs w:val="24"/>
          <w:lang w:eastAsia="ja-JP"/>
        </w:rPr>
      </w:pPr>
      <w:r>
        <w:rPr>
          <w:noProof/>
        </w:rPr>
        <w:t>Figure 26: Sushi ontology filters</w:t>
      </w:r>
      <w:r>
        <w:rPr>
          <w:noProof/>
        </w:rPr>
        <w:tab/>
      </w:r>
      <w:r>
        <w:rPr>
          <w:noProof/>
        </w:rPr>
        <w:fldChar w:fldCharType="begin"/>
      </w:r>
      <w:r>
        <w:rPr>
          <w:noProof/>
        </w:rPr>
        <w:instrText xml:space="preserve"> PAGEREF _Toc269659881 \h </w:instrText>
      </w:r>
      <w:r>
        <w:rPr>
          <w:noProof/>
        </w:rPr>
      </w:r>
      <w:r>
        <w:rPr>
          <w:noProof/>
        </w:rPr>
        <w:fldChar w:fldCharType="separate"/>
      </w:r>
      <w:r w:rsidR="0073691D">
        <w:rPr>
          <w:noProof/>
        </w:rPr>
        <w:t>58</w:t>
      </w:r>
      <w:r>
        <w:rPr>
          <w:noProof/>
        </w:rPr>
        <w:fldChar w:fldCharType="end"/>
      </w:r>
    </w:p>
    <w:p w14:paraId="593056A3" w14:textId="77777777" w:rsidR="002C77F4" w:rsidRDefault="002C77F4">
      <w:pPr>
        <w:pStyle w:val="TableofFigures"/>
        <w:tabs>
          <w:tab w:val="right" w:leader="underscore" w:pos="8290"/>
        </w:tabs>
        <w:rPr>
          <w:i w:val="0"/>
          <w:noProof/>
          <w:sz w:val="24"/>
          <w:szCs w:val="24"/>
          <w:lang w:eastAsia="ja-JP"/>
        </w:rPr>
      </w:pPr>
      <w:r>
        <w:rPr>
          <w:noProof/>
        </w:rPr>
        <w:t>Figure 27: No facet is specified</w:t>
      </w:r>
      <w:r>
        <w:rPr>
          <w:noProof/>
        </w:rPr>
        <w:tab/>
      </w:r>
      <w:r>
        <w:rPr>
          <w:noProof/>
        </w:rPr>
        <w:fldChar w:fldCharType="begin"/>
      </w:r>
      <w:r>
        <w:rPr>
          <w:noProof/>
        </w:rPr>
        <w:instrText xml:space="preserve"> PAGEREF _Toc269659882 \h </w:instrText>
      </w:r>
      <w:r>
        <w:rPr>
          <w:noProof/>
        </w:rPr>
      </w:r>
      <w:r>
        <w:rPr>
          <w:noProof/>
        </w:rPr>
        <w:fldChar w:fldCharType="separate"/>
      </w:r>
      <w:r w:rsidR="0073691D">
        <w:rPr>
          <w:noProof/>
        </w:rPr>
        <w:t>59</w:t>
      </w:r>
      <w:r>
        <w:rPr>
          <w:noProof/>
        </w:rPr>
        <w:fldChar w:fldCharType="end"/>
      </w:r>
    </w:p>
    <w:p w14:paraId="2E7894A4" w14:textId="77777777" w:rsidR="002C77F4" w:rsidRDefault="002C77F4">
      <w:pPr>
        <w:pStyle w:val="TableofFigures"/>
        <w:tabs>
          <w:tab w:val="right" w:leader="underscore" w:pos="8290"/>
        </w:tabs>
        <w:rPr>
          <w:i w:val="0"/>
          <w:noProof/>
          <w:sz w:val="24"/>
          <w:szCs w:val="24"/>
          <w:lang w:eastAsia="ja-JP"/>
        </w:rPr>
      </w:pPr>
      <w:r>
        <w:rPr>
          <w:noProof/>
        </w:rPr>
        <w:t>Figure 28: Spicy facet</w:t>
      </w:r>
      <w:r>
        <w:rPr>
          <w:noProof/>
        </w:rPr>
        <w:tab/>
      </w:r>
      <w:r>
        <w:rPr>
          <w:noProof/>
        </w:rPr>
        <w:fldChar w:fldCharType="begin"/>
      </w:r>
      <w:r>
        <w:rPr>
          <w:noProof/>
        </w:rPr>
        <w:instrText xml:space="preserve"> PAGEREF _Toc269659883 \h </w:instrText>
      </w:r>
      <w:r>
        <w:rPr>
          <w:noProof/>
        </w:rPr>
      </w:r>
      <w:r>
        <w:rPr>
          <w:noProof/>
        </w:rPr>
        <w:fldChar w:fldCharType="separate"/>
      </w:r>
      <w:r w:rsidR="0073691D">
        <w:rPr>
          <w:noProof/>
        </w:rPr>
        <w:t>59</w:t>
      </w:r>
      <w:r>
        <w:rPr>
          <w:noProof/>
        </w:rPr>
        <w:fldChar w:fldCharType="end"/>
      </w:r>
    </w:p>
    <w:p w14:paraId="62EB20DB" w14:textId="77777777" w:rsidR="002C77F4" w:rsidRDefault="002C77F4">
      <w:pPr>
        <w:pStyle w:val="TableofFigures"/>
        <w:tabs>
          <w:tab w:val="right" w:leader="underscore" w:pos="8290"/>
        </w:tabs>
        <w:rPr>
          <w:i w:val="0"/>
          <w:noProof/>
          <w:sz w:val="24"/>
          <w:szCs w:val="24"/>
          <w:lang w:eastAsia="ja-JP"/>
        </w:rPr>
      </w:pPr>
      <w:r>
        <w:rPr>
          <w:noProof/>
        </w:rPr>
        <w:t>Figure 29: Shown available languages in the ontology</w:t>
      </w:r>
      <w:r>
        <w:rPr>
          <w:noProof/>
        </w:rPr>
        <w:tab/>
      </w:r>
      <w:r>
        <w:rPr>
          <w:noProof/>
        </w:rPr>
        <w:fldChar w:fldCharType="begin"/>
      </w:r>
      <w:r>
        <w:rPr>
          <w:noProof/>
        </w:rPr>
        <w:instrText xml:space="preserve"> PAGEREF _Toc269659884 \h </w:instrText>
      </w:r>
      <w:r>
        <w:rPr>
          <w:noProof/>
        </w:rPr>
      </w:r>
      <w:r>
        <w:rPr>
          <w:noProof/>
        </w:rPr>
        <w:fldChar w:fldCharType="separate"/>
      </w:r>
      <w:r w:rsidR="0073691D">
        <w:rPr>
          <w:noProof/>
        </w:rPr>
        <w:t>60</w:t>
      </w:r>
      <w:r>
        <w:rPr>
          <w:noProof/>
        </w:rPr>
        <w:fldChar w:fldCharType="end"/>
      </w:r>
    </w:p>
    <w:p w14:paraId="7158641F" w14:textId="77777777" w:rsidR="002C77F4" w:rsidRDefault="002C77F4">
      <w:pPr>
        <w:pStyle w:val="TableofFigures"/>
        <w:tabs>
          <w:tab w:val="right" w:leader="underscore" w:pos="8290"/>
        </w:tabs>
        <w:rPr>
          <w:i w:val="0"/>
          <w:noProof/>
          <w:sz w:val="24"/>
          <w:szCs w:val="24"/>
          <w:lang w:eastAsia="ja-JP"/>
        </w:rPr>
      </w:pPr>
      <w:r>
        <w:rPr>
          <w:noProof/>
        </w:rPr>
        <w:t>Figure 30: View after selecting French language</w:t>
      </w:r>
      <w:r>
        <w:rPr>
          <w:noProof/>
        </w:rPr>
        <w:tab/>
      </w:r>
      <w:r>
        <w:rPr>
          <w:noProof/>
        </w:rPr>
        <w:fldChar w:fldCharType="begin"/>
      </w:r>
      <w:r>
        <w:rPr>
          <w:noProof/>
        </w:rPr>
        <w:instrText xml:space="preserve"> PAGEREF _Toc269659885 \h </w:instrText>
      </w:r>
      <w:r>
        <w:rPr>
          <w:noProof/>
        </w:rPr>
      </w:r>
      <w:r>
        <w:rPr>
          <w:noProof/>
        </w:rPr>
        <w:fldChar w:fldCharType="separate"/>
      </w:r>
      <w:r w:rsidR="0073691D">
        <w:rPr>
          <w:noProof/>
        </w:rPr>
        <w:t>61</w:t>
      </w:r>
      <w:r>
        <w:rPr>
          <w:noProof/>
        </w:rPr>
        <w:fldChar w:fldCharType="end"/>
      </w:r>
    </w:p>
    <w:p w14:paraId="6705EF0C" w14:textId="77777777" w:rsidR="002C77F4" w:rsidRDefault="002C77F4">
      <w:pPr>
        <w:pStyle w:val="TableofFigures"/>
        <w:tabs>
          <w:tab w:val="right" w:leader="underscore" w:pos="8290"/>
        </w:tabs>
        <w:rPr>
          <w:i w:val="0"/>
          <w:noProof/>
          <w:sz w:val="24"/>
          <w:szCs w:val="24"/>
          <w:lang w:eastAsia="ja-JP"/>
        </w:rPr>
      </w:pPr>
      <w:r>
        <w:rPr>
          <w:noProof/>
        </w:rPr>
        <w:t>Figure 31: List view</w:t>
      </w:r>
      <w:r>
        <w:rPr>
          <w:noProof/>
        </w:rPr>
        <w:tab/>
      </w:r>
      <w:r>
        <w:rPr>
          <w:noProof/>
        </w:rPr>
        <w:fldChar w:fldCharType="begin"/>
      </w:r>
      <w:r>
        <w:rPr>
          <w:noProof/>
        </w:rPr>
        <w:instrText xml:space="preserve"> PAGEREF _Toc269659886 \h </w:instrText>
      </w:r>
      <w:r>
        <w:rPr>
          <w:noProof/>
        </w:rPr>
      </w:r>
      <w:r>
        <w:rPr>
          <w:noProof/>
        </w:rPr>
        <w:fldChar w:fldCharType="separate"/>
      </w:r>
      <w:r w:rsidR="0073691D">
        <w:rPr>
          <w:noProof/>
        </w:rPr>
        <w:t>62</w:t>
      </w:r>
      <w:r>
        <w:rPr>
          <w:noProof/>
        </w:rPr>
        <w:fldChar w:fldCharType="end"/>
      </w:r>
    </w:p>
    <w:p w14:paraId="69B08DE0" w14:textId="77777777" w:rsidR="002C77F4" w:rsidRDefault="002C77F4">
      <w:pPr>
        <w:pStyle w:val="TableofFigures"/>
        <w:tabs>
          <w:tab w:val="right" w:leader="underscore" w:pos="8290"/>
        </w:tabs>
        <w:rPr>
          <w:i w:val="0"/>
          <w:noProof/>
          <w:sz w:val="24"/>
          <w:szCs w:val="24"/>
          <w:lang w:eastAsia="ja-JP"/>
        </w:rPr>
      </w:pPr>
      <w:r>
        <w:rPr>
          <w:noProof/>
        </w:rPr>
        <w:t>Figure 32: Change labels' &amp; buttons' text</w:t>
      </w:r>
      <w:r>
        <w:rPr>
          <w:noProof/>
        </w:rPr>
        <w:tab/>
      </w:r>
      <w:r>
        <w:rPr>
          <w:noProof/>
        </w:rPr>
        <w:fldChar w:fldCharType="begin"/>
      </w:r>
      <w:r>
        <w:rPr>
          <w:noProof/>
        </w:rPr>
        <w:instrText xml:space="preserve"> PAGEREF _Toc269659887 \h </w:instrText>
      </w:r>
      <w:r>
        <w:rPr>
          <w:noProof/>
        </w:rPr>
      </w:r>
      <w:r>
        <w:rPr>
          <w:noProof/>
        </w:rPr>
        <w:fldChar w:fldCharType="separate"/>
      </w:r>
      <w:r w:rsidR="0073691D">
        <w:rPr>
          <w:noProof/>
        </w:rPr>
        <w:t>62</w:t>
      </w:r>
      <w:r>
        <w:rPr>
          <w:noProof/>
        </w:rPr>
        <w:fldChar w:fldCharType="end"/>
      </w:r>
    </w:p>
    <w:p w14:paraId="353FC782" w14:textId="77777777" w:rsidR="002C77F4" w:rsidRDefault="002C77F4">
      <w:pPr>
        <w:pStyle w:val="TableofFigures"/>
        <w:tabs>
          <w:tab w:val="right" w:leader="underscore" w:pos="8290"/>
        </w:tabs>
        <w:rPr>
          <w:i w:val="0"/>
          <w:noProof/>
          <w:sz w:val="24"/>
          <w:szCs w:val="24"/>
          <w:lang w:eastAsia="ja-JP"/>
        </w:rPr>
      </w:pPr>
      <w:r>
        <w:rPr>
          <w:noProof/>
        </w:rPr>
        <w:t>Figure 33: Annotations of IRIs and Anonymous Individuals in OWL 2 [24]</w:t>
      </w:r>
      <w:r>
        <w:rPr>
          <w:noProof/>
        </w:rPr>
        <w:tab/>
      </w:r>
      <w:r>
        <w:rPr>
          <w:noProof/>
        </w:rPr>
        <w:fldChar w:fldCharType="begin"/>
      </w:r>
      <w:r>
        <w:rPr>
          <w:noProof/>
        </w:rPr>
        <w:instrText xml:space="preserve"> PAGEREF _Toc269659888 \h </w:instrText>
      </w:r>
      <w:r>
        <w:rPr>
          <w:noProof/>
        </w:rPr>
      </w:r>
      <w:r>
        <w:rPr>
          <w:noProof/>
        </w:rPr>
        <w:fldChar w:fldCharType="separate"/>
      </w:r>
      <w:r w:rsidR="0073691D">
        <w:rPr>
          <w:noProof/>
        </w:rPr>
        <w:t>64</w:t>
      </w:r>
      <w:r>
        <w:rPr>
          <w:noProof/>
        </w:rPr>
        <w:fldChar w:fldCharType="end"/>
      </w:r>
    </w:p>
    <w:p w14:paraId="6AD586BD" w14:textId="77777777" w:rsidR="002C77F4" w:rsidRDefault="002C77F4">
      <w:pPr>
        <w:pStyle w:val="TableofFigures"/>
        <w:tabs>
          <w:tab w:val="right" w:leader="underscore" w:pos="8290"/>
        </w:tabs>
        <w:rPr>
          <w:i w:val="0"/>
          <w:noProof/>
          <w:sz w:val="24"/>
          <w:szCs w:val="24"/>
          <w:lang w:eastAsia="ja-JP"/>
        </w:rPr>
      </w:pPr>
      <w:r>
        <w:rPr>
          <w:noProof/>
        </w:rPr>
        <w:t>Figure 34: Result chart for configuration section [26]</w:t>
      </w:r>
      <w:r>
        <w:rPr>
          <w:noProof/>
        </w:rPr>
        <w:tab/>
      </w:r>
      <w:r>
        <w:rPr>
          <w:noProof/>
        </w:rPr>
        <w:fldChar w:fldCharType="begin"/>
      </w:r>
      <w:r>
        <w:rPr>
          <w:noProof/>
        </w:rPr>
        <w:instrText xml:space="preserve"> PAGEREF _Toc269659889 \h </w:instrText>
      </w:r>
      <w:r>
        <w:rPr>
          <w:noProof/>
        </w:rPr>
      </w:r>
      <w:r>
        <w:rPr>
          <w:noProof/>
        </w:rPr>
        <w:fldChar w:fldCharType="separate"/>
      </w:r>
      <w:r w:rsidR="0073691D">
        <w:rPr>
          <w:noProof/>
        </w:rPr>
        <w:t>69</w:t>
      </w:r>
      <w:r>
        <w:rPr>
          <w:noProof/>
        </w:rPr>
        <w:fldChar w:fldCharType="end"/>
      </w:r>
    </w:p>
    <w:p w14:paraId="1C9EE990" w14:textId="77777777" w:rsidR="002C77F4" w:rsidRDefault="002C77F4">
      <w:pPr>
        <w:pStyle w:val="TableofFigures"/>
        <w:tabs>
          <w:tab w:val="right" w:leader="underscore" w:pos="8290"/>
        </w:tabs>
        <w:rPr>
          <w:i w:val="0"/>
          <w:noProof/>
          <w:sz w:val="24"/>
          <w:szCs w:val="24"/>
          <w:lang w:eastAsia="ja-JP"/>
        </w:rPr>
      </w:pPr>
      <w:r>
        <w:rPr>
          <w:noProof/>
        </w:rPr>
        <w:t>Figure 35: Result chart for views section [26]</w:t>
      </w:r>
      <w:r>
        <w:rPr>
          <w:noProof/>
        </w:rPr>
        <w:tab/>
      </w:r>
      <w:r>
        <w:rPr>
          <w:noProof/>
        </w:rPr>
        <w:fldChar w:fldCharType="begin"/>
      </w:r>
      <w:r>
        <w:rPr>
          <w:noProof/>
        </w:rPr>
        <w:instrText xml:space="preserve"> PAGEREF _Toc269659890 \h </w:instrText>
      </w:r>
      <w:r>
        <w:rPr>
          <w:noProof/>
        </w:rPr>
      </w:r>
      <w:r>
        <w:rPr>
          <w:noProof/>
        </w:rPr>
        <w:fldChar w:fldCharType="separate"/>
      </w:r>
      <w:r w:rsidR="0073691D">
        <w:rPr>
          <w:noProof/>
        </w:rPr>
        <w:t>70</w:t>
      </w:r>
      <w:r>
        <w:rPr>
          <w:noProof/>
        </w:rPr>
        <w:fldChar w:fldCharType="end"/>
      </w:r>
    </w:p>
    <w:p w14:paraId="1772F82E" w14:textId="77777777" w:rsidR="002C77F4" w:rsidRDefault="002C77F4">
      <w:pPr>
        <w:pStyle w:val="TableofFigures"/>
        <w:tabs>
          <w:tab w:val="right" w:leader="underscore" w:pos="8290"/>
        </w:tabs>
        <w:rPr>
          <w:i w:val="0"/>
          <w:noProof/>
          <w:sz w:val="24"/>
          <w:szCs w:val="24"/>
          <w:lang w:eastAsia="ja-JP"/>
        </w:rPr>
      </w:pPr>
      <w:r>
        <w:rPr>
          <w:noProof/>
        </w:rPr>
        <w:t>Figure 36: Result chart for tree filtering section [26]</w:t>
      </w:r>
      <w:r>
        <w:rPr>
          <w:noProof/>
        </w:rPr>
        <w:tab/>
      </w:r>
      <w:r>
        <w:rPr>
          <w:noProof/>
        </w:rPr>
        <w:fldChar w:fldCharType="begin"/>
      </w:r>
      <w:r>
        <w:rPr>
          <w:noProof/>
        </w:rPr>
        <w:instrText xml:space="preserve"> PAGEREF _Toc269659891 \h </w:instrText>
      </w:r>
      <w:r>
        <w:rPr>
          <w:noProof/>
        </w:rPr>
      </w:r>
      <w:r>
        <w:rPr>
          <w:noProof/>
        </w:rPr>
        <w:fldChar w:fldCharType="separate"/>
      </w:r>
      <w:r w:rsidR="0073691D">
        <w:rPr>
          <w:noProof/>
        </w:rPr>
        <w:t>71</w:t>
      </w:r>
      <w:r>
        <w:rPr>
          <w:noProof/>
        </w:rPr>
        <w:fldChar w:fldCharType="end"/>
      </w:r>
    </w:p>
    <w:p w14:paraId="30A7BF66" w14:textId="77777777" w:rsidR="002C77F4" w:rsidRDefault="002C77F4">
      <w:pPr>
        <w:pStyle w:val="TableofFigures"/>
        <w:tabs>
          <w:tab w:val="right" w:leader="underscore" w:pos="8290"/>
        </w:tabs>
        <w:rPr>
          <w:i w:val="0"/>
          <w:noProof/>
          <w:sz w:val="24"/>
          <w:szCs w:val="24"/>
          <w:lang w:eastAsia="ja-JP"/>
        </w:rPr>
      </w:pPr>
      <w:r>
        <w:rPr>
          <w:noProof/>
        </w:rPr>
        <w:t>Figure 37: Result chart for list filtering section [26]</w:t>
      </w:r>
      <w:r>
        <w:rPr>
          <w:noProof/>
        </w:rPr>
        <w:tab/>
      </w:r>
      <w:r>
        <w:rPr>
          <w:noProof/>
        </w:rPr>
        <w:fldChar w:fldCharType="begin"/>
      </w:r>
      <w:r>
        <w:rPr>
          <w:noProof/>
        </w:rPr>
        <w:instrText xml:space="preserve"> PAGEREF _Toc269659892 \h </w:instrText>
      </w:r>
      <w:r>
        <w:rPr>
          <w:noProof/>
        </w:rPr>
      </w:r>
      <w:r>
        <w:rPr>
          <w:noProof/>
        </w:rPr>
        <w:fldChar w:fldCharType="separate"/>
      </w:r>
      <w:r w:rsidR="0073691D">
        <w:rPr>
          <w:noProof/>
        </w:rPr>
        <w:t>72</w:t>
      </w:r>
      <w:r>
        <w:rPr>
          <w:noProof/>
        </w:rPr>
        <w:fldChar w:fldCharType="end"/>
      </w:r>
    </w:p>
    <w:p w14:paraId="2E6678DC" w14:textId="77777777" w:rsidR="002C77F4" w:rsidRDefault="002C77F4">
      <w:pPr>
        <w:pStyle w:val="TableofFigures"/>
        <w:tabs>
          <w:tab w:val="right" w:leader="underscore" w:pos="8290"/>
        </w:tabs>
        <w:rPr>
          <w:i w:val="0"/>
          <w:noProof/>
          <w:sz w:val="24"/>
          <w:szCs w:val="24"/>
          <w:lang w:eastAsia="ja-JP"/>
        </w:rPr>
      </w:pPr>
      <w:r>
        <w:rPr>
          <w:noProof/>
        </w:rPr>
        <w:t>Figure 38: Result chat for language section [26]</w:t>
      </w:r>
      <w:r>
        <w:rPr>
          <w:noProof/>
        </w:rPr>
        <w:tab/>
      </w:r>
      <w:r>
        <w:rPr>
          <w:noProof/>
        </w:rPr>
        <w:fldChar w:fldCharType="begin"/>
      </w:r>
      <w:r>
        <w:rPr>
          <w:noProof/>
        </w:rPr>
        <w:instrText xml:space="preserve"> PAGEREF _Toc269659893 \h </w:instrText>
      </w:r>
      <w:r>
        <w:rPr>
          <w:noProof/>
        </w:rPr>
      </w:r>
      <w:r>
        <w:rPr>
          <w:noProof/>
        </w:rPr>
        <w:fldChar w:fldCharType="separate"/>
      </w:r>
      <w:r w:rsidR="0073691D">
        <w:rPr>
          <w:noProof/>
        </w:rPr>
        <w:t>73</w:t>
      </w:r>
      <w:r>
        <w:rPr>
          <w:noProof/>
        </w:rPr>
        <w:fldChar w:fldCharType="end"/>
      </w:r>
    </w:p>
    <w:p w14:paraId="2C374A5E" w14:textId="77777777" w:rsidR="002C77F4" w:rsidRDefault="002C77F4">
      <w:pPr>
        <w:pStyle w:val="TableofFigures"/>
        <w:tabs>
          <w:tab w:val="right" w:leader="underscore" w:pos="8290"/>
        </w:tabs>
        <w:rPr>
          <w:i w:val="0"/>
          <w:noProof/>
          <w:sz w:val="24"/>
          <w:szCs w:val="24"/>
          <w:lang w:eastAsia="ja-JP"/>
        </w:rPr>
      </w:pPr>
      <w:r>
        <w:rPr>
          <w:noProof/>
        </w:rPr>
        <w:t>Figure 39: Result chart for facets section [26]</w:t>
      </w:r>
      <w:r>
        <w:rPr>
          <w:noProof/>
        </w:rPr>
        <w:tab/>
      </w:r>
      <w:r>
        <w:rPr>
          <w:noProof/>
        </w:rPr>
        <w:fldChar w:fldCharType="begin"/>
      </w:r>
      <w:r>
        <w:rPr>
          <w:noProof/>
        </w:rPr>
        <w:instrText xml:space="preserve"> PAGEREF _Toc269659894 \h </w:instrText>
      </w:r>
      <w:r>
        <w:rPr>
          <w:noProof/>
        </w:rPr>
      </w:r>
      <w:r>
        <w:rPr>
          <w:noProof/>
        </w:rPr>
        <w:fldChar w:fldCharType="separate"/>
      </w:r>
      <w:r w:rsidR="0073691D">
        <w:rPr>
          <w:noProof/>
        </w:rPr>
        <w:t>74</w:t>
      </w:r>
      <w:r>
        <w:rPr>
          <w:noProof/>
        </w:rPr>
        <w:fldChar w:fldCharType="end"/>
      </w:r>
    </w:p>
    <w:p w14:paraId="602CC5B3" w14:textId="77777777" w:rsidR="002C77F4" w:rsidRDefault="002C77F4">
      <w:pPr>
        <w:pStyle w:val="TableofFigures"/>
        <w:tabs>
          <w:tab w:val="right" w:leader="underscore" w:pos="8290"/>
        </w:tabs>
        <w:rPr>
          <w:i w:val="0"/>
          <w:noProof/>
          <w:sz w:val="24"/>
          <w:szCs w:val="24"/>
          <w:lang w:eastAsia="ja-JP"/>
        </w:rPr>
      </w:pPr>
      <w:r>
        <w:rPr>
          <w:noProof/>
        </w:rPr>
        <w:t>Figure 40: Result instructions section [26]</w:t>
      </w:r>
      <w:r>
        <w:rPr>
          <w:noProof/>
        </w:rPr>
        <w:tab/>
      </w:r>
      <w:r>
        <w:rPr>
          <w:noProof/>
        </w:rPr>
        <w:fldChar w:fldCharType="begin"/>
      </w:r>
      <w:r>
        <w:rPr>
          <w:noProof/>
        </w:rPr>
        <w:instrText xml:space="preserve"> PAGEREF _Toc269659895 \h </w:instrText>
      </w:r>
      <w:r>
        <w:rPr>
          <w:noProof/>
        </w:rPr>
      </w:r>
      <w:r>
        <w:rPr>
          <w:noProof/>
        </w:rPr>
        <w:fldChar w:fldCharType="separate"/>
      </w:r>
      <w:r w:rsidR="0073691D">
        <w:rPr>
          <w:noProof/>
        </w:rPr>
        <w:t>74</w:t>
      </w:r>
      <w:r>
        <w:rPr>
          <w:noProof/>
        </w:rPr>
        <w:fldChar w:fldCharType="end"/>
      </w:r>
    </w:p>
    <w:p w14:paraId="2E22891F" w14:textId="5A4C6129" w:rsidR="002F67B0" w:rsidRPr="00F45A4F" w:rsidRDefault="00F15E92" w:rsidP="00CA4FD0">
      <w:pPr>
        <w:spacing w:line="360" w:lineRule="auto"/>
        <w:rPr>
          <w:rFonts w:cs="Times New Roman"/>
        </w:rPr>
      </w:pPr>
      <w:r>
        <w:rPr>
          <w:rFonts w:asciiTheme="minorHAnsi" w:hAnsiTheme="minorHAnsi" w:cs="Times New Roman"/>
          <w:sz w:val="20"/>
          <w:szCs w:val="20"/>
        </w:rPr>
        <w:fldChar w:fldCharType="end"/>
      </w:r>
      <w:r w:rsidR="002F67B0" w:rsidRPr="00F45A4F">
        <w:rPr>
          <w:rFonts w:cs="Times New Roman"/>
        </w:rPr>
        <w:br w:type="page"/>
      </w:r>
    </w:p>
    <w:p w14:paraId="3EBCFB23" w14:textId="77777777" w:rsidR="002F67B0" w:rsidRPr="00F45A4F" w:rsidRDefault="002F67B0" w:rsidP="00CA4FD0">
      <w:pPr>
        <w:pStyle w:val="Heading1"/>
        <w:numPr>
          <w:ilvl w:val="0"/>
          <w:numId w:val="0"/>
        </w:numPr>
        <w:spacing w:line="360" w:lineRule="auto"/>
        <w:rPr>
          <w:rFonts w:cs="Times New Roman"/>
        </w:rPr>
      </w:pPr>
      <w:bookmarkStart w:id="10" w:name="_Toc266441187"/>
      <w:bookmarkStart w:id="11" w:name="_Toc267063310"/>
      <w:bookmarkStart w:id="12" w:name="_Toc269907857"/>
      <w:r w:rsidRPr="00F45A4F">
        <w:rPr>
          <w:rFonts w:cs="Times New Roman"/>
        </w:rPr>
        <w:t>ABSTRACT</w:t>
      </w:r>
      <w:bookmarkEnd w:id="10"/>
      <w:bookmarkEnd w:id="11"/>
      <w:bookmarkEnd w:id="12"/>
      <w:r w:rsidRPr="00F45A4F">
        <w:rPr>
          <w:rFonts w:cs="Times New Roman"/>
        </w:rPr>
        <w:t xml:space="preserve"> </w:t>
      </w:r>
    </w:p>
    <w:p w14:paraId="72FB4AFF" w14:textId="19FCCE1F" w:rsidR="002F67B0" w:rsidRPr="00F45A4F" w:rsidRDefault="002F67B0" w:rsidP="00CA4FD0">
      <w:pPr>
        <w:spacing w:line="360" w:lineRule="auto"/>
        <w:jc w:val="both"/>
        <w:rPr>
          <w:rFonts w:cs="Times New Roman"/>
        </w:rPr>
      </w:pPr>
      <w:r w:rsidRPr="00F45A4F">
        <w:rPr>
          <w:rFonts w:cs="Times New Roman"/>
        </w:rPr>
        <w:t xml:space="preserve">This project is designed to show the benefits of using applications, which are ontology driven, in term of browsing and querying for information. It demonstrates the use of the represented knowledge between machines instead of sharing just raw data. Since, the web full of raw information that could or could not has relevancy with each other, </w:t>
      </w:r>
      <w:r w:rsidR="001141A8">
        <w:rPr>
          <w:rFonts w:cs="Times New Roman"/>
        </w:rPr>
        <w:t>Web Ontology Language (</w:t>
      </w:r>
      <w:r w:rsidRPr="00F45A4F">
        <w:rPr>
          <w:rFonts w:cs="Times New Roman"/>
        </w:rPr>
        <w:t>OWL</w:t>
      </w:r>
      <w:r w:rsidR="001141A8">
        <w:rPr>
          <w:rFonts w:cs="Times New Roman"/>
        </w:rPr>
        <w:t>)</w:t>
      </w:r>
      <w:r w:rsidRPr="00F45A4F">
        <w:rPr>
          <w:rFonts w:cs="Times New Roman"/>
        </w:rPr>
        <w:t xml:space="preserve"> came to represent the knowledge of domains instead of raw data. OWL simulates the intelligence behind the reasoning process in addition to knowledge representation. By doing this, relations between different objects within a domain are represented as well.</w:t>
      </w:r>
    </w:p>
    <w:p w14:paraId="2D791E4F" w14:textId="77777777" w:rsidR="002F67B0" w:rsidRPr="00F45A4F" w:rsidRDefault="002F67B0" w:rsidP="00CA4FD0">
      <w:pPr>
        <w:spacing w:line="360" w:lineRule="auto"/>
        <w:jc w:val="both"/>
        <w:rPr>
          <w:rFonts w:cs="Times New Roman"/>
        </w:rPr>
      </w:pPr>
    </w:p>
    <w:p w14:paraId="1A8C9857" w14:textId="77777777" w:rsidR="002F67B0" w:rsidRPr="00F45A4F" w:rsidRDefault="002F67B0" w:rsidP="00CA4FD0">
      <w:pPr>
        <w:spacing w:line="360" w:lineRule="auto"/>
        <w:jc w:val="both"/>
        <w:rPr>
          <w:rFonts w:cs="Times New Roman"/>
        </w:rPr>
      </w:pPr>
      <w:r w:rsidRPr="00F45A4F">
        <w:rPr>
          <w:rFonts w:cs="Times New Roman"/>
        </w:rPr>
        <w:t>Browsing and querying are two of the main characteristics of a retrieval system. Usually, user tries to figure out the functionalities of a user interface or some instructions are provided to guide the user. As for querying, in conventional querying system that is keywords based rather than the underlying concept, the process of retrieving information depends on recalling specific keywords. This method suffers some issues like the recall of keywords and ambiguity in the search query formation process.</w:t>
      </w:r>
    </w:p>
    <w:p w14:paraId="1EBCFAB4" w14:textId="77777777" w:rsidR="002F67B0" w:rsidRDefault="002F67B0" w:rsidP="00CA4FD0">
      <w:pPr>
        <w:spacing w:line="360" w:lineRule="auto"/>
        <w:jc w:val="both"/>
        <w:rPr>
          <w:rFonts w:cs="Times New Roman"/>
        </w:rPr>
      </w:pPr>
    </w:p>
    <w:p w14:paraId="52EA8E9A" w14:textId="6D99A859" w:rsidR="002F67B0" w:rsidRPr="00F45A4F" w:rsidRDefault="00111636" w:rsidP="00137B1C">
      <w:pPr>
        <w:spacing w:line="360" w:lineRule="auto"/>
        <w:jc w:val="both"/>
        <w:rPr>
          <w:rFonts w:cs="Times New Roman"/>
        </w:rPr>
      </w:pPr>
      <w:r>
        <w:rPr>
          <w:rFonts w:cs="Times New Roman"/>
        </w:rPr>
        <w:t>This project make</w:t>
      </w:r>
      <w:r w:rsidR="0042298C">
        <w:rPr>
          <w:rFonts w:cs="Times New Roman"/>
        </w:rPr>
        <w:t>s</w:t>
      </w:r>
      <w:r>
        <w:rPr>
          <w:rFonts w:cs="Times New Roman"/>
        </w:rPr>
        <w:t xml:space="preserve"> use of </w:t>
      </w:r>
      <w:r w:rsidR="0042298C">
        <w:rPr>
          <w:rFonts w:cs="Times New Roman"/>
        </w:rPr>
        <w:t>ontology that</w:t>
      </w:r>
      <w:r>
        <w:rPr>
          <w:rFonts w:cs="Times New Roman"/>
        </w:rPr>
        <w:t xml:space="preserve"> </w:t>
      </w:r>
      <w:r w:rsidR="0042298C">
        <w:rPr>
          <w:rFonts w:cs="Times New Roman"/>
        </w:rPr>
        <w:t>represent knowledge</w:t>
      </w:r>
      <w:r w:rsidR="00D53A3D">
        <w:rPr>
          <w:rFonts w:cs="Times New Roman"/>
        </w:rPr>
        <w:t xml:space="preserve"> in a taxonomical hierarchy</w:t>
      </w:r>
      <w:r w:rsidR="0042298C">
        <w:rPr>
          <w:rFonts w:cs="Times New Roman"/>
        </w:rPr>
        <w:t xml:space="preserve">. </w:t>
      </w:r>
      <w:r w:rsidR="00E957FB">
        <w:rPr>
          <w:rFonts w:cs="Times New Roman"/>
        </w:rPr>
        <w:t xml:space="preserve">The keywords not need to be remembered as they </w:t>
      </w:r>
      <w:r w:rsidR="006B740B">
        <w:rPr>
          <w:rFonts w:cs="Times New Roman"/>
        </w:rPr>
        <w:t>present in the hierarchy. The project is</w:t>
      </w:r>
      <w:r w:rsidR="006B740B" w:rsidRPr="006B740B">
        <w:rPr>
          <w:rFonts w:cs="Times New Roman"/>
        </w:rPr>
        <w:t xml:space="preserve"> </w:t>
      </w:r>
      <w:r w:rsidR="006B740B">
        <w:rPr>
          <w:rFonts w:cs="Times New Roman"/>
        </w:rPr>
        <w:t>about developing a tool that adopts ontology-based method and faceted search mechanism.</w:t>
      </w:r>
      <w:r w:rsidR="00B30869">
        <w:rPr>
          <w:rFonts w:cs="Times New Roman"/>
        </w:rPr>
        <w:t xml:space="preserve"> </w:t>
      </w:r>
      <w:r w:rsidR="00F94912">
        <w:rPr>
          <w:rFonts w:cs="Times New Roman"/>
        </w:rPr>
        <w:t xml:space="preserve">Representing knowledge with ontologies will drive this tool using some standard </w:t>
      </w:r>
      <w:r w:rsidR="002350C5">
        <w:rPr>
          <w:rFonts w:cs="Times New Roman"/>
        </w:rPr>
        <w:t>annotations, which considered as metadata for the ontology</w:t>
      </w:r>
      <w:r w:rsidR="002F154C">
        <w:rPr>
          <w:rFonts w:cs="Times New Roman"/>
        </w:rPr>
        <w:t>.</w:t>
      </w:r>
      <w:r w:rsidR="00667ECA">
        <w:rPr>
          <w:rFonts w:cs="Times New Roman"/>
        </w:rPr>
        <w:t xml:space="preserve"> The issues of recall and ambiguity can be reduced using the tool. </w:t>
      </w:r>
      <w:r w:rsidR="004028E8">
        <w:rPr>
          <w:rFonts w:cs="Times New Roman"/>
        </w:rPr>
        <w:t xml:space="preserve">The recall problem </w:t>
      </w:r>
      <w:r w:rsidR="00454884">
        <w:rPr>
          <w:rFonts w:cs="Times New Roman"/>
        </w:rPr>
        <w:t xml:space="preserve">is reduced since the keywords </w:t>
      </w:r>
      <w:r w:rsidR="003B00E3">
        <w:rPr>
          <w:rFonts w:cs="Times New Roman"/>
        </w:rPr>
        <w:t>will be displayed and listed to the user in a hierarchy</w:t>
      </w:r>
      <w:r w:rsidR="0030208E">
        <w:rPr>
          <w:rFonts w:cs="Times New Roman"/>
        </w:rPr>
        <w:t xml:space="preserve"> to choose from</w:t>
      </w:r>
      <w:r w:rsidR="00F838B2">
        <w:rPr>
          <w:rFonts w:cs="Times New Roman"/>
        </w:rPr>
        <w:t xml:space="preserve">. Another benefit is the tool will guide the user toward building only </w:t>
      </w:r>
      <w:r w:rsidR="00C3063F">
        <w:rPr>
          <w:rFonts w:cs="Times New Roman"/>
        </w:rPr>
        <w:t>valid</w:t>
      </w:r>
      <w:r w:rsidR="00F838B2">
        <w:rPr>
          <w:rFonts w:cs="Times New Roman"/>
        </w:rPr>
        <w:t xml:space="preserve"> search queries. </w:t>
      </w:r>
      <w:r w:rsidR="00C41366">
        <w:rPr>
          <w:rFonts w:cs="Times New Roman"/>
        </w:rPr>
        <w:t>As a result,</w:t>
      </w:r>
      <w:r w:rsidR="002F67B0" w:rsidRPr="00F45A4F">
        <w:rPr>
          <w:rFonts w:cs="Times New Roman"/>
        </w:rPr>
        <w:t xml:space="preserve"> user does not have to remember keywords and all relevant query elements derived automatically from the ontology. As for ambiguity</w:t>
      </w:r>
      <w:r w:rsidR="00D15594">
        <w:rPr>
          <w:rFonts w:cs="Times New Roman"/>
        </w:rPr>
        <w:t xml:space="preserve"> problem</w:t>
      </w:r>
      <w:r w:rsidR="002F67B0" w:rsidRPr="00F45A4F">
        <w:rPr>
          <w:rFonts w:cs="Times New Roman"/>
        </w:rPr>
        <w:t xml:space="preserve">, </w:t>
      </w:r>
      <w:r w:rsidR="00B52294">
        <w:rPr>
          <w:rFonts w:cs="Times New Roman"/>
        </w:rPr>
        <w:t xml:space="preserve">ontology based tool and </w:t>
      </w:r>
      <w:r w:rsidR="002F67B0" w:rsidRPr="00F45A4F">
        <w:rPr>
          <w:rFonts w:cs="Times New Roman"/>
        </w:rPr>
        <w:t xml:space="preserve">faceted-based search </w:t>
      </w:r>
      <w:r w:rsidR="0099444E">
        <w:rPr>
          <w:rFonts w:cs="Times New Roman"/>
        </w:rPr>
        <w:t xml:space="preserve">are both </w:t>
      </w:r>
      <w:r w:rsidR="002D01C2">
        <w:rPr>
          <w:rFonts w:cs="Times New Roman"/>
        </w:rPr>
        <w:t>contribute</w:t>
      </w:r>
      <w:r w:rsidR="006B41D8">
        <w:rPr>
          <w:rFonts w:cs="Times New Roman"/>
        </w:rPr>
        <w:t xml:space="preserve"> in </w:t>
      </w:r>
      <w:r w:rsidR="002D01C2">
        <w:rPr>
          <w:rFonts w:cs="Times New Roman"/>
        </w:rPr>
        <w:t xml:space="preserve">reducing the ambiguity. </w:t>
      </w:r>
      <w:r w:rsidR="008E095E">
        <w:rPr>
          <w:rFonts w:cs="Times New Roman"/>
        </w:rPr>
        <w:t xml:space="preserve">Ontology based approach helps in reducing ambiguity since </w:t>
      </w:r>
      <w:r w:rsidR="0076307F">
        <w:rPr>
          <w:rFonts w:cs="Times New Roman"/>
        </w:rPr>
        <w:t xml:space="preserve">the meaning of the displayed </w:t>
      </w:r>
      <w:r w:rsidR="007C38F9">
        <w:rPr>
          <w:rFonts w:cs="Times New Roman"/>
        </w:rPr>
        <w:t xml:space="preserve">keyword is clear and there is no other meaning of a keyword, so </w:t>
      </w:r>
      <w:r w:rsidR="00137B1C">
        <w:rPr>
          <w:rFonts w:cs="Times New Roman"/>
        </w:rPr>
        <w:t xml:space="preserve">user will know what he/she looking for. As for the ambiguity between the concepts within the displayed hierarchy, faceted-based search is introduced </w:t>
      </w:r>
      <w:r w:rsidR="002F67B0" w:rsidRPr="00F45A4F">
        <w:rPr>
          <w:rFonts w:cs="Times New Roman"/>
        </w:rPr>
        <w:t>to narrow</w:t>
      </w:r>
      <w:r w:rsidR="00D93E1A">
        <w:rPr>
          <w:rFonts w:cs="Times New Roman"/>
        </w:rPr>
        <w:t xml:space="preserve"> down</w:t>
      </w:r>
      <w:r w:rsidR="002F67B0" w:rsidRPr="00F45A4F">
        <w:rPr>
          <w:rFonts w:cs="Times New Roman"/>
        </w:rPr>
        <w:t xml:space="preserve"> and personalize the search result</w:t>
      </w:r>
      <w:r w:rsidR="00137B1C">
        <w:rPr>
          <w:rFonts w:cs="Times New Roman"/>
        </w:rPr>
        <w:t xml:space="preserve"> and suite for the user</w:t>
      </w:r>
      <w:r w:rsidR="002F67B0" w:rsidRPr="00F45A4F">
        <w:rPr>
          <w:rFonts w:cs="Times New Roman"/>
        </w:rPr>
        <w:t>.</w:t>
      </w:r>
      <w:ins w:id="13" w:author="Hani Al Abbas" w:date="2014-08-11T18:47:00Z">
        <w:r w:rsidR="00B52294">
          <w:rPr>
            <w:rFonts w:cs="Times New Roman"/>
          </w:rPr>
          <w:t xml:space="preserve"> </w:t>
        </w:r>
      </w:ins>
    </w:p>
    <w:p w14:paraId="0B6D812A" w14:textId="77777777" w:rsidR="002F67B0" w:rsidRPr="00F45A4F" w:rsidRDefault="002F67B0" w:rsidP="00CA4FD0">
      <w:pPr>
        <w:spacing w:line="360" w:lineRule="auto"/>
        <w:jc w:val="both"/>
        <w:rPr>
          <w:rFonts w:cs="Times New Roman"/>
        </w:rPr>
      </w:pPr>
    </w:p>
    <w:p w14:paraId="0300EC39" w14:textId="77777777" w:rsidR="002F67B0" w:rsidRPr="00F45A4F" w:rsidRDefault="002F67B0" w:rsidP="00CA4FD0">
      <w:pPr>
        <w:spacing w:line="360" w:lineRule="auto"/>
        <w:jc w:val="both"/>
        <w:rPr>
          <w:rFonts w:cs="Times New Roman"/>
        </w:rPr>
      </w:pPr>
      <w:r w:rsidRPr="00F45A4F">
        <w:rPr>
          <w:rFonts w:cs="Times New Roman"/>
        </w:rPr>
        <w:t xml:space="preserve">This project is based on existing application (The Manchester Pizza Finder) that is ontology driven interface. An application is built using the code of Manchester Pizza Finder and adding some new modifications and functionalities. The Manchester Pizza Finder is a tool that display a list of toppings based on pizza ontology. The user query for different pizzas based on included and excluded chosen toppings. This project takes this tool further by adding more functionalities and a number of enhancements such as make it dynamically configured based on the ontology used, and implementing filters to be applied on the constructed query and on the search result. The application has the same basic functionalities with the Manchester Pizza finder and it is called The Manchester Sushi Finder that is a tool to query for sushi based on included and excluded ingredients. Although, the main ontology used is based on a sushi menu restaurant, does not mean only sushi ontology will work. In the contrary, a part of making the tool flexible is to allow it to work with different ontologies and domains. </w:t>
      </w:r>
    </w:p>
    <w:p w14:paraId="00545CC9" w14:textId="77777777" w:rsidR="0068582A" w:rsidRDefault="0068582A" w:rsidP="00CA4FD0">
      <w:pPr>
        <w:spacing w:line="360" w:lineRule="auto"/>
        <w:jc w:val="both"/>
        <w:rPr>
          <w:rFonts w:cs="Times New Roman"/>
        </w:rPr>
      </w:pPr>
    </w:p>
    <w:p w14:paraId="3F784B4F" w14:textId="7993B24D" w:rsidR="0068582A" w:rsidRDefault="00F163EC" w:rsidP="00CA4FD0">
      <w:pPr>
        <w:spacing w:line="360" w:lineRule="auto"/>
        <w:jc w:val="both"/>
        <w:rPr>
          <w:rFonts w:cs="Times New Roman"/>
        </w:rPr>
      </w:pPr>
      <w:r>
        <w:rPr>
          <w:rFonts w:cs="Times New Roman"/>
        </w:rPr>
        <w:t xml:space="preserve">OWL annotations are the main </w:t>
      </w:r>
      <w:r w:rsidR="009A4497">
        <w:rPr>
          <w:rFonts w:cs="Times New Roman"/>
        </w:rPr>
        <w:t>pillar</w:t>
      </w:r>
      <w:r w:rsidR="00BB18B7">
        <w:rPr>
          <w:rFonts w:cs="Times New Roman"/>
        </w:rPr>
        <w:t xml:space="preserve"> to build this tool, since the tool is driven by the annotation within the ontology. In additions, most of the major functionalities are also driven by annotations. Such as filters are decided on in the ontology file rather than the tool itself. </w:t>
      </w:r>
      <w:r w:rsidR="00F012B3">
        <w:rPr>
          <w:rFonts w:cs="Times New Roman"/>
        </w:rPr>
        <w:t>Although, the idea behind the project to make flexible using annotations to drive the tool, it suffer from limitations. Two main limitations are caused by human, and by the technology used.</w:t>
      </w:r>
      <w:r w:rsidR="009026A2">
        <w:rPr>
          <w:rFonts w:cs="Times New Roman"/>
        </w:rPr>
        <w:t xml:space="preserve"> </w:t>
      </w:r>
      <w:r w:rsidR="00A91277">
        <w:rPr>
          <w:rFonts w:cs="Times New Roman"/>
        </w:rPr>
        <w:t>It is i</w:t>
      </w:r>
      <w:r w:rsidR="00A91277" w:rsidRPr="00A91277">
        <w:rPr>
          <w:rFonts w:cs="Times New Roman"/>
        </w:rPr>
        <w:t>nevitable</w:t>
      </w:r>
      <w:r w:rsidR="00A91277">
        <w:rPr>
          <w:rFonts w:cs="Times New Roman"/>
        </w:rPr>
        <w:t xml:space="preserve"> for human to make mistake, and with </w:t>
      </w:r>
      <w:r w:rsidR="00D266D0">
        <w:rPr>
          <w:rFonts w:cs="Times New Roman"/>
        </w:rPr>
        <w:t>annotating the ontology the developer may make mistakes like misspelling of some annotation or placing them in the wrong location.</w:t>
      </w:r>
      <w:r w:rsidR="00A9447C">
        <w:rPr>
          <w:rFonts w:cs="Times New Roman"/>
        </w:rPr>
        <w:t xml:space="preserve"> </w:t>
      </w:r>
      <w:r w:rsidR="0083635C">
        <w:rPr>
          <w:rFonts w:cs="Times New Roman"/>
        </w:rPr>
        <w:t>OWL offers some much of beneficial technology, however for this project they are some mechanisms that are missing like allowing for arbitrary class in OWL to be annotated.</w:t>
      </w:r>
    </w:p>
    <w:p w14:paraId="568D4301" w14:textId="77777777" w:rsidR="008C4FBA" w:rsidRDefault="008C4FBA" w:rsidP="00CA4FD0">
      <w:pPr>
        <w:spacing w:line="360" w:lineRule="auto"/>
        <w:rPr>
          <w:ins w:id="14" w:author="Hani Al Abbas" w:date="2014-08-11T19:59:00Z"/>
          <w:rFonts w:cs="Times New Roman"/>
        </w:rPr>
      </w:pPr>
    </w:p>
    <w:p w14:paraId="09BA69DD" w14:textId="77777777" w:rsidR="004A7D52" w:rsidRDefault="004A7D52" w:rsidP="004A7D52">
      <w:pPr>
        <w:spacing w:line="360" w:lineRule="auto"/>
        <w:jc w:val="both"/>
        <w:rPr>
          <w:rFonts w:cs="Times New Roman"/>
        </w:rPr>
      </w:pPr>
      <w:r>
        <w:rPr>
          <w:rFonts w:cs="Times New Roman"/>
        </w:rPr>
        <w:t>Five main measures are put in the evaluation plan to decide the success of this project. These measures summarize in deliverability of the major functionalities, accessibility, (re)usability, configurability of the system and specificity of the search results. Those measures are linked to questions in an online survey. A number of people who have basic knowledge of ontology engineering evaluated the tool and answer the questions.</w:t>
      </w:r>
    </w:p>
    <w:p w14:paraId="4F7BEA52" w14:textId="77777777" w:rsidR="004A7D52" w:rsidRDefault="004A7D52" w:rsidP="004A7D52">
      <w:pPr>
        <w:spacing w:line="360" w:lineRule="auto"/>
        <w:jc w:val="both"/>
        <w:rPr>
          <w:rFonts w:cs="Times New Roman"/>
        </w:rPr>
      </w:pPr>
      <w:r>
        <w:rPr>
          <w:rFonts w:cs="Times New Roman"/>
        </w:rPr>
        <w:t>According to the answers of the evaluation the project is a success.</w:t>
      </w:r>
    </w:p>
    <w:p w14:paraId="7C8EDF53" w14:textId="526569E2" w:rsidR="002F67B0" w:rsidRPr="00F45A4F" w:rsidRDefault="002F67B0" w:rsidP="00CA4FD0">
      <w:pPr>
        <w:spacing w:line="360" w:lineRule="auto"/>
        <w:rPr>
          <w:rFonts w:cs="Times New Roman"/>
        </w:rPr>
      </w:pPr>
      <w:r w:rsidRPr="00F45A4F">
        <w:rPr>
          <w:rFonts w:cs="Times New Roman"/>
        </w:rPr>
        <w:br w:type="page"/>
      </w:r>
    </w:p>
    <w:p w14:paraId="75CF4D75" w14:textId="77777777" w:rsidR="002F67B0" w:rsidRPr="00F45A4F" w:rsidRDefault="002F67B0" w:rsidP="00CA4FD0">
      <w:pPr>
        <w:pStyle w:val="Heading1"/>
        <w:numPr>
          <w:ilvl w:val="0"/>
          <w:numId w:val="0"/>
        </w:numPr>
        <w:spacing w:line="360" w:lineRule="auto"/>
        <w:rPr>
          <w:rFonts w:cs="Times New Roman"/>
        </w:rPr>
      </w:pPr>
      <w:bookmarkStart w:id="15" w:name="_Toc267063311"/>
      <w:bookmarkStart w:id="16" w:name="_Toc269907858"/>
      <w:r w:rsidRPr="00F45A4F">
        <w:rPr>
          <w:rFonts w:cs="Times New Roman"/>
        </w:rPr>
        <w:t>DECLARATION</w:t>
      </w:r>
      <w:bookmarkEnd w:id="15"/>
      <w:bookmarkEnd w:id="16"/>
    </w:p>
    <w:p w14:paraId="2CDB677C" w14:textId="77777777" w:rsidR="002F67B0" w:rsidRPr="00F45A4F" w:rsidRDefault="002F67B0" w:rsidP="00CA4FD0">
      <w:pPr>
        <w:spacing w:line="360" w:lineRule="auto"/>
        <w:rPr>
          <w:rFonts w:cs="Times New Roman"/>
        </w:rPr>
      </w:pPr>
    </w:p>
    <w:p w14:paraId="781DBBC3" w14:textId="77777777" w:rsidR="002F67B0" w:rsidRPr="00F45A4F" w:rsidRDefault="002F67B0" w:rsidP="00CA4FD0">
      <w:pPr>
        <w:spacing w:line="360" w:lineRule="auto"/>
        <w:jc w:val="both"/>
        <w:rPr>
          <w:rFonts w:cs="Times New Roman"/>
        </w:rPr>
      </w:pPr>
      <w:r w:rsidRPr="00F45A4F">
        <w:rPr>
          <w:rFonts w:cs="Times New Roman"/>
        </w:rPr>
        <w:t>No portion of the work referred to in the dissertation has been submitted in support of an application for another degree or qualification of this or any other university or other institute of learning.</w:t>
      </w:r>
    </w:p>
    <w:p w14:paraId="179BE4A9" w14:textId="27B91F21" w:rsidR="002F67B0" w:rsidRPr="00F45A4F" w:rsidRDefault="002F67B0" w:rsidP="00CA4FD0">
      <w:pPr>
        <w:spacing w:line="360" w:lineRule="auto"/>
        <w:rPr>
          <w:rFonts w:cs="Times New Roman"/>
        </w:rPr>
      </w:pPr>
      <w:r w:rsidRPr="00F45A4F">
        <w:rPr>
          <w:rFonts w:cs="Times New Roman"/>
        </w:rPr>
        <w:br w:type="page"/>
      </w:r>
    </w:p>
    <w:p w14:paraId="5E014B48" w14:textId="77777777" w:rsidR="00D8049E" w:rsidRPr="00F45A4F" w:rsidRDefault="00D8049E" w:rsidP="00CA4FD0">
      <w:pPr>
        <w:pStyle w:val="Heading1"/>
        <w:numPr>
          <w:ilvl w:val="0"/>
          <w:numId w:val="0"/>
        </w:numPr>
        <w:spacing w:line="360" w:lineRule="auto"/>
        <w:rPr>
          <w:rFonts w:cs="Times New Roman"/>
        </w:rPr>
      </w:pPr>
      <w:bookmarkStart w:id="17" w:name="_Toc266441185"/>
      <w:bookmarkStart w:id="18" w:name="_Toc267063312"/>
      <w:bookmarkStart w:id="19" w:name="_Toc269907859"/>
      <w:r w:rsidRPr="00F45A4F">
        <w:rPr>
          <w:rFonts w:cs="Times New Roman"/>
        </w:rPr>
        <w:t>INTELLECTUAL PROPERTY STATEMENT</w:t>
      </w:r>
      <w:bookmarkEnd w:id="17"/>
      <w:bookmarkEnd w:id="18"/>
      <w:bookmarkEnd w:id="19"/>
    </w:p>
    <w:p w14:paraId="72B1EE3B" w14:textId="77777777" w:rsidR="00D8049E" w:rsidRPr="00F45A4F" w:rsidRDefault="00D8049E" w:rsidP="00CA4FD0">
      <w:pPr>
        <w:spacing w:line="360" w:lineRule="auto"/>
        <w:rPr>
          <w:rFonts w:cs="Times New Roman"/>
        </w:rPr>
      </w:pPr>
    </w:p>
    <w:p w14:paraId="2F0D4EE9"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The author of this dissertation (including any appendices and/or schedules to this dissertation) owns certain copyright or related rights in it (the “Copyright”) and s/he has given The University of Manchester certain rights to use such Copyright, including for administrative purposes. </w:t>
      </w:r>
    </w:p>
    <w:p w14:paraId="2C9915B1"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Copies of this dissertation, either in full or in extracts and whether in hard or electronic copy, may be made only in accordance with the Copyright, Designs and Patents Act 1988 (as amended) and regulations issued under it or, where appropriate, in accordance with licensing agreements which the University has entered into. This page must form part of any such copies made. </w:t>
      </w:r>
    </w:p>
    <w:p w14:paraId="07E1E100"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The ownership of certain Copyright, patents, designs, trade marks and other intellectual property (the “Intellectual Property”) and any reproductions of copyright works 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F816B3A"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Further information on the conditions under which disclosure, publication and commercialisation of this dissertation, the Copyright and any Intellectual Property and/or Reproductions described in it may take place is available in the University IP Policy (see </w:t>
      </w:r>
      <w:hyperlink r:id="rId9" w:history="1">
        <w:r w:rsidRPr="00F45A4F">
          <w:rPr>
            <w:rStyle w:val="Hyperlink"/>
            <w:rFonts w:cs="Times New Roman"/>
          </w:rPr>
          <w:t>http://documents.manchester.ac.uk/display.aspx?DocID=487</w:t>
        </w:r>
      </w:hyperlink>
      <w:r w:rsidRPr="00F45A4F">
        <w:rPr>
          <w:rFonts w:cs="Times New Roman"/>
        </w:rPr>
        <w:t xml:space="preserve">), in any relevant Dissertation restriction declarations deposited in the University Library, The University Library’s regulations (see </w:t>
      </w:r>
      <w:hyperlink r:id="rId10" w:history="1">
        <w:r w:rsidRPr="00F45A4F">
          <w:rPr>
            <w:rStyle w:val="Hyperlink"/>
            <w:rFonts w:cs="Times New Roman"/>
          </w:rPr>
          <w:t>http://www.manchester.ac.uk/library/aboutus/regulations</w:t>
        </w:r>
      </w:hyperlink>
      <w:r w:rsidRPr="00F45A4F">
        <w:rPr>
          <w:rFonts w:cs="Times New Roman"/>
        </w:rPr>
        <w:t>) and in The University’s Guidance for the Presentation of Dissertations.</w:t>
      </w:r>
    </w:p>
    <w:p w14:paraId="03EBEF10" w14:textId="22FB930C" w:rsidR="00D8049E" w:rsidRPr="00F45A4F" w:rsidRDefault="00D8049E" w:rsidP="00CA4FD0">
      <w:pPr>
        <w:spacing w:line="360" w:lineRule="auto"/>
        <w:rPr>
          <w:rFonts w:cs="Times New Roman"/>
        </w:rPr>
      </w:pPr>
      <w:r w:rsidRPr="00F45A4F">
        <w:rPr>
          <w:rFonts w:cs="Times New Roman"/>
        </w:rPr>
        <w:br w:type="page"/>
      </w:r>
    </w:p>
    <w:p w14:paraId="39875478" w14:textId="77777777" w:rsidR="00D8049E" w:rsidRPr="00F45A4F" w:rsidRDefault="00D8049E" w:rsidP="00CA4FD0">
      <w:pPr>
        <w:pStyle w:val="Heading1"/>
        <w:numPr>
          <w:ilvl w:val="0"/>
          <w:numId w:val="0"/>
        </w:numPr>
        <w:spacing w:line="360" w:lineRule="auto"/>
        <w:rPr>
          <w:rFonts w:cs="Times New Roman"/>
        </w:rPr>
      </w:pPr>
      <w:bookmarkStart w:id="20" w:name="_Toc266441186"/>
      <w:bookmarkStart w:id="21" w:name="_Toc267063313"/>
      <w:bookmarkStart w:id="22" w:name="_Toc269907860"/>
      <w:r w:rsidRPr="00F45A4F">
        <w:rPr>
          <w:rFonts w:cs="Times New Roman"/>
        </w:rPr>
        <w:t>ACKNOWLEDGMENT</w:t>
      </w:r>
      <w:bookmarkEnd w:id="20"/>
      <w:bookmarkEnd w:id="21"/>
      <w:bookmarkEnd w:id="22"/>
      <w:r w:rsidRPr="00F45A4F">
        <w:rPr>
          <w:rFonts w:cs="Times New Roman"/>
        </w:rPr>
        <w:t xml:space="preserve"> </w:t>
      </w:r>
    </w:p>
    <w:p w14:paraId="072C3652" w14:textId="77777777" w:rsidR="00D47091" w:rsidRDefault="00D47091" w:rsidP="00D47091">
      <w:pPr>
        <w:spacing w:line="360" w:lineRule="auto"/>
        <w:jc w:val="both"/>
        <w:rPr>
          <w:rFonts w:cs="Times New Roman"/>
        </w:rPr>
      </w:pPr>
      <w:r>
        <w:rPr>
          <w:rFonts w:cs="Times New Roman"/>
        </w:rPr>
        <w:t>I would like to acknowledge all people who helped either directly or indirectly to complete this dissertation. I would like to thank them for their patience, guidance, and support to complete what I consider is the most important academic achievement to me. I would like to thank the following people:</w:t>
      </w:r>
    </w:p>
    <w:p w14:paraId="462CA29C" w14:textId="77777777" w:rsidR="00D47091" w:rsidRPr="00873C34"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 xml:space="preserve">My supervisor Sean </w:t>
      </w:r>
      <w:r w:rsidRPr="00EB2667">
        <w:rPr>
          <w:rFonts w:cs="Times New Roman"/>
        </w:rPr>
        <w:t>Bechhofer</w:t>
      </w:r>
      <w:r>
        <w:rPr>
          <w:rFonts w:cs="Times New Roman"/>
        </w:rPr>
        <w:t xml:space="preserve"> for his guidance and assistance during this project. I am </w:t>
      </w:r>
      <w:r w:rsidRPr="00E17150">
        <w:rPr>
          <w:rFonts w:cs="Times New Roman"/>
        </w:rPr>
        <w:t>sincerely thankful</w:t>
      </w:r>
      <w:r>
        <w:rPr>
          <w:rFonts w:cs="Times New Roman"/>
        </w:rPr>
        <w:t xml:space="preserve"> for all his </w:t>
      </w:r>
      <w:r w:rsidRPr="00873C34">
        <w:rPr>
          <w:rFonts w:cs="Times New Roman"/>
        </w:rPr>
        <w:t>invaluable support and contribution</w:t>
      </w:r>
      <w:r>
        <w:rPr>
          <w:rFonts w:cs="Times New Roman"/>
        </w:rPr>
        <w:t>.</w:t>
      </w:r>
    </w:p>
    <w:p w14:paraId="396704B4" w14:textId="77777777" w:rsidR="00D47091"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My Company Saudi Aramco for giving me the opportunity in sponsoring and pursuing my academic studies in one of the best universities around the world.</w:t>
      </w:r>
    </w:p>
    <w:p w14:paraId="402C328D" w14:textId="71C7A2D6" w:rsidR="00D47091" w:rsidRDefault="00D47091" w:rsidP="00D47091">
      <w:pPr>
        <w:pStyle w:val="ListParagraph"/>
        <w:numPr>
          <w:ilvl w:val="0"/>
          <w:numId w:val="37"/>
        </w:numPr>
        <w:spacing w:before="360" w:after="240" w:line="360" w:lineRule="auto"/>
        <w:ind w:left="357" w:hanging="357"/>
        <w:contextualSpacing w:val="0"/>
        <w:jc w:val="both"/>
        <w:rPr>
          <w:rFonts w:cs="Times New Roman"/>
        </w:rPr>
      </w:pPr>
      <w:r w:rsidRPr="004137CC">
        <w:rPr>
          <w:rFonts w:cs="Times New Roman"/>
        </w:rPr>
        <w:t>My friend</w:t>
      </w:r>
      <w:r>
        <w:rPr>
          <w:rFonts w:cs="Times New Roman"/>
        </w:rPr>
        <w:t>s</w:t>
      </w:r>
      <w:r w:rsidRPr="004137CC">
        <w:rPr>
          <w:rFonts w:cs="Times New Roman"/>
        </w:rPr>
        <w:t xml:space="preserve"> and colleague</w:t>
      </w:r>
      <w:r>
        <w:rPr>
          <w:rFonts w:cs="Times New Roman"/>
        </w:rPr>
        <w:t>s</w:t>
      </w:r>
      <w:r w:rsidR="00C94099">
        <w:rPr>
          <w:rFonts w:cs="Times New Roman"/>
        </w:rPr>
        <w:t>:</w:t>
      </w:r>
      <w:r>
        <w:rPr>
          <w:rFonts w:cs="Times New Roman"/>
        </w:rPr>
        <w:t xml:space="preserve"> Abdulrahman H</w:t>
      </w:r>
      <w:r w:rsidRPr="00C373B5">
        <w:rPr>
          <w:rFonts w:cs="Times New Roman"/>
        </w:rPr>
        <w:t>ussein</w:t>
      </w:r>
      <w:r>
        <w:rPr>
          <w:rFonts w:cs="Times New Roman"/>
        </w:rPr>
        <w:t xml:space="preserve">, </w:t>
      </w:r>
      <w:r w:rsidRPr="005A0E38">
        <w:rPr>
          <w:rFonts w:cs="Times New Roman"/>
        </w:rPr>
        <w:t>Phalecs Jagboro</w:t>
      </w:r>
      <w:r>
        <w:rPr>
          <w:rFonts w:cs="Times New Roman"/>
        </w:rPr>
        <w:t xml:space="preserve">, </w:t>
      </w:r>
      <w:r w:rsidRPr="005A0E38">
        <w:rPr>
          <w:rFonts w:cs="Times New Roman"/>
        </w:rPr>
        <w:t>Ruvin Yusubov</w:t>
      </w:r>
      <w:r>
        <w:rPr>
          <w:rFonts w:cs="Times New Roman"/>
        </w:rPr>
        <w:t xml:space="preserve">, </w:t>
      </w:r>
      <w:r w:rsidRPr="005A0E38">
        <w:rPr>
          <w:rFonts w:cs="Times New Roman"/>
        </w:rPr>
        <w:t xml:space="preserve">Elchin </w:t>
      </w:r>
      <w:r>
        <w:rPr>
          <w:rFonts w:cs="Times New Roman"/>
        </w:rPr>
        <w:t xml:space="preserve">Ismayilov, and </w:t>
      </w:r>
      <w:r w:rsidRPr="005A0E38">
        <w:rPr>
          <w:rFonts w:cs="Times New Roman"/>
        </w:rPr>
        <w:t xml:space="preserve">Atheer Algherairy </w:t>
      </w:r>
      <w:r>
        <w:rPr>
          <w:rFonts w:cs="Times New Roman"/>
        </w:rPr>
        <w:t>for their encouragement</w:t>
      </w:r>
      <w:r w:rsidRPr="008D6593">
        <w:rPr>
          <w:rFonts w:cs="Times New Roman"/>
        </w:rPr>
        <w:t xml:space="preserve"> </w:t>
      </w:r>
      <w:r>
        <w:rPr>
          <w:rFonts w:cs="Times New Roman"/>
        </w:rPr>
        <w:t>and help in evaluating my project.</w:t>
      </w:r>
    </w:p>
    <w:p w14:paraId="7A9C17CC" w14:textId="77777777" w:rsidR="00D47091"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My parents for supporting me and believing in me during my studies.</w:t>
      </w:r>
    </w:p>
    <w:p w14:paraId="5149DF60" w14:textId="7B9CB5C6" w:rsidR="00D47091" w:rsidRPr="0076362C"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My wife Duaa for her continuous support and patience, my two sons Ahmed and Houd for they are the light that made me going forward.</w:t>
      </w:r>
    </w:p>
    <w:p w14:paraId="2844FA51" w14:textId="17C06294" w:rsidR="00D8049E" w:rsidRPr="00F45A4F" w:rsidRDefault="00D8049E" w:rsidP="00CA4FD0">
      <w:pPr>
        <w:spacing w:line="360" w:lineRule="auto"/>
        <w:rPr>
          <w:rFonts w:cs="Times New Roman"/>
        </w:rPr>
      </w:pPr>
      <w:r w:rsidRPr="00F45A4F">
        <w:rPr>
          <w:rFonts w:cs="Times New Roman"/>
        </w:rPr>
        <w:br w:type="page"/>
      </w:r>
    </w:p>
    <w:p w14:paraId="4A927938" w14:textId="70412EAF" w:rsidR="00D8049E" w:rsidRPr="00F45A4F" w:rsidRDefault="00D8049E" w:rsidP="00CA4FD0">
      <w:pPr>
        <w:spacing w:line="360" w:lineRule="auto"/>
        <w:rPr>
          <w:rFonts w:cs="Times New Roman"/>
        </w:rPr>
      </w:pPr>
      <w:r w:rsidRPr="00F45A4F">
        <w:rPr>
          <w:rFonts w:cs="Times New Roman"/>
        </w:rPr>
        <w:br w:type="page"/>
      </w:r>
    </w:p>
    <w:p w14:paraId="0FA8EB82" w14:textId="4CEE407F" w:rsidR="006953A7" w:rsidRPr="00F45A4F" w:rsidRDefault="00C13A9F" w:rsidP="00CA4FD0">
      <w:pPr>
        <w:pStyle w:val="Heading1"/>
        <w:spacing w:line="360" w:lineRule="auto"/>
        <w:rPr>
          <w:rFonts w:cs="Times New Roman"/>
        </w:rPr>
      </w:pPr>
      <w:bookmarkStart w:id="23" w:name="_Toc269907861"/>
      <w:r w:rsidRPr="00F45A4F">
        <w:rPr>
          <w:rFonts w:cs="Times New Roman"/>
        </w:rPr>
        <w:t>INTRODUCTION</w:t>
      </w:r>
      <w:bookmarkEnd w:id="23"/>
    </w:p>
    <w:p w14:paraId="616506DC" w14:textId="77777777" w:rsidR="00D8049E" w:rsidRPr="00F45A4F" w:rsidRDefault="00D8049E" w:rsidP="00CA4FD0">
      <w:pPr>
        <w:pStyle w:val="Heading2"/>
        <w:spacing w:line="360" w:lineRule="auto"/>
      </w:pPr>
      <w:bookmarkStart w:id="24" w:name="_Toc267063315"/>
      <w:bookmarkStart w:id="25" w:name="_Toc269907862"/>
      <w:r w:rsidRPr="00F45A4F">
        <w:t>Motivation</w:t>
      </w:r>
      <w:bookmarkEnd w:id="24"/>
      <w:bookmarkEnd w:id="25"/>
    </w:p>
    <w:p w14:paraId="7BC51B42" w14:textId="77777777" w:rsidR="00D8049E" w:rsidRPr="00F45A4F" w:rsidRDefault="00D8049E" w:rsidP="00CA4FD0">
      <w:pPr>
        <w:spacing w:line="360" w:lineRule="auto"/>
        <w:jc w:val="both"/>
        <w:rPr>
          <w:rFonts w:cs="Times New Roman"/>
        </w:rPr>
      </w:pPr>
      <w:r w:rsidRPr="00F45A4F">
        <w:rPr>
          <w:rFonts w:cs="Times New Roman"/>
        </w:rPr>
        <w:t xml:space="preserve">As the trend nowadays to try making machines more intelligent </w:t>
      </w:r>
      <w:r w:rsidRPr="00F45A4F">
        <w:rPr>
          <w:rFonts w:cs="Times New Roman"/>
        </w:rPr>
        <w:fldChar w:fldCharType="begin"/>
      </w:r>
      <w:r w:rsidRPr="00F45A4F">
        <w:rPr>
          <w:rFonts w:cs="Times New Roman"/>
        </w:rPr>
        <w:instrText xml:space="preserve"> ADDIN EN.CITE &lt;EndNote&gt;&lt;Cite&gt;&lt;Author&gt;Ding&lt;/Author&gt;&lt;Year&gt;2007&lt;/Year&gt;&lt;RecNum&gt;49&lt;/RecNum&gt;&lt;DisplayText&gt;[1]&lt;/DisplayText&gt;&lt;record&gt;&lt;rec-number&gt;49&lt;/rec-number&gt;&lt;foreign-keys&gt;&lt;key app="EN" db-id="ts25ppery0xtwlevwr5vrr0ivsptart9ve22" timestamp="1398345946"&gt;49&lt;/key&gt;&lt;/foreign-keys&gt;&lt;ref-type name="Book Section"&gt;5&lt;/ref-type&gt;&lt;contributors&gt;&lt;authors&gt;&lt;author&gt;Li Ding&lt;/author&gt;&lt;author&gt;Pranam Kolari&lt;/author&gt;&lt;author&gt;Zhongli Ding&lt;/author&gt;&lt;author&gt;Sasikanth Avancha&lt;/author&gt;&lt;/authors&gt;&lt;/contributors&gt;&lt;titles&gt;&lt;title&gt;Using Ontologies in the Semantic Web: A Survey&lt;/title&gt;&lt;secondary-title&gt;Ontologies&lt;/secondary-title&gt;&lt;tertiary-title&gt;Integrated Series in Information Systems&lt;/tertiary-title&gt;&lt;/titles&gt;&lt;pages&gt;79-113&lt;/pages&gt;&lt;volume&gt;14&lt;/volume&gt;&lt;dates&gt;&lt;year&gt;2007&lt;/year&gt;&lt;/dates&gt;&lt;publisher&gt;Springer US&lt;/publisher&gt;&lt;isbn&gt;978-0-387-37022-4&lt;/isbn&gt;&lt;urls&gt;&lt;/urls&gt;&lt;electronic-resource-num&gt;10.1007/978-0-387-37022-4_4&lt;/electronic-resource-num&gt;&lt;/record&gt;&lt;/Cite&gt;&lt;/EndNote&gt;</w:instrText>
      </w:r>
      <w:r w:rsidRPr="00F45A4F">
        <w:rPr>
          <w:rFonts w:cs="Times New Roman"/>
        </w:rPr>
        <w:fldChar w:fldCharType="separate"/>
      </w:r>
      <w:r w:rsidRPr="00F45A4F">
        <w:rPr>
          <w:rFonts w:cs="Times New Roman"/>
          <w:noProof/>
        </w:rPr>
        <w:t>[1]</w:t>
      </w:r>
      <w:r w:rsidRPr="00F45A4F">
        <w:rPr>
          <w:rFonts w:cs="Times New Roman"/>
        </w:rPr>
        <w:fldChar w:fldCharType="end"/>
      </w:r>
      <w:r w:rsidRPr="00F45A4F">
        <w:rPr>
          <w:rFonts w:cs="Times New Roman"/>
        </w:rPr>
        <w:t>, sharing knowledge of information instead of sharing the raw data in the web is becoming more desirable. Thinking computers that are able to able to understand, sharing knowledge and simulate the reasoning process of human would seems an idea from Artificial Intelligent (AI) fiction movie. Semantic web is helping in converting the current web of information into a web of knowledge. It is all about sharing knowledge, which is understandable for machines, on the web. Knowledge of a concept domain is been captured and represented according to our understanding within a file called ontology. Ontologies are considered the main pillar of the semantic web. Computers do not understand information stored on the web such as Extensible Markup Language (XML) and Hypertext Transfer Protocol (HTML). They are just codes to the machines and they display it to users regardless of what knowledge needed. So, Sematic web came along for machines to make sense of retrieved information. Ontologies are used to represent knowledge and make inferences from that knowledge using machines computational capabilities and some reasoning techniques such as description logics.</w:t>
      </w:r>
    </w:p>
    <w:p w14:paraId="53B39E0C" w14:textId="77777777" w:rsidR="00D8049E" w:rsidRPr="00F45A4F" w:rsidRDefault="00D8049E" w:rsidP="00CA4FD0">
      <w:pPr>
        <w:spacing w:line="360" w:lineRule="auto"/>
        <w:jc w:val="both"/>
        <w:rPr>
          <w:rFonts w:cs="Times New Roman"/>
        </w:rPr>
      </w:pPr>
    </w:p>
    <w:p w14:paraId="2CC321EE" w14:textId="77777777" w:rsidR="00D8049E" w:rsidRPr="00F45A4F" w:rsidRDefault="00D8049E" w:rsidP="00CA4FD0">
      <w:pPr>
        <w:spacing w:line="360" w:lineRule="auto"/>
        <w:jc w:val="both"/>
        <w:rPr>
          <w:rFonts w:cs="Times New Roman"/>
        </w:rPr>
      </w:pPr>
      <w:r w:rsidRPr="00F45A4F">
        <w:rPr>
          <w:rFonts w:cs="Times New Roman"/>
        </w:rPr>
        <w:t xml:space="preserve">An intelligent way of representing knowledge needs an intelligent way of browsing and retrieving it. There are a lot of intelligent browsers that is ontology driven user interfaces such as Transparent Access to Multiple Bioinformatics Information Sources (TAMBIS) </w:t>
      </w:r>
      <w:r w:rsidRPr="00F45A4F">
        <w:rPr>
          <w:rFonts w:cs="Times New Roman"/>
        </w:rPr>
        <w:fldChar w:fldCharType="begin"/>
      </w:r>
      <w:r w:rsidRPr="00F45A4F">
        <w:rPr>
          <w:rFonts w:cs="Times New Roman"/>
        </w:rPr>
        <w:instrText xml:space="preserve"> ADDIN EN.CITE &lt;EndNote&gt;&lt;Cite&gt;&lt;Author&gt;Stevens&lt;/Author&gt;&lt;RecNum&gt;44&lt;/RecNum&gt;&lt;DisplayText&gt;[2]&lt;/DisplayText&gt;&lt;record&gt;&lt;rec-number&gt;44&lt;/rec-number&gt;&lt;foreign-keys&gt;&lt;key app="EN" db-id="ts25ppery0xtwlevwr5vrr0ivsptart9ve22" timestamp="1398249360"&gt;44&lt;/key&gt;&lt;/foreign-keys&gt;&lt;ref-type name="Journal Article"&gt;17&lt;/ref-type&gt;&lt;contributors&gt;&lt;authors&gt;&lt;author&gt;Robert Stevens&lt;/author&gt;&lt;author&gt;Patricia Baker&lt;/author&gt;&lt;author&gt;Sean Bechhofer&lt;/author&gt;&lt;author&gt;Gary Ng&lt;/author&gt;&lt;author&gt;Alex Jacoby&lt;/author&gt;&lt;author&gt;Norman W. Paton&lt;/author&gt;&lt;author&gt;Carole A. Goble&lt;/author&gt;&lt;author&gt;Andy Brass&lt;/author&gt;&lt;/authors&gt;&lt;/contributors&gt;&lt;titles&gt;&lt;title&gt;TAMBIS: Transparent Access to Multiple Bioinformatics Information Sources&lt;/title&gt;&lt;secondary-title&gt;IBM System Journal&lt;/secondary-title&gt;&lt;/titles&gt;&lt;periodical&gt;&lt;full-title&gt;IBM System Journal&lt;/full-title&gt;&lt;/periodical&gt;&lt;pages&gt;532-551&lt;/pages&gt;&lt;volume&gt;40&lt;/volume&gt;&lt;number&gt;2&lt;/number&gt;&lt;dates&gt;&lt;pub-dates&gt;&lt;date&gt;2001&lt;/date&gt;&lt;/pub-dates&gt;&lt;/dates&gt;&lt;urls&gt;&lt;/urls&gt;&lt;/record&gt;&lt;/Cite&gt;&lt;/EndNote&gt;</w:instrText>
      </w:r>
      <w:r w:rsidRPr="00F45A4F">
        <w:rPr>
          <w:rFonts w:cs="Times New Roman"/>
        </w:rPr>
        <w:fldChar w:fldCharType="separate"/>
      </w:r>
      <w:r w:rsidRPr="00F45A4F">
        <w:rPr>
          <w:rFonts w:cs="Times New Roman"/>
          <w:noProof/>
        </w:rPr>
        <w:t>[2]</w:t>
      </w:r>
      <w:r w:rsidRPr="00F45A4F">
        <w:rPr>
          <w:rFonts w:cs="Times New Roman"/>
        </w:rPr>
        <w:fldChar w:fldCharType="end"/>
      </w:r>
      <w:r w:rsidRPr="00F45A4F">
        <w:rPr>
          <w:rFonts w:cs="Times New Roman"/>
        </w:rPr>
        <w:t xml:space="preserve">, Semantic Webs and AgentS in Integrated Economies (SEWASIE) </w:t>
      </w:r>
      <w:r w:rsidRPr="00F45A4F">
        <w:rPr>
          <w:rFonts w:cs="Times New Roman"/>
        </w:rPr>
        <w:fldChar w:fldCharType="begin"/>
      </w:r>
      <w:r w:rsidRPr="00F45A4F">
        <w:rPr>
          <w:rFonts w:cs="Times New Roman"/>
        </w:rPr>
        <w:instrText xml:space="preserve"> ADDIN EN.CITE &lt;EndNote&gt;&lt;Cite&gt;&lt;Author&gt;Catarci&lt;/Author&gt;&lt;Year&gt;2004&lt;/Year&gt;&lt;RecNum&gt;38&lt;/RecNum&gt;&lt;DisplayText&gt;[3]&lt;/DisplayText&gt;&lt;record&gt;&lt;rec-number&gt;38&lt;/rec-number&gt;&lt;foreign-keys&gt;&lt;key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F45A4F">
        <w:rPr>
          <w:rFonts w:cs="Times New Roman"/>
        </w:rPr>
        <w:fldChar w:fldCharType="separate"/>
      </w:r>
      <w:r w:rsidRPr="00F45A4F">
        <w:rPr>
          <w:rFonts w:cs="Times New Roman"/>
          <w:noProof/>
        </w:rPr>
        <w:t>[3]</w:t>
      </w:r>
      <w:r w:rsidRPr="00F45A4F">
        <w:rPr>
          <w:rFonts w:cs="Times New Roman"/>
        </w:rPr>
        <w:fldChar w:fldCharType="end"/>
      </w:r>
      <w:r w:rsidRPr="00F45A4F">
        <w:rPr>
          <w:rFonts w:cs="Times New Roman"/>
        </w:rPr>
        <w:t xml:space="preserve">, and the Manchester Pizza Finder </w:t>
      </w:r>
      <w:r w:rsidRPr="00F45A4F">
        <w:rPr>
          <w:rFonts w:cs="Times New Roman"/>
        </w:rPr>
        <w:fldChar w:fldCharType="begin"/>
      </w:r>
      <w:r w:rsidRPr="00F45A4F">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sidRPr="00F45A4F">
        <w:rPr>
          <w:rFonts w:cs="Times New Roman"/>
        </w:rPr>
        <w:fldChar w:fldCharType="separate"/>
      </w:r>
      <w:r w:rsidRPr="00F45A4F">
        <w:rPr>
          <w:rFonts w:cs="Times New Roman"/>
          <w:noProof/>
        </w:rPr>
        <w:t>[4]</w:t>
      </w:r>
      <w:r w:rsidRPr="00F45A4F">
        <w:rPr>
          <w:rFonts w:cs="Times New Roman"/>
        </w:rPr>
        <w:fldChar w:fldCharType="end"/>
      </w:r>
      <w:r w:rsidRPr="00F45A4F">
        <w:rPr>
          <w:rFonts w:cs="Times New Roman"/>
        </w:rPr>
        <w:t xml:space="preserve">. Browsing and constructing queries through such user interfaces would be easy and it will save time, due to the fact that the UI acts as an interactive manual. It eases the process of constructing the intended query since the process itself is guided be the UI. In addition, it saves the user time by displaying only what is the system intended to do. The user does not need to have previous knowledge about the domain, because the explicit display of the options of constructing a query. Ideas like manuals and the help menu in the menu bar of a UI would seem absolute comparing to the self-guided UI. Additional technique to make the UI smart is to user faceted browsing. The idea behind faceted browsing is to personalize the search and get more specific results by suggesting some filters. Faceted browsing is very related to ontology driven UI since both provide some information about the query while been constructed </w:t>
      </w:r>
      <w:r w:rsidRPr="00F45A4F">
        <w:rPr>
          <w:rFonts w:cs="Times New Roman"/>
        </w:rPr>
        <w:fldChar w:fldCharType="begin"/>
      </w:r>
      <w:r w:rsidRPr="00F45A4F">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F45A4F">
        <w:rPr>
          <w:rFonts w:cs="Times New Roman"/>
        </w:rPr>
        <w:fldChar w:fldCharType="separate"/>
      </w:r>
      <w:r w:rsidRPr="00F45A4F">
        <w:rPr>
          <w:rFonts w:cs="Times New Roman"/>
          <w:noProof/>
        </w:rPr>
        <w:t>[5]</w:t>
      </w:r>
      <w:r w:rsidRPr="00F45A4F">
        <w:rPr>
          <w:rFonts w:cs="Times New Roman"/>
        </w:rPr>
        <w:fldChar w:fldCharType="end"/>
      </w:r>
      <w:r w:rsidRPr="00F45A4F">
        <w:rPr>
          <w:rFonts w:cs="Times New Roman"/>
        </w:rPr>
        <w:t>.</w:t>
      </w:r>
    </w:p>
    <w:p w14:paraId="54F96CB2" w14:textId="77777777" w:rsidR="00D8049E" w:rsidRPr="00F45A4F" w:rsidRDefault="00D8049E" w:rsidP="00CA4FD0">
      <w:pPr>
        <w:spacing w:line="360" w:lineRule="auto"/>
        <w:jc w:val="both"/>
        <w:rPr>
          <w:rFonts w:cs="Times New Roman"/>
        </w:rPr>
      </w:pPr>
    </w:p>
    <w:p w14:paraId="7FCBBC35" w14:textId="77777777" w:rsidR="00D8049E" w:rsidRPr="00F45A4F" w:rsidRDefault="00D8049E" w:rsidP="00CA4FD0">
      <w:pPr>
        <w:spacing w:line="360" w:lineRule="auto"/>
        <w:jc w:val="both"/>
        <w:rPr>
          <w:rFonts w:cs="Times New Roman"/>
        </w:rPr>
      </w:pPr>
      <w:r w:rsidRPr="00F45A4F">
        <w:rPr>
          <w:rFonts w:cs="Times New Roman"/>
        </w:rPr>
        <w:t>There are some systems, that are ontology driven UI, exist such as TAMBIS and SEWASIE. TAMBIS is a system that gather and analysis bioinformatics information from different sources through one interactive UI. While SEWASIE meant to access multiple sources of data and help user through out constructing the exact needed query.</w:t>
      </w:r>
    </w:p>
    <w:p w14:paraId="46002B66" w14:textId="77777777" w:rsidR="00D8049E" w:rsidRPr="00F45A4F" w:rsidRDefault="00D8049E" w:rsidP="00CA4FD0">
      <w:pPr>
        <w:spacing w:line="360" w:lineRule="auto"/>
        <w:jc w:val="both"/>
        <w:rPr>
          <w:rFonts w:cs="Times New Roman"/>
        </w:rPr>
      </w:pPr>
    </w:p>
    <w:p w14:paraId="0F8DC27F" w14:textId="77777777" w:rsidR="00D8049E" w:rsidRPr="00F45A4F" w:rsidRDefault="00D8049E" w:rsidP="00CA4FD0">
      <w:pPr>
        <w:spacing w:line="360" w:lineRule="auto"/>
        <w:jc w:val="both"/>
        <w:rPr>
          <w:rFonts w:cs="Times New Roman"/>
        </w:rPr>
      </w:pPr>
      <w:r w:rsidRPr="00F45A4F">
        <w:rPr>
          <w:rFonts w:cs="Times New Roman"/>
        </w:rPr>
        <w:t>The idea of ontology driven UI is not new. In this project, will try to build an application on the top of existing tool (the Manchester Pizza Finder) with new functionalities and enhancements. The new tool is called the Manchester Sushi Finder; since it is build mainly for sushi ontology that was previously developed by Ontology Engineering course unit. This does not mean the tool will run only sushi ontology, but it can run ontologies with similar structure, concept domain and have specific configurations.</w:t>
      </w:r>
    </w:p>
    <w:p w14:paraId="5E6412FC" w14:textId="77777777" w:rsidR="00D46ED3" w:rsidRPr="00F45A4F" w:rsidRDefault="00D46ED3" w:rsidP="00CA4FD0">
      <w:pPr>
        <w:pStyle w:val="Heading2"/>
        <w:spacing w:line="360" w:lineRule="auto"/>
      </w:pPr>
      <w:bookmarkStart w:id="26" w:name="_Toc267063316"/>
      <w:bookmarkStart w:id="27" w:name="_Toc269907863"/>
      <w:r w:rsidRPr="00F45A4F">
        <w:t>Aims</w:t>
      </w:r>
      <w:bookmarkEnd w:id="26"/>
      <w:bookmarkEnd w:id="27"/>
    </w:p>
    <w:p w14:paraId="40393C11" w14:textId="77777777" w:rsidR="00D46ED3" w:rsidRPr="00F45A4F" w:rsidRDefault="00D46ED3" w:rsidP="00CA4FD0">
      <w:pPr>
        <w:spacing w:line="360" w:lineRule="auto"/>
        <w:jc w:val="both"/>
        <w:rPr>
          <w:rFonts w:cs="Times New Roman"/>
        </w:rPr>
      </w:pPr>
      <w:r w:rsidRPr="00F45A4F">
        <w:rPr>
          <w:rFonts w:cs="Times New Roman"/>
        </w:rPr>
        <w:t xml:space="preserve">The aim of this project is to investigate and demonstrate the benefits of using OWL ontologies and OWL API within ontology driven UI application as shown in the project page </w:t>
      </w:r>
      <w:r w:rsidRPr="00F45A4F">
        <w:rPr>
          <w:rFonts w:cs="Times New Roman"/>
        </w:rPr>
        <w:fldChar w:fldCharType="begin"/>
      </w:r>
      <w:r w:rsidRPr="00F45A4F">
        <w:rPr>
          <w:rFonts w:cs="Times New Roman"/>
        </w:rPr>
        <w:instrText xml:space="preserve"> ADDIN EN.CITE &lt;EndNote&gt;&lt;Cite&gt;&lt;Author&gt;Bechhofer&lt;/Author&gt;&lt;Year&gt;2014&lt;/Year&gt;&lt;RecNum&gt;51&lt;/RecNum&gt;&lt;DisplayText&gt;[6]&lt;/DisplayText&gt;&lt;record&gt;&lt;rec-number&gt;51&lt;/rec-number&gt;&lt;foreign-keys&gt;&lt;key app="EN" db-id="ts25ppery0xtwlevwr5vrr0ivsptart9ve22" timestamp="1398372990"&gt;51&lt;/key&gt;&lt;/foreign-keys&gt;&lt;ref-type name="Web Page"&gt;12&lt;/ref-type&gt;&lt;contributors&gt;&lt;authors&gt;&lt;author&gt;Sean Bechhofer&lt;/author&gt;&lt;/authors&gt;&lt;/contributors&gt;&lt;titles&gt;&lt;title&gt;The Manchester Sushi Finder - Project Page&lt;/title&gt;&lt;/titles&gt;&lt;volume&gt;2014&lt;/volume&gt;&lt;number&gt;March 5, 2014&lt;/number&gt;&lt;dates&gt;&lt;year&gt;2014&lt;/year&gt;&lt;/dates&gt;&lt;urls&gt;&lt;related-urls&gt;&lt;url&gt;http://studentnet.cs.manchester.ac.uk/pgt/2013/COMP60990/project/projectbookdetails.php?projectid=20889&lt;/url&gt;&lt;/related-urls&gt;&lt;/urls&gt;&lt;/record&gt;&lt;/Cite&gt;&lt;/EndNote&gt;</w:instrText>
      </w:r>
      <w:r w:rsidRPr="00F45A4F">
        <w:rPr>
          <w:rFonts w:cs="Times New Roman"/>
        </w:rPr>
        <w:fldChar w:fldCharType="separate"/>
      </w:r>
      <w:r w:rsidRPr="00F45A4F">
        <w:rPr>
          <w:rFonts w:cs="Times New Roman"/>
          <w:noProof/>
        </w:rPr>
        <w:t>[6]</w:t>
      </w:r>
      <w:r w:rsidRPr="00F45A4F">
        <w:rPr>
          <w:rFonts w:cs="Times New Roman"/>
        </w:rPr>
        <w:fldChar w:fldCharType="end"/>
      </w:r>
      <w:r w:rsidRPr="00F45A4F">
        <w:rPr>
          <w:rFonts w:cs="Times New Roman"/>
        </w:rPr>
        <w:t>. As well as, making the process of checking and testing ontology easier for students by uploading their ontologies, this will be shown by implementing a configurable and flexible UI. So that most of the configurations will lay in the ontology file, and the UI could browse other ontologies that contain some specific configurations as annotations. The application is called the Manchester Sushi Finder, where a user can construct queries to search for sushi based on included and excluded ingredients defined in conceptual model represented in ontology file.</w:t>
      </w:r>
    </w:p>
    <w:p w14:paraId="6CB9DE2D" w14:textId="77777777" w:rsidR="00D8049E" w:rsidRPr="00F45A4F" w:rsidRDefault="00D8049E" w:rsidP="00CA4FD0">
      <w:pPr>
        <w:spacing w:line="360" w:lineRule="auto"/>
        <w:rPr>
          <w:rFonts w:cs="Times New Roman"/>
        </w:rPr>
      </w:pPr>
    </w:p>
    <w:p w14:paraId="02938F3B" w14:textId="77777777" w:rsidR="00D46ED3" w:rsidRPr="00F45A4F" w:rsidRDefault="00D46ED3" w:rsidP="00CA4FD0">
      <w:pPr>
        <w:pStyle w:val="Heading2"/>
        <w:spacing w:line="360" w:lineRule="auto"/>
      </w:pPr>
      <w:bookmarkStart w:id="28" w:name="_Toc267063317"/>
      <w:bookmarkStart w:id="29" w:name="_Toc269907864"/>
      <w:r w:rsidRPr="00F45A4F">
        <w:t>Objectives</w:t>
      </w:r>
      <w:bookmarkEnd w:id="28"/>
      <w:bookmarkEnd w:id="29"/>
    </w:p>
    <w:p w14:paraId="71EA77C3" w14:textId="77777777" w:rsidR="00D46ED3" w:rsidRPr="00F45A4F" w:rsidRDefault="00D46ED3" w:rsidP="00CA4FD0">
      <w:pPr>
        <w:spacing w:line="360" w:lineRule="auto"/>
        <w:jc w:val="both"/>
        <w:rPr>
          <w:rFonts w:cs="Times New Roman"/>
        </w:rPr>
      </w:pPr>
      <w:r w:rsidRPr="00F45A4F">
        <w:rPr>
          <w:rFonts w:cs="Times New Roman"/>
        </w:rPr>
        <w:t>To achieve the aim of the project, the aim is divided into several of objectives. These objectives are:</w:t>
      </w:r>
    </w:p>
    <w:p w14:paraId="4B016FEC"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Gather project requirements.</w:t>
      </w:r>
    </w:p>
    <w:p w14:paraId="112F99DD"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reusability of the UI by making it configurable to suite content of other conceptual models.</w:t>
      </w:r>
    </w:p>
    <w:p w14:paraId="6A2E60B1"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usability of the UI by showing the languages available in the ontology with their percentage and switch between them.</w:t>
      </w:r>
    </w:p>
    <w:p w14:paraId="104042FE"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accessibility of the system by applying filters on the content of the conceptual model or/and on the result of the search query. By introducing the notion of filters and facets search to access more specific information.</w:t>
      </w:r>
    </w:p>
    <w:p w14:paraId="0C56B1D7"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accuracy of the system, so users can only construct valid queries and they get the intended results. Making the UI driven by ontology and using the faceted browsing along with will increase the accuracy of what needed to be queried.</w:t>
      </w:r>
    </w:p>
    <w:p w14:paraId="74F134FB"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Provide more flexible system by saving most of the configurations as annotations within the ontology itself.</w:t>
      </w:r>
    </w:p>
    <w:p w14:paraId="648A8402"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Represent the constant of the conceptual model with different views such as tree, and list. Users have more one option to view the content of the model.</w:t>
      </w:r>
    </w:p>
    <w:p w14:paraId="078BE623" w14:textId="77777777" w:rsidR="008B03EC" w:rsidRPr="00F45A4F" w:rsidRDefault="008B03EC" w:rsidP="00CA4FD0">
      <w:pPr>
        <w:pStyle w:val="Heading2"/>
        <w:spacing w:line="360" w:lineRule="auto"/>
      </w:pPr>
      <w:bookmarkStart w:id="30" w:name="_Toc267063318"/>
      <w:bookmarkStart w:id="31" w:name="_Toc269907865"/>
      <w:r w:rsidRPr="00F45A4F">
        <w:t>Contributions of this Project</w:t>
      </w:r>
      <w:bookmarkEnd w:id="30"/>
      <w:bookmarkEnd w:id="31"/>
    </w:p>
    <w:p w14:paraId="0992BB09" w14:textId="77777777" w:rsidR="00B54257" w:rsidRDefault="00B54257" w:rsidP="00CA4FD0">
      <w:pPr>
        <w:spacing w:line="360" w:lineRule="auto"/>
        <w:jc w:val="both"/>
        <w:rPr>
          <w:rFonts w:cs="Times New Roman"/>
        </w:rPr>
      </w:pPr>
      <w:r>
        <w:rPr>
          <w:rFonts w:cs="Times New Roman"/>
        </w:rPr>
        <w:t xml:space="preserve">This project was undertaken to enhance and add more functionalities to an exiting tool (The Manchester Pizza Finder), which allow users to browse pizza toppings and construct queries to get certain kind of pizza. During constructing query, user chooses included and excluded toppings. As a result, pizza that matches specified criteria will be shown in the result window. This tool can run only one static pizza ontology. </w:t>
      </w:r>
    </w:p>
    <w:p w14:paraId="5D1E0EC7" w14:textId="77777777" w:rsidR="00B54257" w:rsidRDefault="00B54257" w:rsidP="00CA4FD0">
      <w:pPr>
        <w:spacing w:line="360" w:lineRule="auto"/>
        <w:jc w:val="both"/>
        <w:rPr>
          <w:rFonts w:cs="Times New Roman"/>
        </w:rPr>
      </w:pPr>
    </w:p>
    <w:p w14:paraId="6529BF35" w14:textId="77777777" w:rsidR="00B54257" w:rsidRDefault="00B54257" w:rsidP="00CA4FD0">
      <w:pPr>
        <w:spacing w:line="360" w:lineRule="auto"/>
        <w:jc w:val="both"/>
        <w:rPr>
          <w:rFonts w:cs="Times New Roman"/>
        </w:rPr>
      </w:pPr>
      <w:r>
        <w:rPr>
          <w:rFonts w:cs="Times New Roman"/>
        </w:rPr>
        <w:t>The new tool (The Manchester Sushi Finder) can run ontologies with specific annotations in them as configurations. The new tool can browse the ingredients of any food domain associated with certain annotation properties. The tool has the ability to upload different ontologies during the runtime. Filters decided in the ontology file as annotation and displayed in the tool if they are exist. The tool has the ability to show facets if they were specified in the ontology to be applied on the result. Furthermore, it provides different views (tree view and list view) of the ingredient to ease the process of browsing. It would show languages if the ontology is labeled with different languages and would show also the percentage of the languages according to the ontology.</w:t>
      </w:r>
    </w:p>
    <w:p w14:paraId="0D994912" w14:textId="77777777" w:rsidR="00B54257" w:rsidRDefault="00B54257" w:rsidP="00CA4FD0">
      <w:pPr>
        <w:spacing w:line="360" w:lineRule="auto"/>
        <w:jc w:val="both"/>
        <w:rPr>
          <w:rFonts w:cs="Times New Roman"/>
        </w:rPr>
      </w:pPr>
    </w:p>
    <w:p w14:paraId="18F177F4" w14:textId="39C7AC85" w:rsidR="00D46ED3" w:rsidRPr="00F45A4F" w:rsidRDefault="00B54257" w:rsidP="003C080B">
      <w:pPr>
        <w:spacing w:line="360" w:lineRule="auto"/>
        <w:jc w:val="both"/>
        <w:rPr>
          <w:rFonts w:cs="Times New Roman"/>
        </w:rPr>
      </w:pPr>
      <w:r>
        <w:rPr>
          <w:rFonts w:cs="Times New Roman"/>
        </w:rPr>
        <w:t>As part of ontology engineering course unit to develop food domain ontology to demonstrate for student the use and benefit of OWL, this tool would ease the process of check ontologies and might help them to understand the concept faster. Students can see their ontologies running using the tool and can see where are they going to clearly. The tool use annotations heavily, in order for the mentioned functionalities to be working. Finding some limitation in OWL annotation techniques may contribute in considering a fix in newer version of OWL in the future.</w:t>
      </w:r>
    </w:p>
    <w:p w14:paraId="3EDA0A40" w14:textId="77777777" w:rsidR="008B03EC" w:rsidRDefault="008B03EC" w:rsidP="00FE4AE8">
      <w:pPr>
        <w:pStyle w:val="Heading2"/>
        <w:spacing w:line="360" w:lineRule="auto"/>
        <w:jc w:val="both"/>
      </w:pPr>
      <w:bookmarkStart w:id="32" w:name="_Toc267063319"/>
      <w:bookmarkStart w:id="33" w:name="_Toc269907866"/>
      <w:r w:rsidRPr="00F45A4F">
        <w:t>Structure of the Dissertation</w:t>
      </w:r>
      <w:bookmarkEnd w:id="32"/>
      <w:bookmarkEnd w:id="33"/>
    </w:p>
    <w:p w14:paraId="04CC2C5A" w14:textId="435A0BEF" w:rsidR="00487BBE" w:rsidRDefault="005D49C6" w:rsidP="00FE4AE8">
      <w:pPr>
        <w:spacing w:line="360" w:lineRule="auto"/>
        <w:jc w:val="both"/>
        <w:rPr>
          <w:rFonts w:eastAsia="Times New Roman" w:cs="Times New Roman"/>
        </w:rPr>
      </w:pPr>
      <w:r>
        <w:t xml:space="preserve">There are </w:t>
      </w:r>
      <w:r w:rsidR="00FE4AE8">
        <w:t xml:space="preserve">seven chapters in this dissertation. </w:t>
      </w:r>
      <w:r w:rsidR="005006C8">
        <w:t xml:space="preserve">In the first chapter, </w:t>
      </w:r>
      <w:r w:rsidR="008035A1">
        <w:t xml:space="preserve">an introduction about the project is </w:t>
      </w:r>
      <w:r w:rsidR="007F65DC">
        <w:rPr>
          <w:rFonts w:eastAsia="Times New Roman" w:cs="Times New Roman"/>
        </w:rPr>
        <w:t xml:space="preserve">discussed as well </w:t>
      </w:r>
      <w:r w:rsidR="005959D2">
        <w:rPr>
          <w:rFonts w:eastAsia="Times New Roman" w:cs="Times New Roman"/>
        </w:rPr>
        <w:t xml:space="preserve">as </w:t>
      </w:r>
      <w:r w:rsidR="007F65DC">
        <w:rPr>
          <w:rFonts w:eastAsia="Times New Roman" w:cs="Times New Roman"/>
        </w:rPr>
        <w:t xml:space="preserve">the motivation of this project. Then the aim and </w:t>
      </w:r>
      <w:r w:rsidR="005959D2">
        <w:rPr>
          <w:rFonts w:eastAsia="Times New Roman" w:cs="Times New Roman"/>
        </w:rPr>
        <w:t>the</w:t>
      </w:r>
      <w:r w:rsidR="007F65DC">
        <w:rPr>
          <w:rFonts w:eastAsia="Times New Roman" w:cs="Times New Roman"/>
        </w:rPr>
        <w:t xml:space="preserve"> objectives </w:t>
      </w:r>
      <w:r w:rsidR="005959D2">
        <w:rPr>
          <w:rFonts w:eastAsia="Times New Roman" w:cs="Times New Roman"/>
        </w:rPr>
        <w:t xml:space="preserve">are detailed. </w:t>
      </w:r>
      <w:r w:rsidR="009E57AA">
        <w:rPr>
          <w:rFonts w:eastAsia="Times New Roman" w:cs="Times New Roman"/>
        </w:rPr>
        <w:t>It end</w:t>
      </w:r>
      <w:r w:rsidR="00C710F9">
        <w:rPr>
          <w:rFonts w:eastAsia="Times New Roman" w:cs="Times New Roman"/>
        </w:rPr>
        <w:t>s</w:t>
      </w:r>
      <w:r w:rsidR="009E57AA">
        <w:rPr>
          <w:rFonts w:eastAsia="Times New Roman" w:cs="Times New Roman"/>
        </w:rPr>
        <w:t xml:space="preserve"> with the contributions of the project.</w:t>
      </w:r>
    </w:p>
    <w:p w14:paraId="51263F5F" w14:textId="77777777" w:rsidR="00C710F9" w:rsidRDefault="00C710F9" w:rsidP="00FE4AE8">
      <w:pPr>
        <w:spacing w:line="360" w:lineRule="auto"/>
        <w:jc w:val="both"/>
      </w:pPr>
    </w:p>
    <w:p w14:paraId="7088A34B" w14:textId="4A21800B" w:rsidR="00C710F9" w:rsidRDefault="00C710F9" w:rsidP="00FE4AE8">
      <w:pPr>
        <w:spacing w:line="360" w:lineRule="auto"/>
        <w:jc w:val="both"/>
      </w:pPr>
      <w:r>
        <w:t xml:space="preserve">Chapter two gives brief background about the main key parts of this project. It is discusses </w:t>
      </w:r>
      <w:r w:rsidR="00290B97">
        <w:t xml:space="preserve">OWL, OWL API, </w:t>
      </w:r>
      <w:r w:rsidR="00044EB8">
        <w:t xml:space="preserve">the disadvantages of a </w:t>
      </w:r>
      <w:r w:rsidR="00290B97">
        <w:t>traditional way of searching and retrieving information</w:t>
      </w:r>
      <w:r w:rsidR="00A3270F">
        <w:t>. T</w:t>
      </w:r>
      <w:r w:rsidR="00290B97">
        <w:t>hen</w:t>
      </w:r>
      <w:r w:rsidR="00A3270F">
        <w:t>,</w:t>
      </w:r>
      <w:r w:rsidR="00290B97">
        <w:t xml:space="preserve"> </w:t>
      </w:r>
      <w:r w:rsidR="00044EB8">
        <w:t xml:space="preserve">it presents the technologies that will help overcome these disadvantages such as ontology based user interface; </w:t>
      </w:r>
      <w:r w:rsidR="00781D99">
        <w:t>faceted-based</w:t>
      </w:r>
      <w:r w:rsidR="00044EB8">
        <w:t xml:space="preserve"> search; ontology visual querying, and finally it gives brief </w:t>
      </w:r>
      <w:r w:rsidR="00A3270F">
        <w:t>overview of an earlier version of the project.</w:t>
      </w:r>
    </w:p>
    <w:p w14:paraId="7A2D8DA6" w14:textId="77777777" w:rsidR="00A3270F" w:rsidRDefault="00A3270F" w:rsidP="00FE4AE8">
      <w:pPr>
        <w:spacing w:line="360" w:lineRule="auto"/>
        <w:jc w:val="both"/>
      </w:pPr>
    </w:p>
    <w:p w14:paraId="40A00B6C" w14:textId="53D90BB8" w:rsidR="00A3270F" w:rsidRDefault="00796CC9" w:rsidP="00FE4AE8">
      <w:pPr>
        <w:spacing w:line="360" w:lineRule="auto"/>
        <w:jc w:val="both"/>
      </w:pPr>
      <w:r>
        <w:t xml:space="preserve">In chapter three, </w:t>
      </w:r>
      <w:r w:rsidR="00545D19">
        <w:t xml:space="preserve">the research methodology is discussed and how the project is planed to be executed. </w:t>
      </w:r>
      <w:r w:rsidR="00396D9A">
        <w:t xml:space="preserve">Then it states the project deliverables. </w:t>
      </w:r>
      <w:r w:rsidR="00A3288D">
        <w:t xml:space="preserve">Finally, </w:t>
      </w:r>
      <w:r w:rsidR="00352361">
        <w:t>the evaluation plan is presented along with the tools used for this project.</w:t>
      </w:r>
    </w:p>
    <w:p w14:paraId="40625DC1" w14:textId="77777777" w:rsidR="000C0C05" w:rsidRDefault="000C0C05" w:rsidP="00FE4AE8">
      <w:pPr>
        <w:spacing w:line="360" w:lineRule="auto"/>
        <w:jc w:val="both"/>
      </w:pPr>
    </w:p>
    <w:p w14:paraId="18B394CD" w14:textId="0B998379" w:rsidR="000C0C05" w:rsidRDefault="009E75C6" w:rsidP="00FE4AE8">
      <w:pPr>
        <w:spacing w:line="360" w:lineRule="auto"/>
        <w:jc w:val="both"/>
      </w:pPr>
      <w:r>
        <w:t xml:space="preserve">Chapter </w:t>
      </w:r>
      <w:r w:rsidR="00F53CCE">
        <w:t>four</w:t>
      </w:r>
      <w:r>
        <w:t xml:space="preserve"> discusses</w:t>
      </w:r>
      <w:r w:rsidR="00B946F1">
        <w:t xml:space="preserve"> in details the design process for the system. Then, it</w:t>
      </w:r>
      <w:r>
        <w:t xml:space="preserve"> </w:t>
      </w:r>
      <w:r w:rsidR="00692FE0">
        <w:t>goes in details in the user stories and scenarios. At the end</w:t>
      </w:r>
      <w:r w:rsidR="000D305B">
        <w:t>, the design process of</w:t>
      </w:r>
      <w:r w:rsidR="00692FE0">
        <w:t xml:space="preserve"> </w:t>
      </w:r>
      <w:r w:rsidR="000D305B">
        <w:t>an otology used with the tool is discussed.</w:t>
      </w:r>
    </w:p>
    <w:p w14:paraId="2C3603B0" w14:textId="77777777" w:rsidR="009C4999" w:rsidRDefault="009C4999" w:rsidP="00FE4AE8">
      <w:pPr>
        <w:spacing w:line="360" w:lineRule="auto"/>
        <w:jc w:val="both"/>
      </w:pPr>
    </w:p>
    <w:p w14:paraId="2F383F2B" w14:textId="79BC5F03" w:rsidR="009C4999" w:rsidRDefault="00596487" w:rsidP="00FE4AE8">
      <w:pPr>
        <w:spacing w:line="360" w:lineRule="auto"/>
        <w:jc w:val="both"/>
      </w:pPr>
      <w:r>
        <w:t xml:space="preserve">In chapter five, </w:t>
      </w:r>
      <w:r w:rsidR="008C382C">
        <w:t xml:space="preserve">the implementation process of the system is shown. </w:t>
      </w:r>
      <w:r w:rsidR="00F62098">
        <w:t>It starts with discussing some of the most important technologies used in the project.</w:t>
      </w:r>
      <w:r w:rsidR="00C76DFA">
        <w:t xml:space="preserve"> Then, it mentions which software model has been used. Next, it demonstrates the major functionalities of the project. Finally, it states some of the limitations that have been faced during the implementations phase.</w:t>
      </w:r>
    </w:p>
    <w:p w14:paraId="6A889DE6" w14:textId="77777777" w:rsidR="0004718C" w:rsidRDefault="0004718C" w:rsidP="00FE4AE8">
      <w:pPr>
        <w:spacing w:line="360" w:lineRule="auto"/>
        <w:jc w:val="both"/>
      </w:pPr>
    </w:p>
    <w:p w14:paraId="161E6CAE" w14:textId="5FE46591" w:rsidR="0004718C" w:rsidRDefault="005E2DE7" w:rsidP="00FE4AE8">
      <w:pPr>
        <w:spacing w:line="360" w:lineRule="auto"/>
        <w:jc w:val="both"/>
      </w:pPr>
      <w:r>
        <w:t xml:space="preserve">Chapter six details the evaluation process along with a critical analysis. </w:t>
      </w:r>
      <w:r w:rsidR="00CB6FAB">
        <w:t xml:space="preserve">It discusses the online survey that has been created to evaluate the project. </w:t>
      </w:r>
      <w:r w:rsidR="0035770B">
        <w:t>It starts with the questions of the survey. Then, the kind of evaluators is discussed. At the end</w:t>
      </w:r>
      <w:r w:rsidR="00836838">
        <w:t>,</w:t>
      </w:r>
      <w:r w:rsidR="0035770B">
        <w:t xml:space="preserve"> a critical analysis has been preformed on the result of the survey.</w:t>
      </w:r>
    </w:p>
    <w:p w14:paraId="08F2E7E6" w14:textId="77777777" w:rsidR="00A541D7" w:rsidRDefault="00A541D7" w:rsidP="00FE4AE8">
      <w:pPr>
        <w:spacing w:line="360" w:lineRule="auto"/>
        <w:jc w:val="both"/>
      </w:pPr>
    </w:p>
    <w:p w14:paraId="69B72217" w14:textId="41F6A4F1" w:rsidR="00A541D7" w:rsidRDefault="008D48D1" w:rsidP="00FE4AE8">
      <w:pPr>
        <w:spacing w:line="360" w:lineRule="auto"/>
        <w:jc w:val="both"/>
        <w:rPr>
          <w:ins w:id="34" w:author="Hani Al Abbas" w:date="2014-08-11T20:01:00Z"/>
        </w:rPr>
      </w:pPr>
      <w:r>
        <w:t xml:space="preserve">Chapter seven concludes </w:t>
      </w:r>
      <w:r w:rsidR="00A67127">
        <w:t xml:space="preserve">the dissertation by giving </w:t>
      </w:r>
      <w:r w:rsidR="0000446F">
        <w:t>an overall overview of the project.</w:t>
      </w:r>
    </w:p>
    <w:p w14:paraId="1D087C26" w14:textId="77635693" w:rsidR="001918E3" w:rsidRPr="00F45A4F" w:rsidRDefault="001918E3" w:rsidP="00CA4FD0">
      <w:pPr>
        <w:spacing w:line="360" w:lineRule="auto"/>
        <w:rPr>
          <w:rFonts w:cs="Times New Roman"/>
        </w:rPr>
      </w:pPr>
      <w:r w:rsidRPr="00F45A4F">
        <w:rPr>
          <w:rFonts w:cs="Times New Roman"/>
        </w:rPr>
        <w:br w:type="page"/>
      </w:r>
    </w:p>
    <w:p w14:paraId="38FD4229" w14:textId="3B9B10A2" w:rsidR="008B03EC" w:rsidRPr="00DC4688" w:rsidRDefault="007A5605" w:rsidP="00CA4FD0">
      <w:pPr>
        <w:pStyle w:val="Heading1"/>
        <w:spacing w:line="360" w:lineRule="auto"/>
        <w:rPr>
          <w:rFonts w:cs="Times New Roman"/>
        </w:rPr>
      </w:pPr>
      <w:bookmarkStart w:id="35" w:name="_Toc269907867"/>
      <w:r>
        <w:rPr>
          <w:rFonts w:cs="Times New Roman"/>
        </w:rPr>
        <w:t>BACKGROUND</w:t>
      </w:r>
      <w:bookmarkEnd w:id="35"/>
    </w:p>
    <w:p w14:paraId="02DD478A" w14:textId="698F704B" w:rsidR="00DC4688" w:rsidRDefault="007A5605" w:rsidP="00CA4FD0">
      <w:pPr>
        <w:pStyle w:val="Heading2"/>
        <w:spacing w:line="360" w:lineRule="auto"/>
      </w:pPr>
      <w:bookmarkStart w:id="36" w:name="_Toc269907868"/>
      <w:r w:rsidRPr="003E4D04">
        <w:t>OWL</w:t>
      </w:r>
      <w:bookmarkEnd w:id="36"/>
    </w:p>
    <w:p w14:paraId="67BB0A03" w14:textId="77777777" w:rsidR="00D02DBF" w:rsidRDefault="00D02DBF" w:rsidP="00CA4FD0">
      <w:pPr>
        <w:spacing w:line="360" w:lineRule="auto"/>
        <w:jc w:val="both"/>
        <w:rPr>
          <w:rFonts w:cs="Times New Roman"/>
        </w:rPr>
      </w:pPr>
      <w:r w:rsidRPr="00A26F7F">
        <w:rPr>
          <w:rFonts w:cs="Times New Roman"/>
        </w:rPr>
        <w:t>OWL is a semantic web language</w:t>
      </w:r>
      <w:r>
        <w:rPr>
          <w:rFonts w:cs="Times New Roman"/>
        </w:rPr>
        <w:t xml:space="preserve"> that </w:t>
      </w:r>
      <w:r w:rsidRPr="00A26F7F">
        <w:rPr>
          <w:rFonts w:cs="Times New Roman"/>
        </w:rPr>
        <w:t>represent</w:t>
      </w:r>
      <w:r>
        <w:rPr>
          <w:rFonts w:cs="Times New Roman"/>
        </w:rPr>
        <w:t>s</w:t>
      </w:r>
      <w:r w:rsidRPr="00A26F7F">
        <w:rPr>
          <w:rFonts w:cs="Times New Roman"/>
        </w:rPr>
        <w:t xml:space="preserve"> things about the world, group of things,</w:t>
      </w:r>
      <w:r>
        <w:rPr>
          <w:rFonts w:cs="Times New Roman"/>
        </w:rPr>
        <w:t xml:space="preserve"> and the relations between them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It is a way to represent knowledge such that it is a representation of the world and our knowledge of it and it is accessible to programs and can be used </w:t>
      </w:r>
      <w:r w:rsidRPr="00A26F7F">
        <w:rPr>
          <w:rFonts w:cs="Times New Roman"/>
        </w:rPr>
        <w:fldChar w:fldCharType="begin"/>
      </w:r>
      <w:r>
        <w:rPr>
          <w:rFonts w:cs="Times New Roman"/>
        </w:rPr>
        <w:instrText xml:space="preserve"> ADDIN EN.CITE &lt;EndNote&gt;&lt;Cite&gt;&lt;Author&gt;Davis&lt;/Author&gt;&lt;Year&gt;1993&lt;/Year&gt;&lt;RecNum&gt;39&lt;/RecNum&gt;&lt;DisplayText&gt;[8]&lt;/DisplayText&gt;&lt;record&gt;&lt;rec-number&gt;39&lt;/rec-number&gt;&lt;foreign-keys&gt;&lt;key app="EN" db-id="ts25ppery0xtwlevwr5vrr0ivsptart9ve22" timestamp="1398249360"&gt;39&lt;/key&gt;&lt;/foreign-keys&gt;&lt;ref-type name="Magazine Article"&gt;19&lt;/ref-type&gt;&lt;contributors&gt;&lt;authors&gt;&lt;author&gt;Randall Davis&lt;/author&gt;&lt;author&gt;Howard Shrobe&lt;/author&gt;&lt;author&gt;Peter Szolovits&lt;/author&gt;&lt;/authors&gt;&lt;/contributors&gt;&lt;titles&gt;&lt;title&gt;What is a Knowledge Representation?&lt;/title&gt;&lt;secondary-title&gt;AI Magazine&lt;/secondary-title&gt;&lt;/titles&gt;&lt;pages&gt;17-33&lt;/pages&gt;&lt;dates&gt;&lt;year&gt;1993&lt;/year&gt;&lt;/dates&gt;&lt;urls&gt;&lt;/urls&gt;&lt;/record&gt;&lt;/Cite&gt;&lt;/EndNote&gt;</w:instrText>
      </w:r>
      <w:r w:rsidRPr="00A26F7F">
        <w:rPr>
          <w:rFonts w:cs="Times New Roman"/>
        </w:rPr>
        <w:fldChar w:fldCharType="separate"/>
      </w:r>
      <w:r>
        <w:rPr>
          <w:rFonts w:cs="Times New Roman"/>
          <w:noProof/>
        </w:rPr>
        <w:t>[8]</w:t>
      </w:r>
      <w:r w:rsidRPr="00A26F7F">
        <w:rPr>
          <w:rFonts w:cs="Times New Roman"/>
        </w:rPr>
        <w:fldChar w:fldCharType="end"/>
      </w:r>
      <w:r w:rsidRPr="00A26F7F">
        <w:rPr>
          <w:rFonts w:cs="Times New Roman"/>
        </w:rPr>
        <w:t>.</w:t>
      </w:r>
      <w:r>
        <w:rPr>
          <w:rFonts w:cs="Times New Roman"/>
        </w:rPr>
        <w:t xml:space="preserve"> It is able to represent explicit and implicit things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 intention behind creating OWL is to be used not only by human but also by applications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OWL can be access from machines because it is based on computational logic so that the machine using some software can reason over them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There are two versions of OWL: OWL and OWL 2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w:t>
      </w:r>
      <w:r w:rsidRPr="00A26F7F">
        <w:rPr>
          <w:rFonts w:cs="Times New Roman"/>
        </w:rPr>
        <w:t xml:space="preserve">OWL is a W3C recommendation since 2004, and then OWL 2 was published in 2009, followed with a second edition in 2012 </w:t>
      </w:r>
      <w:r w:rsidRPr="00A26F7F">
        <w:rPr>
          <w:rFonts w:cs="Times New Roman"/>
        </w:rPr>
        <w:fldChar w:fldCharType="begin"/>
      </w:r>
      <w:r>
        <w:rPr>
          <w:rFonts w:cs="Times New Roman"/>
        </w:rPr>
        <w:instrText xml:space="preserve"> ADDIN EN.CITE &lt;EndNote&gt;&lt;Cite&gt;&lt;Author&gt;M&lt;/Author&gt;&lt;Year&gt;2011&lt;/Year&gt;&lt;RecNum&gt;42&lt;/RecNum&gt;&lt;DisplayText&gt;[7, 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2014&lt;/access-date&gt;&lt;/record&gt;&lt;/Cite&gt;&lt;Cite&gt;&lt;Author&gt;Group&lt;/Author&gt;&lt;Year&gt;2012&lt;/Year&gt;&lt;RecNum&gt;41&lt;/RecNum&gt;&lt;record&gt;&lt;rec-number&gt;41&lt;/rec-number&gt;&lt;foreign-keys&gt;&lt;key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 xml:space="preserve">. OWL 2 is just an extension and revision of the original OWL publish in 2004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OWL has several defined syntaxes including Functional Syntax, RDF/XML, OWL/XML and the Manchester OWL Syntax </w:t>
      </w:r>
      <w:r w:rsidRPr="00A26F7F">
        <w:rPr>
          <w:rFonts w:cs="Times New Roman"/>
        </w:rPr>
        <w:fldChar w:fldCharType="begin"/>
      </w:r>
      <w:r>
        <w:rPr>
          <w:rFonts w:cs="Times New Roman"/>
        </w:rPr>
        <w:instrText xml:space="preserve"> ADDIN EN.CITE &lt;EndNote&gt;&lt;Cite&gt;&lt;Author&gt;Group&lt;/Author&gt;&lt;Year&gt;2012&lt;/Year&gt;&lt;RecNum&gt;41&lt;/RecNum&gt;&lt;DisplayText&gt;[7, 10]&lt;/DisplayText&gt;&lt;record&gt;&lt;rec-number&gt;41&lt;/rec-number&gt;&lt;foreign-keys&gt;&lt;key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Cite&gt;&lt;Author&gt;M&lt;/Author&gt;&lt;Year&gt;2011&lt;/Year&gt;&lt;RecNum&gt;42&lt;/RecNum&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w:t>
      </w:r>
    </w:p>
    <w:p w14:paraId="0D7C1452" w14:textId="77777777" w:rsidR="00D02DBF" w:rsidRDefault="00D02DBF" w:rsidP="00CA4FD0">
      <w:pPr>
        <w:spacing w:line="360" w:lineRule="auto"/>
        <w:jc w:val="both"/>
        <w:rPr>
          <w:rFonts w:cs="Times New Roman"/>
        </w:rPr>
      </w:pPr>
    </w:p>
    <w:p w14:paraId="6C245199" w14:textId="77777777" w:rsidR="00D02DBF" w:rsidRDefault="00D02DBF" w:rsidP="00CA4FD0">
      <w:pPr>
        <w:spacing w:line="360" w:lineRule="auto"/>
        <w:jc w:val="both"/>
        <w:rPr>
          <w:rFonts w:cs="Times New Roman"/>
        </w:rPr>
      </w:pPr>
      <w:r>
        <w:rPr>
          <w:rFonts w:cs="Times New Roman"/>
        </w:rPr>
        <w:t xml:space="preserve">The information on the web was described by OWL working group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as scattered. This information could mean something for humans but not for machines. So, the semantic web gives explicit meaning for this information. As a result, integrating and processing the information would be easier for machines.</w:t>
      </w:r>
    </w:p>
    <w:p w14:paraId="485B432F" w14:textId="77777777" w:rsidR="00D02DBF" w:rsidRDefault="00D02DBF" w:rsidP="00CA4FD0">
      <w:pPr>
        <w:spacing w:line="360" w:lineRule="auto"/>
        <w:jc w:val="both"/>
        <w:rPr>
          <w:rFonts w:cs="Times New Roman"/>
        </w:rPr>
      </w:pPr>
    </w:p>
    <w:p w14:paraId="702D2B6D" w14:textId="58120549" w:rsidR="00D02DBF" w:rsidRDefault="00D02DBF" w:rsidP="00CA4FD0">
      <w:pPr>
        <w:spacing w:line="360" w:lineRule="auto"/>
        <w:jc w:val="both"/>
        <w:rPr>
          <w:rFonts w:cs="Times New Roman"/>
        </w:rPr>
      </w:pPr>
      <w:r>
        <w:rPr>
          <w:rFonts w:cs="Times New Roman"/>
        </w:rPr>
        <w:t xml:space="preserve">In 2012, OWL 2 has been introduced by OWL working group </w:t>
      </w:r>
      <w:r>
        <w:rPr>
          <w:rFonts w:cs="Times New Roman"/>
        </w:rPr>
        <w:fldChar w:fldCharType="begin"/>
      </w:r>
      <w:r>
        <w:rPr>
          <w:rFonts w:cs="Times New Roman"/>
        </w:rPr>
        <w:instrText xml:space="preserve"> ADDIN EN.CITE &lt;EndNote&gt;&lt;Cite&gt;&lt;Author&gt;Group&lt;/Author&gt;&lt;Year&gt;2012&lt;/Year&gt;&lt;RecNum&gt;62&lt;/RecNum&gt;&lt;DisplayText&gt;[11]&lt;/DisplayText&gt;&lt;record&gt;&lt;rec-number&gt;62&lt;/rec-number&gt;&lt;foreign-keys&gt;&lt;key app="EN" db-id="ts25ppery0xtwlevwr5vrr0ivsptart9ve22" timestamp="1400068432"&gt;62&lt;/key&gt;&lt;/foreign-keys&gt;&lt;ref-type name="Web Page"&gt;12&lt;/ref-type&gt;&lt;contributors&gt;&lt;authors&gt;&lt;author&gt;OWL Working Group&lt;/author&gt;&lt;/authors&gt;&lt;/contributors&gt;&lt;titles&gt;&lt;title&gt;OWL 2 Web Ontology Language Document Overview&lt;/title&gt;&lt;/titles&gt;&lt;volume&gt;2014&lt;/volume&gt;&lt;number&gt;May 13, 2014&lt;/number&gt;&lt;dates&gt;&lt;year&gt;2012&lt;/year&gt;&lt;/dates&gt;&lt;pub-location&gt;W3C&lt;/pub-location&gt;&lt;urls&gt;&lt;related-urls&gt;&lt;url&gt;http://www.w3.org/TR/owl2-overview/&lt;/url&gt;&lt;/related-urls&gt;&lt;/urls&gt;&lt;/record&gt;&lt;/Cite&gt;&lt;/EndNote&gt;</w:instrText>
      </w:r>
      <w:r>
        <w:rPr>
          <w:rFonts w:cs="Times New Roman"/>
        </w:rPr>
        <w:fldChar w:fldCharType="separate"/>
      </w:r>
      <w:r>
        <w:rPr>
          <w:rFonts w:cs="Times New Roman"/>
          <w:noProof/>
        </w:rPr>
        <w:t>[11]</w:t>
      </w:r>
      <w:r>
        <w:rPr>
          <w:rFonts w:cs="Times New Roman"/>
        </w:rPr>
        <w:fldChar w:fldCharType="end"/>
      </w:r>
      <w:r>
        <w:rPr>
          <w:rFonts w:cs="Times New Roman"/>
        </w:rPr>
        <w:t xml:space="preserve">. It is not different than OWL, it could be seen as an extension of OWL with some additional features. </w:t>
      </w:r>
      <w:r w:rsidR="00520BCB">
        <w:rPr>
          <w:rFonts w:cs="Times New Roman"/>
        </w:rPr>
        <w:t>OWL 2 has</w:t>
      </w:r>
      <w:r>
        <w:rPr>
          <w:rFonts w:cs="Times New Roman"/>
        </w:rPr>
        <w:t xml:space="preserve"> several syntaxes</w:t>
      </w:r>
      <w:r w:rsidR="00925AC3">
        <w:rPr>
          <w:rFonts w:cs="Times New Roman"/>
        </w:rPr>
        <w:t xml:space="preserve"> like Manchester, functional, RDF/XML, OWL/XML, and Turtle syntaxes</w:t>
      </w:r>
      <w:r w:rsidR="00520BCB">
        <w:rPr>
          <w:rFonts w:cs="Times New Roman"/>
        </w:rPr>
        <w:t>;</w:t>
      </w:r>
      <w:r>
        <w:rPr>
          <w:rFonts w:cs="Times New Roman"/>
        </w:rPr>
        <w:t xml:space="preserve"> u</w:t>
      </w:r>
      <w:r w:rsidR="00925AC3">
        <w:rPr>
          <w:rFonts w:cs="Times New Roman"/>
        </w:rPr>
        <w:t>sually</w:t>
      </w:r>
      <w:r>
        <w:rPr>
          <w:rFonts w:cs="Times New Roman"/>
        </w:rPr>
        <w:t xml:space="preserve"> develope</w:t>
      </w:r>
      <w:r w:rsidR="00925AC3">
        <w:rPr>
          <w:rFonts w:cs="Times New Roman"/>
        </w:rPr>
        <w:t xml:space="preserve">r needs only one syntax </w:t>
      </w:r>
      <w:r w:rsidR="00520BCB">
        <w:rPr>
          <w:rFonts w:cs="Times New Roman"/>
        </w:rPr>
        <w:t>to use OWL</w:t>
      </w:r>
      <w:r>
        <w:rPr>
          <w:rFonts w:cs="Times New Roman"/>
        </w:rPr>
        <w:t xml:space="preserve">. </w:t>
      </w:r>
      <w:r w:rsidR="002B1723">
        <w:rPr>
          <w:rFonts w:cs="Times New Roman"/>
        </w:rPr>
        <w:fldChar w:fldCharType="begin"/>
      </w:r>
      <w:r w:rsidR="002B1723">
        <w:rPr>
          <w:rFonts w:cs="Times New Roman"/>
        </w:rPr>
        <w:instrText xml:space="preserve"> REF _Ref267744271 \h </w:instrText>
      </w:r>
      <w:r w:rsidR="002B1723">
        <w:rPr>
          <w:rFonts w:cs="Times New Roman"/>
        </w:rPr>
      </w:r>
      <w:r w:rsidR="002B1723">
        <w:rPr>
          <w:rFonts w:cs="Times New Roman"/>
        </w:rPr>
        <w:fldChar w:fldCharType="separate"/>
      </w:r>
      <w:r w:rsidR="0073691D">
        <w:t xml:space="preserve">Figure </w:t>
      </w:r>
      <w:r w:rsidR="0073691D">
        <w:rPr>
          <w:noProof/>
        </w:rPr>
        <w:t>1</w:t>
      </w:r>
      <w:r w:rsidR="002B1723">
        <w:rPr>
          <w:rFonts w:cs="Times New Roman"/>
        </w:rPr>
        <w:fldChar w:fldCharType="end"/>
      </w:r>
      <w:r>
        <w:rPr>
          <w:rFonts w:cs="Times New Roman"/>
        </w:rPr>
        <w:t xml:space="preserve"> shows the structure of OWL 2.</w:t>
      </w:r>
    </w:p>
    <w:p w14:paraId="66F9DFC7" w14:textId="77777777" w:rsidR="00382034" w:rsidRDefault="0005267A" w:rsidP="00F00AB9">
      <w:pPr>
        <w:keepNext/>
        <w:jc w:val="both"/>
      </w:pPr>
      <w:r>
        <w:rPr>
          <w:rFonts w:cs="Times New Roman"/>
          <w:noProof/>
        </w:rPr>
        <w:drawing>
          <wp:inline distT="0" distB="0" distL="0" distR="0" wp14:anchorId="31843D95" wp14:editId="71E3C347">
            <wp:extent cx="5274310" cy="3632835"/>
            <wp:effectExtent l="25400" t="25400" r="3429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2-structure2-800.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632835"/>
                    </a:xfrm>
                    <a:prstGeom prst="rect">
                      <a:avLst/>
                    </a:prstGeom>
                    <a:ln>
                      <a:solidFill>
                        <a:schemeClr val="tx1"/>
                      </a:solidFill>
                    </a:ln>
                  </pic:spPr>
                </pic:pic>
              </a:graphicData>
            </a:graphic>
          </wp:inline>
        </w:drawing>
      </w:r>
    </w:p>
    <w:p w14:paraId="5658B3DD" w14:textId="68735FCA" w:rsidR="00382034" w:rsidRDefault="00382034" w:rsidP="00CA4FD0">
      <w:pPr>
        <w:pStyle w:val="Caption"/>
        <w:spacing w:line="360" w:lineRule="auto"/>
        <w:jc w:val="both"/>
      </w:pPr>
      <w:bookmarkStart w:id="37" w:name="_Ref267744271"/>
      <w:bookmarkStart w:id="38" w:name="_Toc269659856"/>
      <w:r>
        <w:t xml:space="preserve">Figure </w:t>
      </w:r>
      <w:r w:rsidR="00412FCE">
        <w:fldChar w:fldCharType="begin"/>
      </w:r>
      <w:r w:rsidR="00412FCE">
        <w:instrText xml:space="preserve"> SEQ Figure \* ARABIC </w:instrText>
      </w:r>
      <w:r w:rsidR="00412FCE">
        <w:fldChar w:fldCharType="separate"/>
      </w:r>
      <w:r w:rsidR="0073691D">
        <w:rPr>
          <w:noProof/>
        </w:rPr>
        <w:t>1</w:t>
      </w:r>
      <w:r w:rsidR="00412FCE">
        <w:rPr>
          <w:noProof/>
        </w:rPr>
        <w:fldChar w:fldCharType="end"/>
      </w:r>
      <w:bookmarkEnd w:id="37"/>
      <w:r>
        <w:t>: The structure of OWL 2 [11]</w:t>
      </w:r>
      <w:bookmarkEnd w:id="38"/>
    </w:p>
    <w:p w14:paraId="60924DAF" w14:textId="0CEB1DEA" w:rsidR="00D02DBF" w:rsidRPr="00641209" w:rsidRDefault="00D02DBF" w:rsidP="00641209">
      <w:pPr>
        <w:spacing w:line="360" w:lineRule="auto"/>
        <w:jc w:val="both"/>
        <w:rPr>
          <w:rFonts w:cs="Times New Roman"/>
        </w:rPr>
      </w:pPr>
      <w:r w:rsidRPr="00A26F7F">
        <w:rPr>
          <w:rFonts w:cs="Times New Roman"/>
        </w:rPr>
        <w:t xml:space="preserve">OWL </w:t>
      </w:r>
      <w:r>
        <w:rPr>
          <w:rFonts w:cs="Times New Roman"/>
        </w:rPr>
        <w:t xml:space="preserve">files or </w:t>
      </w:r>
      <w:r w:rsidRPr="00A26F7F">
        <w:rPr>
          <w:rFonts w:cs="Times New Roman"/>
        </w:rPr>
        <w:t>documents are called ontologies</w:t>
      </w:r>
      <w:r>
        <w:rPr>
          <w:rFonts w:cs="Times New Roman"/>
        </w:rPr>
        <w:t>, as described in</w:t>
      </w:r>
      <w:r w:rsidRPr="00A26F7F">
        <w:rPr>
          <w:rFonts w:cs="Times New Roman"/>
        </w:rPr>
        <w:t xml:space="preserve">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w:t>
      </w:r>
      <w:r>
        <w:rPr>
          <w:rFonts w:cs="Times New Roman"/>
        </w:rPr>
        <w:t xml:space="preserve"> The purpose of these ontologies is to make it easier of machine to access information in the web and preform reasoning on them. </w:t>
      </w:r>
      <w:r w:rsidRPr="00A26F7F">
        <w:rPr>
          <w:rFonts w:cs="Times New Roman"/>
        </w:rPr>
        <w:t xml:space="preserve">These ontologies can be put into the web or into a local computer depending on the need. </w:t>
      </w:r>
      <w:r>
        <w:rPr>
          <w:rFonts w:cs="Times New Roman"/>
        </w:rPr>
        <w:t>One of t</w:t>
      </w:r>
      <w:r w:rsidRPr="00A26F7F">
        <w:rPr>
          <w:rFonts w:cs="Times New Roman"/>
        </w:rPr>
        <w:t>he advantage</w:t>
      </w:r>
      <w:r>
        <w:rPr>
          <w:rFonts w:cs="Times New Roman"/>
        </w:rPr>
        <w:t>s</w:t>
      </w:r>
      <w:r w:rsidRPr="00A26F7F">
        <w:rPr>
          <w:rFonts w:cs="Times New Roman"/>
        </w:rPr>
        <w:t xml:space="preserve"> of ontologies in the web is that they can be referenced from or reference to other ontologies. Ontologies </w:t>
      </w:r>
      <w:r>
        <w:rPr>
          <w:rFonts w:cs="Times New Roman"/>
        </w:rPr>
        <w:t xml:space="preserve">can be </w:t>
      </w:r>
      <w:r w:rsidRPr="00A26F7F">
        <w:rPr>
          <w:rFonts w:cs="Times New Roman"/>
        </w:rPr>
        <w:t>place</w:t>
      </w:r>
      <w:r>
        <w:rPr>
          <w:rFonts w:cs="Times New Roman"/>
        </w:rPr>
        <w:t>d</w:t>
      </w:r>
      <w:r w:rsidRPr="00A26F7F">
        <w:rPr>
          <w:rFonts w:cs="Times New Roman"/>
        </w:rPr>
        <w:t xml:space="preserve"> in a local computer </w:t>
      </w:r>
      <w:r>
        <w:rPr>
          <w:rFonts w:cs="Times New Roman"/>
        </w:rPr>
        <w:t xml:space="preserve">to be </w:t>
      </w:r>
      <w:r w:rsidRPr="00A26F7F">
        <w:rPr>
          <w:rFonts w:cs="Times New Roman"/>
        </w:rPr>
        <w:t>used local</w:t>
      </w:r>
      <w:r>
        <w:rPr>
          <w:rFonts w:cs="Times New Roman"/>
        </w:rPr>
        <w:t>ly</w:t>
      </w:r>
      <w:r w:rsidRPr="00A26F7F">
        <w:rPr>
          <w:rFonts w:cs="Times New Roman"/>
        </w:rPr>
        <w:t>.</w:t>
      </w:r>
    </w:p>
    <w:p w14:paraId="3562B50A" w14:textId="49F8D1A5" w:rsidR="007A5605" w:rsidRDefault="007A5605" w:rsidP="00CA4FD0">
      <w:pPr>
        <w:pStyle w:val="Heading2"/>
        <w:spacing w:line="360" w:lineRule="auto"/>
      </w:pPr>
      <w:bookmarkStart w:id="39" w:name="_Ref268528780"/>
      <w:bookmarkStart w:id="40" w:name="_Toc269907869"/>
      <w:r w:rsidRPr="003E4D04">
        <w:t>OWL API</w:t>
      </w:r>
      <w:bookmarkEnd w:id="39"/>
      <w:bookmarkEnd w:id="40"/>
    </w:p>
    <w:p w14:paraId="25301131" w14:textId="77777777" w:rsidR="009E50E3" w:rsidRDefault="009E50E3" w:rsidP="00CA4FD0">
      <w:pPr>
        <w:spacing w:line="360" w:lineRule="auto"/>
        <w:jc w:val="both"/>
        <w:rPr>
          <w:rFonts w:cs="Times New Roman"/>
        </w:rPr>
      </w:pPr>
      <w:r>
        <w:rPr>
          <w:rFonts w:cs="Times New Roman"/>
        </w:rPr>
        <w:t xml:space="preserve">In Wikipedia </w:t>
      </w:r>
      <w:r>
        <w:rPr>
          <w:rFonts w:cs="Times New Roman"/>
        </w:rPr>
        <w:fldChar w:fldCharType="begin"/>
      </w:r>
      <w:r>
        <w:rPr>
          <w:rFonts w:cs="Times New Roman"/>
        </w:rPr>
        <w:instrText xml:space="preserve"> ADDIN EN.CITE &lt;EndNote&gt;&lt;Cite&gt;&lt;Author&gt;Wikipedia&lt;/Author&gt;&lt;RecNum&gt;45&lt;/RecNum&gt;&lt;DisplayText&gt;[12]&lt;/DisplayText&gt;&lt;record&gt;&lt;rec-number&gt;45&lt;/rec-number&gt;&lt;foreign-keys&gt;&lt;key app="EN" db-id="ts25ppery0xtwlevwr5vrr0ivsptart9ve22" timestamp="1398249360"&gt;45&lt;/key&gt;&lt;/foreign-keys&gt;&lt;ref-type name="Web Page"&gt;12&lt;/ref-type&gt;&lt;contributors&gt;&lt;authors&gt;&lt;author&gt;Wikipedia&lt;/author&gt;&lt;/authors&gt;&lt;/contributors&gt;&lt;titles&gt;&lt;title&gt;Application programming interface&lt;/title&gt;&lt;/titles&gt;&lt;volume&gt;2014&lt;/volume&gt;&lt;number&gt;April 21, 2014&lt;/number&gt;&lt;dates&gt;&lt;/dates&gt;&lt;pub-location&gt;Wikipedia&lt;/pub-location&gt;&lt;urls&gt;&lt;related-urls&gt;&lt;url&gt;http://en.wikipedia.org/wiki/Application_programming_interface&lt;/url&gt;&lt;/related-urls&gt;&lt;/urls&gt;&lt;/record&gt;&lt;/Cite&gt;&lt;/EndNote&gt;</w:instrText>
      </w:r>
      <w:r>
        <w:rPr>
          <w:rFonts w:cs="Times New Roman"/>
        </w:rPr>
        <w:fldChar w:fldCharType="separate"/>
      </w:r>
      <w:r>
        <w:rPr>
          <w:rFonts w:cs="Times New Roman"/>
          <w:noProof/>
        </w:rPr>
        <w:t>[12]</w:t>
      </w:r>
      <w:r>
        <w:rPr>
          <w:rFonts w:cs="Times New Roman"/>
        </w:rPr>
        <w:fldChar w:fldCharType="end"/>
      </w:r>
      <w:r>
        <w:rPr>
          <w:rFonts w:cs="Times New Roman"/>
        </w:rPr>
        <w:t>, A</w:t>
      </w:r>
      <w:r w:rsidRPr="00A26F7F">
        <w:rPr>
          <w:rFonts w:cs="Times New Roman"/>
        </w:rPr>
        <w:t xml:space="preserve">pplication Programming Interface (API) </w:t>
      </w:r>
      <w:r>
        <w:rPr>
          <w:rFonts w:cs="Times New Roman"/>
        </w:rPr>
        <w:t xml:space="preserve">is described as </w:t>
      </w:r>
      <w:r w:rsidRPr="00A26F7F">
        <w:rPr>
          <w:rFonts w:cs="Times New Roman"/>
        </w:rPr>
        <w:t>a set of protocols that make sure the software components interact with each other in the right way</w:t>
      </w:r>
      <w:r>
        <w:rPr>
          <w:rFonts w:cs="Times New Roman"/>
        </w:rPr>
        <w:t xml:space="preserve">, and it could take many forms in different areas. It is used in the web as a set of Hypertext Transfer Protocol (HTTP). Also, it has heavy use as libraries of programming language. API is used in different forms such as libraries of programming languages. For example, Java APIs. In object-oriented languages like java, the API is a set of classes and methods to be accessed and used. Basic examples would be like using the inputting and outputting classes e.g. (BufferedReader and BufferedWriter classes in java). Since this project will be built using java-programming language, the API used is a java API which is called OWL API. OWL API is a set of classes and methods that facilitate the access to </w:t>
      </w:r>
      <w:r w:rsidRPr="00A26F7F">
        <w:rPr>
          <w:rFonts w:cs="Times New Roman"/>
        </w:rPr>
        <w:t>Web Ontology Language (OWL)</w:t>
      </w:r>
      <w:r>
        <w:rPr>
          <w:rFonts w:cs="Times New Roman"/>
        </w:rPr>
        <w:t xml:space="preserve"> ontologies. It creates objects that represent ontologies objects and manages the interactivity between them and any other program</w:t>
      </w:r>
      <w:r w:rsidRPr="00A26F7F">
        <w:rPr>
          <w:rFonts w:cs="Times New Roman"/>
        </w:rPr>
        <w:t>.</w:t>
      </w:r>
    </w:p>
    <w:p w14:paraId="40105413" w14:textId="77777777" w:rsidR="009E50E3" w:rsidRDefault="009E50E3" w:rsidP="00CA4FD0">
      <w:pPr>
        <w:spacing w:line="360" w:lineRule="auto"/>
        <w:jc w:val="both"/>
        <w:rPr>
          <w:rFonts w:cs="Times New Roman"/>
        </w:rPr>
      </w:pPr>
    </w:p>
    <w:p w14:paraId="4D763D7C" w14:textId="77777777" w:rsidR="009E50E3" w:rsidRPr="00A26F7F" w:rsidRDefault="009E50E3" w:rsidP="00CA4FD0">
      <w:pPr>
        <w:spacing w:line="360" w:lineRule="auto"/>
        <w:jc w:val="both"/>
        <w:rPr>
          <w:rFonts w:cs="Times New Roman"/>
        </w:rPr>
      </w:pPr>
      <w:r w:rsidRPr="00A26F7F">
        <w:rPr>
          <w:rFonts w:cs="Times New Roman"/>
        </w:rPr>
        <w:t xml:space="preserve">OWL API </w:t>
      </w:r>
      <w:r>
        <w:rPr>
          <w:rFonts w:cs="Times New Roman"/>
        </w:rPr>
        <w:t xml:space="preserve">is described in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xml:space="preserve"> as</w:t>
      </w:r>
      <w:r w:rsidRPr="00A26F7F">
        <w:rPr>
          <w:rFonts w:cs="Times New Roman"/>
        </w:rPr>
        <w:t xml:space="preserve"> an Application Programming Interface for the purpose of specifying how to interact with OWL Ontologies. OWL ontologies can be created, manipulated, and reasoned over using OWL API. It has been available since almost the same time of OWL. OWL API went through several revisions following the development of OWL. OWL API has the ability to parse and serialize OWL ontologies to different syntaxes such as Functional Syntax, RDF/XML, OWL/XML and the Manchester OWL Syntax. </w:t>
      </w:r>
    </w:p>
    <w:p w14:paraId="4C219D0E" w14:textId="77777777" w:rsidR="009E50E3" w:rsidRPr="00A26F7F" w:rsidRDefault="009E50E3" w:rsidP="00CA4FD0">
      <w:pPr>
        <w:spacing w:line="360" w:lineRule="auto"/>
        <w:jc w:val="both"/>
        <w:rPr>
          <w:rFonts w:cs="Times New Roman"/>
        </w:rPr>
      </w:pPr>
    </w:p>
    <w:p w14:paraId="40930837" w14:textId="77777777" w:rsidR="009E50E3" w:rsidRPr="00A26F7F" w:rsidRDefault="009E50E3" w:rsidP="00CA4FD0">
      <w:pPr>
        <w:spacing w:line="360" w:lineRule="auto"/>
        <w:jc w:val="both"/>
        <w:rPr>
          <w:rFonts w:cs="Times New Roman"/>
        </w:rPr>
      </w:pPr>
      <w:r>
        <w:rPr>
          <w:rFonts w:cs="Times New Roman"/>
        </w:rPr>
        <w:t xml:space="preserve">OWL API takes out the burden of parsing and serializing OWL ontologies from the developer back, since it has been taken care of in the implementation of it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It has been implanted using java.</w:t>
      </w:r>
      <w:r w:rsidRPr="00A26F7F">
        <w:rPr>
          <w:rFonts w:cs="Times New Roman"/>
        </w:rPr>
        <w:t xml:space="preserve"> OWL API comes also </w:t>
      </w:r>
      <w:r>
        <w:rPr>
          <w:rFonts w:cs="Times New Roman"/>
        </w:rPr>
        <w:t>with some capabilities such as</w:t>
      </w:r>
      <w:r w:rsidRPr="00A26F7F">
        <w:rPr>
          <w:rFonts w:cs="Times New Roman"/>
        </w:rPr>
        <w:t xml:space="preserve"> loading and saving ontologies. </w:t>
      </w:r>
    </w:p>
    <w:p w14:paraId="63AEEF8F" w14:textId="77777777" w:rsidR="009E50E3" w:rsidRPr="00A26F7F" w:rsidRDefault="009E50E3" w:rsidP="00CA4FD0">
      <w:pPr>
        <w:spacing w:line="360" w:lineRule="auto"/>
        <w:jc w:val="both"/>
        <w:rPr>
          <w:rFonts w:cs="Times New Roman"/>
        </w:rPr>
      </w:pPr>
    </w:p>
    <w:p w14:paraId="49292906" w14:textId="611B2253" w:rsidR="009E50E3" w:rsidRDefault="009E50E3" w:rsidP="00CA4FD0">
      <w:pPr>
        <w:spacing w:line="360" w:lineRule="auto"/>
        <w:jc w:val="both"/>
        <w:rPr>
          <w:rFonts w:cs="Times New Roman"/>
        </w:rPr>
      </w:pPr>
      <w:r w:rsidRPr="00A26F7F">
        <w:rPr>
          <w:rFonts w:cs="Times New Roman"/>
        </w:rPr>
        <w:t xml:space="preserve">OWL ontologies being accessed using OWL API only through OntologyManager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OntologyManager interface manage all changes</w:t>
      </w:r>
      <w:r>
        <w:rPr>
          <w:rFonts w:cs="Times New Roman"/>
        </w:rPr>
        <w:t xml:space="preserve"> in ontology as seen in </w:t>
      </w:r>
      <w:r w:rsidR="002B1723">
        <w:rPr>
          <w:rFonts w:cs="Times New Roman"/>
        </w:rPr>
        <w:fldChar w:fldCharType="begin"/>
      </w:r>
      <w:r w:rsidR="002B1723">
        <w:rPr>
          <w:rFonts w:cs="Times New Roman"/>
        </w:rPr>
        <w:instrText xml:space="preserve"> REF _Ref267744291 \h </w:instrText>
      </w:r>
      <w:r w:rsidR="002B1723">
        <w:rPr>
          <w:rFonts w:cs="Times New Roman"/>
        </w:rPr>
      </w:r>
      <w:r w:rsidR="002B1723">
        <w:rPr>
          <w:rFonts w:cs="Times New Roman"/>
        </w:rPr>
        <w:fldChar w:fldCharType="separate"/>
      </w:r>
      <w:r w:rsidR="0073691D">
        <w:t xml:space="preserve">Figure </w:t>
      </w:r>
      <w:r w:rsidR="0073691D">
        <w:rPr>
          <w:noProof/>
        </w:rPr>
        <w:t>2</w:t>
      </w:r>
      <w:r w:rsidR="002B1723">
        <w:rPr>
          <w:rFonts w:cs="Times New Roman"/>
        </w:rPr>
        <w:fldChar w:fldCharType="end"/>
      </w:r>
      <w:r w:rsidRPr="00A26F7F">
        <w:rPr>
          <w:rFonts w:cs="Times New Roman"/>
        </w:rPr>
        <w:t xml:space="preserve"> below</w:t>
      </w:r>
      <w:r>
        <w:rPr>
          <w:rFonts w:cs="Times New Roman"/>
        </w:rPr>
        <w:t xml:space="preserve"> shows UML diagram of how ontologies would be managed using OWL API</w:t>
      </w:r>
      <w:r w:rsidRPr="00A26F7F">
        <w:rPr>
          <w:rFonts w:cs="Times New Roman"/>
        </w:rPr>
        <w:t>.</w:t>
      </w:r>
    </w:p>
    <w:p w14:paraId="66DA4EB3" w14:textId="6460BC76" w:rsidR="009E50E3" w:rsidRPr="00BA7C40" w:rsidRDefault="00603730" w:rsidP="00F00AB9">
      <w:pPr>
        <w:ind w:left="720"/>
        <w:jc w:val="both"/>
        <w:rPr>
          <w:rFonts w:cs="Times New Roman"/>
        </w:rPr>
      </w:pPr>
      <w:r>
        <w:rPr>
          <w:rFonts w:cs="Times New Roman"/>
          <w:noProof/>
        </w:rPr>
        <w:drawing>
          <wp:inline distT="0" distB="0" distL="0" distR="0" wp14:anchorId="210998C2" wp14:editId="3FDB8A98">
            <wp:extent cx="4313555" cy="2381885"/>
            <wp:effectExtent l="25400" t="25400" r="29845" b="311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API.png"/>
                    <pic:cNvPicPr/>
                  </pic:nvPicPr>
                  <pic:blipFill>
                    <a:blip r:embed="rId12">
                      <a:extLst>
                        <a:ext uri="{28A0092B-C50C-407E-A947-70E740481C1C}">
                          <a14:useLocalDpi xmlns:a14="http://schemas.microsoft.com/office/drawing/2010/main" val="0"/>
                        </a:ext>
                      </a:extLst>
                    </a:blip>
                    <a:stretch>
                      <a:fillRect/>
                    </a:stretch>
                  </pic:blipFill>
                  <pic:spPr>
                    <a:xfrm>
                      <a:off x="0" y="0"/>
                      <a:ext cx="4313555" cy="2381885"/>
                    </a:xfrm>
                    <a:prstGeom prst="rect">
                      <a:avLst/>
                    </a:prstGeom>
                    <a:ln>
                      <a:solidFill>
                        <a:srgbClr val="000000"/>
                      </a:solidFill>
                    </a:ln>
                  </pic:spPr>
                </pic:pic>
              </a:graphicData>
            </a:graphic>
          </wp:inline>
        </w:drawing>
      </w:r>
    </w:p>
    <w:p w14:paraId="7E4A4BB8" w14:textId="708CE67E" w:rsidR="009E50E3" w:rsidRPr="00D70F1B" w:rsidRDefault="009E50E3" w:rsidP="00CA4FD0">
      <w:pPr>
        <w:pStyle w:val="Caption"/>
        <w:spacing w:line="360" w:lineRule="auto"/>
        <w:ind w:left="720"/>
      </w:pPr>
      <w:bookmarkStart w:id="41" w:name="_Ref267744291"/>
      <w:bookmarkStart w:id="42" w:name="_Toc263247028"/>
      <w:bookmarkStart w:id="43" w:name="_Toc267740015"/>
      <w:bookmarkStart w:id="44" w:name="_Toc269659857"/>
      <w:r>
        <w:t xml:space="preserve">Figure </w:t>
      </w:r>
      <w:r w:rsidR="00412FCE">
        <w:fldChar w:fldCharType="begin"/>
      </w:r>
      <w:r w:rsidR="00412FCE">
        <w:instrText xml:space="preserve"> SEQ Figure \* ARABIC </w:instrText>
      </w:r>
      <w:r w:rsidR="00412FCE">
        <w:fldChar w:fldCharType="separate"/>
      </w:r>
      <w:r w:rsidR="0073691D">
        <w:rPr>
          <w:noProof/>
        </w:rPr>
        <w:t>2</w:t>
      </w:r>
      <w:r w:rsidR="00412FCE">
        <w:rPr>
          <w:noProof/>
        </w:rPr>
        <w:fldChar w:fldCharType="end"/>
      </w:r>
      <w:bookmarkEnd w:id="41"/>
      <w:r>
        <w:t>: UML diagram showing the management of ontologies using OWL API</w:t>
      </w:r>
      <w:bookmarkEnd w:id="42"/>
      <w:r>
        <w:t xml:space="preserve"> </w:t>
      </w:r>
      <w:r>
        <w:fldChar w:fldCharType="begin"/>
      </w:r>
      <w: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fldChar w:fldCharType="separate"/>
      </w:r>
      <w:r>
        <w:rPr>
          <w:noProof/>
        </w:rPr>
        <w:t>[10]</w:t>
      </w:r>
      <w:bookmarkEnd w:id="43"/>
      <w:bookmarkEnd w:id="44"/>
      <w:r>
        <w:fldChar w:fldCharType="end"/>
      </w:r>
    </w:p>
    <w:p w14:paraId="0347C23D" w14:textId="123413ED" w:rsidR="009E50E3" w:rsidRPr="00A26F7F" w:rsidRDefault="009E50E3" w:rsidP="00CA4FD0">
      <w:pPr>
        <w:spacing w:line="360" w:lineRule="auto"/>
        <w:jc w:val="both"/>
        <w:rPr>
          <w:rFonts w:cs="Times New Roman"/>
        </w:rPr>
      </w:pPr>
      <w:r w:rsidRPr="00A26F7F">
        <w:rPr>
          <w:rFonts w:cs="Times New Roman"/>
        </w:rPr>
        <w:t xml:space="preserve">Inference is applied on the OWL ontologies using OWLReasoner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This interface provides some useful check like consistency, checking computation of class and axiom entailments. Since the reasoning functionality is separate, developers either can use the available or can provide their own implementation. There are some </w:t>
      </w:r>
      <w:r>
        <w:rPr>
          <w:rFonts w:cs="Times New Roman"/>
        </w:rPr>
        <w:t xml:space="preserve">already </w:t>
      </w:r>
      <w:r w:rsidR="006A1F9F" w:rsidRPr="00A26F7F">
        <w:rPr>
          <w:rFonts w:cs="Times New Roman"/>
        </w:rPr>
        <w:t>existing</w:t>
      </w:r>
      <w:r w:rsidRPr="00A26F7F">
        <w:rPr>
          <w:rFonts w:cs="Times New Roman"/>
        </w:rPr>
        <w:t xml:space="preserve"> implementations of reasoners such as FaCT++, HermiT, and Pellet.</w:t>
      </w:r>
    </w:p>
    <w:p w14:paraId="72F36351" w14:textId="77777777" w:rsidR="009E50E3" w:rsidRPr="00A26F7F" w:rsidRDefault="009E50E3" w:rsidP="00CA4FD0">
      <w:pPr>
        <w:spacing w:line="360" w:lineRule="auto"/>
        <w:jc w:val="both"/>
        <w:rPr>
          <w:rFonts w:cs="Times New Roman"/>
        </w:rPr>
      </w:pPr>
    </w:p>
    <w:p w14:paraId="09588D44" w14:textId="7E360D5D" w:rsidR="009E50E3" w:rsidRPr="009E50E3" w:rsidRDefault="009E50E3" w:rsidP="00CA4FD0">
      <w:pPr>
        <w:spacing w:line="360" w:lineRule="auto"/>
      </w:pPr>
      <w:r>
        <w:rPr>
          <w:rFonts w:cs="Times New Roman"/>
        </w:rPr>
        <w:t>As for q</w:t>
      </w:r>
      <w:r w:rsidRPr="00A26F7F">
        <w:rPr>
          <w:rFonts w:cs="Times New Roman"/>
        </w:rPr>
        <w:t xml:space="preserve">uery using OWL API, it does not offer </w:t>
      </w:r>
      <w:r>
        <w:rPr>
          <w:rFonts w:cs="Times New Roman"/>
        </w:rPr>
        <w:t>much as a</w:t>
      </w:r>
      <w:r w:rsidRPr="00A26F7F">
        <w:rPr>
          <w:rFonts w:cs="Times New Roman"/>
        </w:rPr>
        <w:t xml:space="preserve"> query mechanism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w:t>
      </w:r>
      <w:r>
        <w:rPr>
          <w:rFonts w:cs="Times New Roman"/>
        </w:rPr>
        <w:t>Since</w:t>
      </w:r>
      <w:r w:rsidRPr="00A26F7F">
        <w:rPr>
          <w:rFonts w:cs="Times New Roman"/>
        </w:rPr>
        <w:t>, it provides some sort of basic querying which is based on entailment checking functionality.</w:t>
      </w:r>
    </w:p>
    <w:p w14:paraId="7A93E20D" w14:textId="47A752BF" w:rsidR="00680E8D" w:rsidRDefault="006315D4" w:rsidP="00CA4FD0">
      <w:pPr>
        <w:pStyle w:val="Heading2"/>
        <w:spacing w:line="360" w:lineRule="auto"/>
      </w:pPr>
      <w:bookmarkStart w:id="45" w:name="_Toc269907870"/>
      <w:r w:rsidRPr="003E4D04">
        <w:t xml:space="preserve">Conventional Information </w:t>
      </w:r>
      <w:r w:rsidR="00570A1A" w:rsidRPr="003E4D04">
        <w:t>Retrieval</w:t>
      </w:r>
      <w:r w:rsidRPr="003E4D04">
        <w:t xml:space="preserve"> </w:t>
      </w:r>
      <w:r w:rsidR="00570A1A" w:rsidRPr="003E4D04">
        <w:t>Method</w:t>
      </w:r>
      <w:bookmarkEnd w:id="45"/>
    </w:p>
    <w:p w14:paraId="75D3D50F" w14:textId="77777777" w:rsidR="00CF21FF" w:rsidRDefault="00CF21FF" w:rsidP="00CA4FD0">
      <w:pPr>
        <w:spacing w:line="360" w:lineRule="auto"/>
        <w:jc w:val="both"/>
        <w:rPr>
          <w:rFonts w:cs="Times New Roman"/>
        </w:rPr>
      </w:pPr>
      <w:r w:rsidRPr="00A26F7F">
        <w:rPr>
          <w:rFonts w:cs="Times New Roman"/>
        </w:rPr>
        <w:t>Information retrieval is the method in which some information is retrieved from a source</w:t>
      </w:r>
      <w:r>
        <w:rPr>
          <w:rFonts w:cs="Times New Roman"/>
        </w:rPr>
        <w:t xml:space="preserve"> or </w:t>
      </w:r>
      <w:r w:rsidRPr="00A26F7F">
        <w:rPr>
          <w:rFonts w:cs="Times New Roman"/>
        </w:rPr>
        <w:t>multiple</w:t>
      </w:r>
      <w:r>
        <w:rPr>
          <w:rFonts w:cs="Times New Roman"/>
        </w:rPr>
        <w:t xml:space="preserve"> sources </w:t>
      </w:r>
      <w:r w:rsidRPr="00A26F7F">
        <w:rPr>
          <w:rFonts w:cs="Times New Roman"/>
        </w:rPr>
        <w:t>contains</w:t>
      </w:r>
      <w:r>
        <w:rPr>
          <w:rFonts w:cs="Times New Roman"/>
        </w:rPr>
        <w:t xml:space="preserve"> needed</w:t>
      </w:r>
      <w:r w:rsidRPr="00A26F7F">
        <w:rPr>
          <w:rFonts w:cs="Times New Roman"/>
        </w:rPr>
        <w:t xml:space="preserve"> data. Every retrieval system needs some mechanisms to retrie</w:t>
      </w:r>
      <w:r>
        <w:rPr>
          <w:rFonts w:cs="Times New Roman"/>
        </w:rPr>
        <w:t>val relevant needed information</w:t>
      </w:r>
      <w:r w:rsidRPr="00A26F7F">
        <w:rPr>
          <w:rFonts w:cs="Times New Roman"/>
        </w:rPr>
        <w:t>.</w:t>
      </w:r>
      <w:r>
        <w:rPr>
          <w:rFonts w:cs="Times New Roman"/>
        </w:rPr>
        <w:t xml:space="preserve"> </w:t>
      </w:r>
      <w:r w:rsidRPr="00BD063D">
        <w:rPr>
          <w:rFonts w:cs="Times New Roman"/>
        </w:rPr>
        <w:t xml:space="preserve">Nowadays, there is more information probably resides on the cloud than it was in the recent years </w:t>
      </w:r>
      <w:r w:rsidRPr="00BD063D">
        <w:rPr>
          <w:rFonts w:cs="Times New Roman"/>
        </w:rPr>
        <w:fldChar w:fldCharType="begin"/>
      </w:r>
      <w:r>
        <w:rPr>
          <w:rFonts w:cs="Times New Roman"/>
        </w:rPr>
        <w:instrText xml:space="preserve"> ADDIN EN.CITE &lt;EndNote&gt;&lt;Cite&gt;&lt;Year&gt;2014&lt;/Year&gt;&lt;RecNum&gt;63&lt;/RecNum&gt;&lt;DisplayText&gt;[13]&lt;/DisplayText&gt;&lt;record&gt;&lt;rec-number&gt;63&lt;/rec-number&gt;&lt;foreign-keys&gt;&lt;key app="EN" db-id="ts25ppery0xtwlevwr5vrr0ivsptart9ve22" timestamp="1401745640"&gt;63&lt;/key&gt;&lt;/foreign-keys&gt;&lt;ref-type name="Web Page"&gt;12&lt;/ref-type&gt;&lt;contributors&gt;&lt;/contributors&gt;&lt;titles&gt;&lt;title&gt;The size of the World Wide Web (The Internet)&lt;/title&gt;&lt;/titles&gt;&lt;volume&gt;2014&lt;/volume&gt;&lt;number&gt;Jun 2, 2014&lt;/number&gt;&lt;dates&gt;&lt;year&gt;2014&lt;/year&gt;&lt;/dates&gt;&lt;urls&gt;&lt;related-urls&gt;&lt;url&gt;http://www.worldwidewebsize.com/&lt;/url&gt;&lt;/related-urls&gt;&lt;/urls&gt;&lt;/record&gt;&lt;/Cite&gt;&lt;/EndNote&gt;</w:instrText>
      </w:r>
      <w:r w:rsidRPr="00BD063D">
        <w:rPr>
          <w:rFonts w:cs="Times New Roman"/>
        </w:rPr>
        <w:fldChar w:fldCharType="separate"/>
      </w:r>
      <w:r>
        <w:rPr>
          <w:rFonts w:cs="Times New Roman"/>
          <w:noProof/>
        </w:rPr>
        <w:t>[13]</w:t>
      </w:r>
      <w:r w:rsidRPr="00BD063D">
        <w:rPr>
          <w:rFonts w:cs="Times New Roman"/>
        </w:rPr>
        <w:fldChar w:fldCharType="end"/>
      </w:r>
      <w:r w:rsidRPr="0070349F">
        <w:rPr>
          <w:rFonts w:cs="Times New Roman"/>
        </w:rPr>
        <w:t xml:space="preserve">. As the amount of data on the web grows dramatically, the need to find and retrieve relevant information becomes more important. Getting the wanted results is becoming more </w:t>
      </w:r>
      <w:r>
        <w:rPr>
          <w:rFonts w:cs="Times New Roman"/>
        </w:rPr>
        <w:t>problematic</w:t>
      </w:r>
      <w:r w:rsidRPr="0070349F">
        <w:rPr>
          <w:rFonts w:cs="Times New Roman"/>
        </w:rPr>
        <w:t xml:space="preserve"> because of the amount of the data on the web and the technique used. Usually, in a search engine the results range between relevant and irrelevant. It would be nice for a user to query for something and get the most </w:t>
      </w:r>
      <w:r>
        <w:rPr>
          <w:rFonts w:cs="Times New Roman"/>
        </w:rPr>
        <w:t>relevant</w:t>
      </w:r>
      <w:r w:rsidRPr="0070349F">
        <w:rPr>
          <w:rFonts w:cs="Times New Roman"/>
        </w:rPr>
        <w:t xml:space="preserve"> result </w:t>
      </w:r>
      <w:r>
        <w:rPr>
          <w:rFonts w:cs="Times New Roman"/>
        </w:rPr>
        <w:t xml:space="preserve">that </w:t>
      </w:r>
      <w:r w:rsidRPr="0070349F">
        <w:rPr>
          <w:rFonts w:cs="Times New Roman"/>
        </w:rPr>
        <w:t>meets his/her needs.</w:t>
      </w:r>
    </w:p>
    <w:p w14:paraId="5AA1A4D9" w14:textId="77777777" w:rsidR="00CF21FF" w:rsidRDefault="00CF21FF" w:rsidP="00CA4FD0">
      <w:pPr>
        <w:spacing w:line="360" w:lineRule="auto"/>
        <w:jc w:val="both"/>
        <w:rPr>
          <w:rFonts w:cs="Times New Roman"/>
        </w:rPr>
      </w:pPr>
    </w:p>
    <w:p w14:paraId="063DF12D" w14:textId="77777777" w:rsidR="00CF21FF" w:rsidRDefault="00CF21FF" w:rsidP="00CA4FD0">
      <w:pPr>
        <w:spacing w:line="360" w:lineRule="auto"/>
        <w:jc w:val="both"/>
        <w:rPr>
          <w:rFonts w:cs="Times New Roman"/>
        </w:rPr>
      </w:pPr>
      <w:r w:rsidRPr="0070349F">
        <w:rPr>
          <w:rFonts w:cs="Times New Roman"/>
        </w:rPr>
        <w:t>There are different methods of retrieving data from the web. Keyword</w:t>
      </w:r>
      <w:r>
        <w:rPr>
          <w:rFonts w:cs="Times New Roman"/>
        </w:rPr>
        <w:t>-based</w:t>
      </w:r>
      <w:r w:rsidRPr="0070349F">
        <w:rPr>
          <w:rFonts w:cs="Times New Roman"/>
        </w:rPr>
        <w:t xml:space="preserve"> search method could be the oldest among the others</w:t>
      </w:r>
      <w:r>
        <w:rPr>
          <w:rFonts w:cs="Times New Roman"/>
        </w:rPr>
        <w:t>.</w:t>
      </w:r>
    </w:p>
    <w:p w14:paraId="115A04BF" w14:textId="77777777" w:rsidR="00CF21FF" w:rsidRDefault="00CF21FF" w:rsidP="00CA4FD0">
      <w:pPr>
        <w:spacing w:line="360" w:lineRule="auto"/>
        <w:jc w:val="both"/>
        <w:rPr>
          <w:rFonts w:cs="Times New Roman"/>
        </w:rPr>
      </w:pPr>
    </w:p>
    <w:p w14:paraId="4574CC1C" w14:textId="32FDE874" w:rsidR="00CF21FF" w:rsidRPr="00A26F7F" w:rsidRDefault="00CF21FF" w:rsidP="00CA4FD0">
      <w:pPr>
        <w:spacing w:line="360" w:lineRule="auto"/>
        <w:jc w:val="both"/>
        <w:rPr>
          <w:rFonts w:cs="Times New Roman"/>
        </w:rPr>
      </w:pPr>
      <w:r>
        <w:rPr>
          <w:rFonts w:cs="Times New Roman"/>
        </w:rPr>
        <w:t xml:space="preserve">Keyword-based search method use specific words call “Keywords” that are linked with database records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It</w:t>
      </w:r>
      <w:r w:rsidRPr="00A26F7F">
        <w:rPr>
          <w:rFonts w:cs="Times New Roman"/>
        </w:rPr>
        <w:t xml:space="preserve"> would be the default and </w:t>
      </w:r>
      <w:r>
        <w:rPr>
          <w:rFonts w:cs="Times New Roman"/>
        </w:rPr>
        <w:t xml:space="preserve">the </w:t>
      </w:r>
      <w:r w:rsidRPr="00A26F7F">
        <w:rPr>
          <w:rFonts w:cs="Times New Roman"/>
        </w:rPr>
        <w:t>usual choice</w:t>
      </w:r>
      <w:r>
        <w:rPr>
          <w:rFonts w:cs="Times New Roman"/>
        </w:rPr>
        <w:t xml:space="preserve"> to use in search</w:t>
      </w:r>
      <w:r w:rsidRPr="00A26F7F">
        <w:rPr>
          <w:rFonts w:cs="Times New Roman"/>
        </w:rPr>
        <w:t xml:space="preserve">, since it has been used over long time. </w:t>
      </w:r>
      <w:r>
        <w:rPr>
          <w:rFonts w:cs="Times New Roman"/>
        </w:rPr>
        <w:t>This method seems easy to use, as it is resembl</w:t>
      </w:r>
      <w:r w:rsidRPr="00E64ECE">
        <w:rPr>
          <w:rFonts w:cs="Times New Roman"/>
        </w:rPr>
        <w:t>e</w:t>
      </w:r>
      <w:r>
        <w:rPr>
          <w:rFonts w:cs="Times New Roman"/>
        </w:rPr>
        <w:t xml:space="preserve"> natural language which could be understandable by humans but not by machines.</w:t>
      </w:r>
      <w:r w:rsidRPr="00A26F7F">
        <w:rPr>
          <w:rFonts w:cs="Times New Roman"/>
        </w:rPr>
        <w:t xml:space="preserve"> </w:t>
      </w:r>
      <w:r>
        <w:rPr>
          <w:rFonts w:cs="Times New Roman"/>
        </w:rPr>
        <w:t xml:space="preserve">Because of the human factor that exists in writing the search query, things </w:t>
      </w:r>
      <w:r w:rsidRPr="00214B2F">
        <w:rPr>
          <w:rFonts w:cs="Times New Roman"/>
        </w:rPr>
        <w:t>inevitably</w:t>
      </w:r>
      <w:r>
        <w:rPr>
          <w:rFonts w:cs="Times New Roman"/>
        </w:rPr>
        <w:t xml:space="preserve"> could go wrong.</w:t>
      </w:r>
      <w:r w:rsidRPr="00A26F7F">
        <w:rPr>
          <w:rFonts w:cs="Times New Roman"/>
        </w:rPr>
        <w:t xml:space="preserve"> </w:t>
      </w:r>
      <w:r>
        <w:rPr>
          <w:rFonts w:cs="Times New Roman"/>
        </w:rPr>
        <w:t>Simplicity and ease come with a cost, k</w:t>
      </w:r>
      <w:r w:rsidRPr="00A26F7F">
        <w:rPr>
          <w:rFonts w:cs="Times New Roman"/>
        </w:rPr>
        <w:t>eyword-based</w:t>
      </w:r>
      <w:r>
        <w:rPr>
          <w:rFonts w:cs="Times New Roman"/>
        </w:rPr>
        <w:t xml:space="preserve"> search method suffers from some serious</w:t>
      </w:r>
      <w:r w:rsidRPr="00A26F7F">
        <w:rPr>
          <w:rFonts w:cs="Times New Roman"/>
        </w:rPr>
        <w:t xml:space="preserve"> issues</w:t>
      </w:r>
      <w:r>
        <w:rPr>
          <w:rFonts w:cs="Times New Roman"/>
        </w:rPr>
        <w:t xml:space="preserve">. (1) </w:t>
      </w:r>
      <w:r w:rsidRPr="00A26F7F">
        <w:rPr>
          <w:rFonts w:cs="Times New Roman"/>
        </w:rPr>
        <w:t xml:space="preserve">One of these issues </w:t>
      </w:r>
      <w:r>
        <w:rPr>
          <w:rFonts w:cs="Times New Roman"/>
        </w:rPr>
        <w:t>is</w:t>
      </w:r>
      <w:r w:rsidRPr="00A26F7F">
        <w:rPr>
          <w:rFonts w:cs="Times New Roman"/>
        </w:rPr>
        <w:t xml:space="preserve"> the lack of accuracy and recall because of </w:t>
      </w:r>
      <w:r>
        <w:rPr>
          <w:rFonts w:cs="Times New Roman"/>
        </w:rPr>
        <w:t xml:space="preserve">all of the </w:t>
      </w:r>
      <w:r w:rsidRPr="00A26F7F">
        <w:rPr>
          <w:rFonts w:cs="Times New Roman"/>
        </w:rPr>
        <w:t xml:space="preserve">synonyms and </w:t>
      </w:r>
      <w:r>
        <w:rPr>
          <w:rFonts w:cs="Times New Roman"/>
        </w:rPr>
        <w:t xml:space="preserve">the </w:t>
      </w:r>
      <w:r w:rsidR="006A1F9F" w:rsidRPr="00A26F7F">
        <w:rPr>
          <w:rFonts w:cs="Times New Roman"/>
        </w:rPr>
        <w:t>homonyms, which</w:t>
      </w:r>
      <w:r w:rsidRPr="00A26F7F">
        <w:rPr>
          <w:rFonts w:cs="Times New Roman"/>
        </w:rPr>
        <w:t xml:space="preserve"> are based on memorizing terms rather than concepts. </w:t>
      </w:r>
      <w:r>
        <w:rPr>
          <w:rFonts w:cs="Times New Roman"/>
        </w:rPr>
        <w:t>(2) Another major</w:t>
      </w:r>
      <w:r w:rsidRPr="00A26F7F">
        <w:rPr>
          <w:rFonts w:cs="Times New Roman"/>
        </w:rPr>
        <w:t xml:space="preserve"> issue is that using keyword-based search add more ambiguity</w:t>
      </w:r>
      <w:r>
        <w:rPr>
          <w:rFonts w:cs="Times New Roman"/>
        </w:rPr>
        <w:t>,</w:t>
      </w:r>
      <w:r w:rsidRPr="00A26F7F">
        <w:rPr>
          <w:rFonts w:cs="Times New Roman"/>
        </w:rPr>
        <w:t xml:space="preserve"> </w:t>
      </w:r>
      <w:r>
        <w:rPr>
          <w:rFonts w:cs="Times New Roman"/>
        </w:rPr>
        <w:t>when</w:t>
      </w:r>
      <w:r w:rsidRPr="00A26F7F">
        <w:rPr>
          <w:rFonts w:cs="Times New Roman"/>
        </w:rPr>
        <w:t xml:space="preserve"> the user want just to browse around to find out what is there or the user does not know the right term used in specific content.</w:t>
      </w:r>
    </w:p>
    <w:p w14:paraId="2CC714E8" w14:textId="77777777" w:rsidR="00CF21FF" w:rsidRPr="00A26F7F" w:rsidRDefault="00CF21FF" w:rsidP="00CA4FD0">
      <w:pPr>
        <w:spacing w:line="360" w:lineRule="auto"/>
        <w:jc w:val="both"/>
        <w:rPr>
          <w:rFonts w:cs="Times New Roman"/>
        </w:rPr>
      </w:pPr>
    </w:p>
    <w:p w14:paraId="6C79CDBD" w14:textId="77777777" w:rsidR="00CF21FF" w:rsidRPr="00A26F7F" w:rsidRDefault="00CF21FF" w:rsidP="00CA4FD0">
      <w:pPr>
        <w:spacing w:line="360" w:lineRule="auto"/>
        <w:jc w:val="both"/>
        <w:rPr>
          <w:rFonts w:cs="Times New Roman"/>
        </w:rPr>
      </w:pPr>
      <w:r w:rsidRPr="00A26F7F">
        <w:rPr>
          <w:rFonts w:cs="Times New Roman"/>
        </w:rPr>
        <w:t xml:space="preserve">According to </w:t>
      </w:r>
      <w:r w:rsidRPr="00A26F7F">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A26F7F">
        <w:rPr>
          <w:rFonts w:cs="Times New Roman"/>
        </w:rPr>
        <w:fldChar w:fldCharType="separate"/>
      </w:r>
      <w:r>
        <w:rPr>
          <w:rFonts w:cs="Times New Roman"/>
          <w:noProof/>
        </w:rPr>
        <w:t>[14]</w:t>
      </w:r>
      <w:r w:rsidRPr="00A26F7F">
        <w:rPr>
          <w:rFonts w:cs="Times New Roman"/>
        </w:rPr>
        <w:fldChar w:fldCharType="end"/>
      </w:r>
      <w:r w:rsidRPr="00A26F7F">
        <w:rPr>
          <w:rFonts w:cs="Times New Roman"/>
        </w:rPr>
        <w:t xml:space="preserve">, there are solutions for both issues. </w:t>
      </w:r>
      <w:r>
        <w:rPr>
          <w:rFonts w:cs="Times New Roman"/>
        </w:rPr>
        <w:t>The lack of precision and recall can be treated by o</w:t>
      </w:r>
      <w:r w:rsidRPr="00A26F7F">
        <w:rPr>
          <w:rFonts w:cs="Times New Roman"/>
        </w:rPr>
        <w:t>ntology-based information retrieval method. The growth in the ambiguity issue, would be solve be using multi-faceted search method which would guide the user during constructing the search query.</w:t>
      </w:r>
      <w:r>
        <w:rPr>
          <w:rFonts w:cs="Times New Roman"/>
        </w:rPr>
        <w:t xml:space="preserve"> So, the use of knowledge base and concept base would be more desirable than just providing </w:t>
      </w:r>
      <w:r w:rsidRPr="000E4081">
        <w:rPr>
          <w:rFonts w:cs="Times New Roman"/>
        </w:rPr>
        <w:t xml:space="preserve">arbitrary </w:t>
      </w:r>
      <w:r>
        <w:rPr>
          <w:rFonts w:cs="Times New Roman"/>
        </w:rPr>
        <w:t xml:space="preserve">information. In addition, a sense of </w:t>
      </w:r>
      <w:r w:rsidRPr="00F1553A">
        <w:rPr>
          <w:rFonts w:cs="Times New Roman"/>
        </w:rPr>
        <w:t>Artificial</w:t>
      </w:r>
      <w:r>
        <w:rPr>
          <w:rFonts w:cs="Times New Roman"/>
        </w:rPr>
        <w:t xml:space="preserve"> Intelligence is also felt since machines can make </w:t>
      </w:r>
      <w:r w:rsidRPr="00D47AA8">
        <w:rPr>
          <w:rFonts w:cs="Times New Roman"/>
        </w:rPr>
        <w:t>inferences</w:t>
      </w:r>
      <w:r>
        <w:rPr>
          <w:rFonts w:cs="Times New Roman"/>
        </w:rPr>
        <w:t xml:space="preserve"> based on some rules.</w:t>
      </w:r>
    </w:p>
    <w:p w14:paraId="17D6B41D" w14:textId="77777777" w:rsidR="00CF21FF" w:rsidRDefault="00CF21FF" w:rsidP="00CA4FD0">
      <w:pPr>
        <w:spacing w:line="360" w:lineRule="auto"/>
        <w:rPr>
          <w:rFonts w:cs="Times New Roman"/>
        </w:rPr>
      </w:pPr>
    </w:p>
    <w:p w14:paraId="22C8781B" w14:textId="77777777" w:rsidR="00CF21FF" w:rsidRDefault="00CF21FF" w:rsidP="00CA4FD0">
      <w:pPr>
        <w:spacing w:line="360" w:lineRule="auto"/>
        <w:jc w:val="both"/>
        <w:rPr>
          <w:rFonts w:cs="Times New Roman"/>
        </w:rPr>
      </w:pPr>
      <w:r>
        <w:rPr>
          <w:rFonts w:cs="Times New Roman"/>
        </w:rPr>
        <w:t>In this project, keyword based method won’t be used since it has limitations like recall and ambiguity. As I am trying to overcome these limitations, ontology driven user interface as alternative method will be used.</w:t>
      </w:r>
    </w:p>
    <w:p w14:paraId="7645FBA5" w14:textId="77777777" w:rsidR="00CF21FF" w:rsidRPr="00CF21FF" w:rsidRDefault="00CF21FF" w:rsidP="00CA4FD0">
      <w:pPr>
        <w:spacing w:line="360" w:lineRule="auto"/>
      </w:pPr>
    </w:p>
    <w:p w14:paraId="1D6A2426" w14:textId="1CE0B679" w:rsidR="006315D4" w:rsidRDefault="006315D4" w:rsidP="00CA4FD0">
      <w:pPr>
        <w:pStyle w:val="Heading2"/>
        <w:spacing w:line="360" w:lineRule="auto"/>
      </w:pPr>
      <w:bookmarkStart w:id="46" w:name="_Toc269907871"/>
      <w:r w:rsidRPr="003E4D04">
        <w:t>Ontology Based User Interface</w:t>
      </w:r>
      <w:bookmarkEnd w:id="46"/>
    </w:p>
    <w:p w14:paraId="03936466" w14:textId="77777777" w:rsidR="000D5BBC" w:rsidRDefault="000D5BBC" w:rsidP="00CA4FD0">
      <w:pPr>
        <w:spacing w:line="360" w:lineRule="auto"/>
        <w:jc w:val="both"/>
        <w:rPr>
          <w:rFonts w:cs="Times New Roman"/>
        </w:rPr>
      </w:pPr>
      <w:r>
        <w:rPr>
          <w:rFonts w:cs="Times New Roman"/>
        </w:rPr>
        <w:t xml:space="preserve">In general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developing user interfaces </w:t>
      </w:r>
      <w:r w:rsidRPr="00DF5465">
        <w:rPr>
          <w:rFonts w:cs="Times New Roman"/>
        </w:rPr>
        <w:t>hindered</w:t>
      </w:r>
      <w:r>
        <w:rPr>
          <w:rFonts w:cs="Times New Roman"/>
        </w:rPr>
        <w:t xml:space="preserve"> by the knowledge of the user. Letting the user known what can he ask for and constructing a meaningful search query using the user interface is the major issue. To remedy this issue, solutions have been proposed. Some of those solutions would be making every option in the user interface available to reduce the recall issue. Another solution would be writing manuals to the user to follow. These solutions might be providing more complexity and other problems. The </w:t>
      </w:r>
      <w:r w:rsidRPr="00B50DC4">
        <w:rPr>
          <w:rFonts w:cs="Times New Roman"/>
        </w:rPr>
        <w:t>former</w:t>
      </w:r>
      <w:r>
        <w:rPr>
          <w:rFonts w:cs="Times New Roman"/>
        </w:rPr>
        <w:t xml:space="preserve"> solution could </w:t>
      </w:r>
      <w:r w:rsidRPr="00B50DC4">
        <w:rPr>
          <w:rFonts w:cs="Times New Roman"/>
        </w:rPr>
        <w:t>overwhelm</w:t>
      </w:r>
      <w:r>
        <w:rPr>
          <w:rFonts w:cs="Times New Roman"/>
        </w:rPr>
        <w:t xml:space="preserve"> the user with all of the options available </w:t>
      </w:r>
      <w:r w:rsidRPr="00D71C80">
        <w:rPr>
          <w:rFonts w:cs="Times New Roman"/>
        </w:rPr>
        <w:t xml:space="preserve">whether </w:t>
      </w:r>
      <w:r>
        <w:rPr>
          <w:rFonts w:cs="Times New Roman"/>
        </w:rPr>
        <w:t xml:space="preserve">needed options or not. The latter solution could increase the load on the user to study and spend time on something that needed to be recalled eventually. Ontology driven user interface would be the most suited solution, since ontologies are based on conceptual model rather than just terms </w:t>
      </w:r>
      <w:r>
        <w:rPr>
          <w:rFonts w:cs="Times New Roman"/>
        </w:rPr>
        <w:fldChar w:fldCharType="begin"/>
      </w:r>
      <w:r>
        <w:rPr>
          <w:rFonts w:cs="Times New Roman"/>
        </w:rPr>
        <w:instrText xml:space="preserve"> ADDIN EN.CITE &lt;EndNote&gt;&lt;Cite&gt;&lt;Author&gt;Catarci&lt;/Author&gt;&lt;Year&gt;2004&lt;/Year&gt;&lt;RecNum&gt;38&lt;/RecNum&gt;&lt;DisplayText&gt;[3, 15]&lt;/DisplayText&gt;&lt;record&gt;&lt;rec-number&gt;38&lt;/rec-number&gt;&lt;foreign-keys&gt;&lt;key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Cite&gt;&lt;Author&gt;Bechhofer&lt;/Author&gt;&lt;RecNum&gt;36&lt;/RecNum&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This conceptual model gives a map for the user to follow upon constructing queries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487F5CBE" w14:textId="77777777" w:rsidR="000D5BBC" w:rsidRDefault="000D5BBC" w:rsidP="00CA4FD0">
      <w:pPr>
        <w:spacing w:line="360" w:lineRule="auto"/>
        <w:jc w:val="both"/>
        <w:rPr>
          <w:rFonts w:cs="Times New Roman"/>
        </w:rPr>
      </w:pPr>
    </w:p>
    <w:p w14:paraId="5915CDFF" w14:textId="6D6109EA" w:rsidR="000D5BBC" w:rsidRDefault="000D5BBC" w:rsidP="00CA4FD0">
      <w:pPr>
        <w:spacing w:line="360" w:lineRule="auto"/>
        <w:jc w:val="both"/>
        <w:rPr>
          <w:rFonts w:cs="Times New Roman"/>
        </w:rPr>
      </w:pPr>
      <w:r>
        <w:rPr>
          <w:rFonts w:cs="Times New Roman"/>
        </w:rPr>
        <w:t xml:space="preserve">Ontology based user interface is defined by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as a user interface that allows the user to construct and manipulate queries based on some domain concept stored in ontology. This domain concept drives the user interface, where there is no need for manuals or shove all available options in the user interface, since the ontology based </w:t>
      </w:r>
      <w:r w:rsidR="006A1F9F">
        <w:rPr>
          <w:rFonts w:cs="Times New Roman"/>
        </w:rPr>
        <w:t>one, which</w:t>
      </w:r>
      <w:r>
        <w:rPr>
          <w:rFonts w:cs="Times New Roman"/>
        </w:rPr>
        <w:t xml:space="preserve"> should act as a guide for the user. It depends on recognizing knowledge instead of memorizing keywords. It allows the user to build complex and meaningful queries and return the needed results. In addition, it offers the user the option of browsing around to find out what he/she needs. The user does not have to any thing about the underlying conceptual knowledge. TAMBS give the illusion of retrieving from single source while it read from multiple sources and convert selected options to appropriate query languages that match sources’.</w:t>
      </w:r>
    </w:p>
    <w:p w14:paraId="74544499" w14:textId="77777777" w:rsidR="00B5232E" w:rsidRDefault="00B5232E" w:rsidP="00CA4FD0">
      <w:pPr>
        <w:spacing w:line="360" w:lineRule="auto"/>
        <w:jc w:val="both"/>
        <w:rPr>
          <w:rFonts w:cs="Times New Roman"/>
        </w:rPr>
      </w:pPr>
    </w:p>
    <w:p w14:paraId="15394864" w14:textId="4F2EB635" w:rsidR="00B5232E" w:rsidRDefault="000C2FC0" w:rsidP="00B5232E">
      <w:pPr>
        <w:spacing w:line="360" w:lineRule="auto"/>
        <w:jc w:val="both"/>
        <w:rPr>
          <w:rFonts w:cs="Times New Roman"/>
        </w:rPr>
      </w:pPr>
      <w:r>
        <w:rPr>
          <w:rFonts w:cs="Times New Roman"/>
        </w:rPr>
        <w:t>Ontology based view described</w:t>
      </w:r>
      <w:r w:rsidR="003455E4">
        <w:rPr>
          <w:rFonts w:cs="Times New Roman"/>
        </w:rPr>
        <w:t xml:space="preserve"> in </w:t>
      </w:r>
      <w:r w:rsidR="003455E4">
        <w:rPr>
          <w:rFonts w:cs="Times New Roman"/>
        </w:rPr>
        <w:fldChar w:fldCharType="begin"/>
      </w:r>
      <w:r w:rsidR="003455E4">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003455E4">
        <w:rPr>
          <w:rFonts w:cs="Times New Roman"/>
        </w:rPr>
        <w:fldChar w:fldCharType="separate"/>
      </w:r>
      <w:r w:rsidR="003455E4">
        <w:rPr>
          <w:rFonts w:cs="Times New Roman"/>
          <w:noProof/>
        </w:rPr>
        <w:t>[14]</w:t>
      </w:r>
      <w:r w:rsidR="003455E4">
        <w:rPr>
          <w:rFonts w:cs="Times New Roman"/>
        </w:rPr>
        <w:fldChar w:fldCharType="end"/>
      </w:r>
      <w:r>
        <w:rPr>
          <w:rFonts w:cs="Times New Roman"/>
        </w:rPr>
        <w:t xml:space="preserve"> as</w:t>
      </w:r>
      <w:r w:rsidR="003455E4">
        <w:rPr>
          <w:rFonts w:cs="Times New Roman"/>
        </w:rPr>
        <w:t>, k</w:t>
      </w:r>
      <w:r w:rsidR="00B5232E" w:rsidRPr="00BB04A8">
        <w:rPr>
          <w:rFonts w:cs="Times New Roman"/>
        </w:rPr>
        <w:t>eywords are stored in hierarchical taxonomy so user choose rather than recall. In ontology based UI the keywords are to be called categories, and each category may have subcategories.</w:t>
      </w:r>
      <w:r w:rsidR="00B5232E">
        <w:rPr>
          <w:rFonts w:cs="Times New Roman"/>
        </w:rPr>
        <w:t xml:space="preserve"> To make it more formal, let us assume C</w:t>
      </w:r>
      <w:r w:rsidR="00B5232E" w:rsidRPr="00D0709A">
        <w:rPr>
          <w:rFonts w:cs="Times New Roman"/>
          <w:vertAlign w:val="subscript"/>
        </w:rPr>
        <w:t>i</w:t>
      </w:r>
      <w:r w:rsidR="00B5232E">
        <w:rPr>
          <w:rFonts w:cs="Times New Roman"/>
        </w:rPr>
        <w:t xml:space="preserve"> is a selected category, where </w:t>
      </w:r>
      <m:oMath>
        <m:r>
          <w:rPr>
            <w:rFonts w:ascii="Cambria Math" w:hAnsi="Cambria Math" w:cs="Times New Roman"/>
          </w:rPr>
          <m:t>Category=</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 xml:space="preserve"> | i=1,…, n</m:t>
            </m:r>
          </m:e>
        </m:d>
      </m:oMath>
      <w:r w:rsidR="00B5232E">
        <w:rPr>
          <w:rFonts w:cs="Times New Roman"/>
        </w:rPr>
        <w:t xml:space="preserve"> representing all categories selected, and  C</w:t>
      </w:r>
      <w:r w:rsidR="00B5232E" w:rsidRPr="00D0709A">
        <w:rPr>
          <w:rFonts w:cs="Times New Roman"/>
          <w:vertAlign w:val="subscript"/>
        </w:rPr>
        <w:t>i</w:t>
      </w:r>
      <w:r w:rsidR="00B5232E">
        <w:rPr>
          <w:rFonts w:cs="Times New Roman"/>
        </w:rPr>
        <w:t xml:space="preserve"> is also represents</w:t>
      </w:r>
      <w:r w:rsidR="00D8496E">
        <w:rPr>
          <w:rFonts w:cs="Times New Roman"/>
        </w:rPr>
        <w:t xml:space="preserve"> as</w:t>
      </w:r>
      <w:r w:rsidR="00B5232E">
        <w:rPr>
          <w:rFonts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 j=1,…,</m:t>
            </m:r>
            <m:sSub>
              <m:sSubPr>
                <m:ctrlPr>
                  <w:rPr>
                    <w:rFonts w:ascii="Cambria Math" w:hAnsi="Cambria Math"/>
                    <w:i/>
                  </w:rPr>
                </m:ctrlPr>
              </m:sSubPr>
              <m:e>
                <m:r>
                  <w:rPr>
                    <w:rFonts w:ascii="Cambria Math" w:hAnsi="Cambria Math"/>
                  </w:rPr>
                  <m:t>k</m:t>
                </m:r>
              </m:e>
              <m:sub>
                <m:r>
                  <w:rPr>
                    <w:rFonts w:ascii="Cambria Math" w:hAnsi="Cambria Math"/>
                  </w:rPr>
                  <m:t>i</m:t>
                </m:r>
              </m:sub>
            </m:sSub>
          </m:e>
        </m:d>
      </m:oMath>
      <w:r w:rsidR="00B5232E">
        <w:rPr>
          <w:rFonts w:cs="Times New Roman"/>
        </w:rPr>
        <w:t xml:space="preserve">. Each category may consist of subcategories. The search query in DL format might be represented in </w:t>
      </w:r>
      <w:r w:rsidR="00B5232E" w:rsidRPr="00D0709A">
        <w:rPr>
          <w:rFonts w:cs="Times New Roman"/>
        </w:rPr>
        <w:t>conjunctive normal form</w:t>
      </w:r>
      <w:r w:rsidR="00B5232E">
        <w:rPr>
          <w:rFonts w:cs="Times New Roman"/>
        </w:rPr>
        <w:t xml:space="preserve"> (CNF):</w:t>
      </w:r>
    </w:p>
    <w:p w14:paraId="5FD8A4DB" w14:textId="2713F91C" w:rsidR="00B5232E" w:rsidRDefault="00412FCE" w:rsidP="00CA4FD0">
      <w:pPr>
        <w:spacing w:line="360" w:lineRule="auto"/>
        <w:jc w:val="both"/>
        <w:rPr>
          <w:rFonts w:cs="Times New Roman"/>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i</m:t>
                      </m:r>
                    </m:sub>
                  </m:sSub>
                </m:sub>
              </m:sSub>
            </m:e>
          </m:d>
        </m:oMath>
      </m:oMathPara>
    </w:p>
    <w:p w14:paraId="348C9BD6" w14:textId="752D05CE" w:rsidR="000D5BBC" w:rsidRDefault="00346A5A" w:rsidP="00CA4FD0">
      <w:pPr>
        <w:spacing w:line="360" w:lineRule="auto"/>
        <w:jc w:val="both"/>
        <w:rPr>
          <w:rFonts w:cs="Times New Roman"/>
        </w:rPr>
      </w:pPr>
      <w:r>
        <w:rPr>
          <w:rFonts w:cs="Times New Roman"/>
        </w:rPr>
        <w:t xml:space="preserve">For Example, </w:t>
      </w:r>
      <w:r w:rsidR="00F33AD8">
        <w:rPr>
          <w:rFonts w:cs="Times New Roman"/>
        </w:rPr>
        <w:t xml:space="preserve">let assume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oMath>
      <w:r w:rsidR="00594502">
        <w:rPr>
          <w:rFonts w:cs="Times New Roman"/>
        </w:rPr>
        <w:t xml:space="preserve"> is the vegetable</w:t>
      </w:r>
      <w:r w:rsidR="00E30E80">
        <w:rPr>
          <w:rFonts w:cs="Times New Roman"/>
        </w:rPr>
        <w:t xml:space="preserve"> ingredient</w:t>
      </w:r>
      <w:r w:rsidR="00594502">
        <w:rPr>
          <w:rFonts w:cs="Times New Roman"/>
        </w:rPr>
        <w:t xml:space="preserve"> class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oMath>
      <w:r w:rsidR="00594502">
        <w:rPr>
          <w:rFonts w:cs="Times New Roman"/>
        </w:rPr>
        <w:t xml:space="preserve"> is the spicy</w:t>
      </w:r>
      <w:r w:rsidR="00E30E80">
        <w:rPr>
          <w:rFonts w:cs="Times New Roman"/>
        </w:rPr>
        <w:t xml:space="preserve"> ingredient</w:t>
      </w:r>
      <w:r w:rsidR="00594502">
        <w:rPr>
          <w:rFonts w:cs="Times New Roman"/>
        </w:rPr>
        <w:t xml:space="preserve"> class</w:t>
      </w:r>
      <w:r w:rsidR="00F33AD8">
        <w:rPr>
          <w:rFonts w:cs="Times New Roman"/>
        </w:rPr>
        <w:t xml:space="preserve">. </w:t>
      </w:r>
    </w:p>
    <w:p w14:paraId="445C00E5" w14:textId="189B226B" w:rsidR="00A5670F" w:rsidRPr="00A5670F" w:rsidRDefault="00412FCE" w:rsidP="00CA4FD0">
      <w:pPr>
        <w:spacing w:line="360" w:lineRule="auto"/>
        <w:jc w:val="both"/>
        <w:rPr>
          <w:rFonts w:cs="Times New Roman"/>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e>
          </m:d>
          <m:r>
            <w:rPr>
              <w:rFonts w:ascii="Cambria Math" w:hAnsi="Cambria Math"/>
            </w:rPr>
            <m:t xml:space="preserve">, </m:t>
          </m:r>
          <m:sSub>
            <m:sSubPr>
              <m:ctrlPr>
                <w:rPr>
                  <w:rFonts w:ascii="Cambria Math" w:hAnsi="Cambria Math"/>
                  <w:i/>
                </w:rPr>
              </m:ctrlPr>
            </m:sSubPr>
            <m:e>
              <m:r>
                <w:rPr>
                  <w:rFonts w:ascii="Cambria Math" w:hAnsi="Cambria Math"/>
                </w:rPr>
                <m:t xml:space="preserve"> k</m:t>
              </m:r>
            </m:e>
            <m:sub>
              <m:r>
                <w:rPr>
                  <w:rFonts w:ascii="Cambria Math" w:hAnsi="Cambria Math"/>
                </w:rPr>
                <m:t>1</m:t>
              </m:r>
            </m:sub>
          </m:sSub>
          <m:r>
            <w:rPr>
              <w:rFonts w:ascii="Cambria Math" w:hAnsi="Cambria Math"/>
            </w:rPr>
            <m:t>=3</m:t>
          </m:r>
        </m:oMath>
      </m:oMathPara>
    </w:p>
    <w:p w14:paraId="12841274" w14:textId="5011E8DE" w:rsidR="00A5670F" w:rsidRPr="00A5670F" w:rsidRDefault="00412FCE" w:rsidP="00CA4FD0">
      <w:pPr>
        <w:spacing w:line="360" w:lineRule="auto"/>
        <w:jc w:val="both"/>
        <w:rPr>
          <w:rFonts w:cs="Times New Roman"/>
        </w:rPr>
      </w:pPr>
      <m:oMathPara>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2,2</m:t>
                  </m:r>
                </m:sub>
              </m:sSub>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=2</m:t>
          </m:r>
        </m:oMath>
      </m:oMathPara>
    </w:p>
    <w:p w14:paraId="5A1F7D0A" w14:textId="2BDEED86" w:rsidR="00A5670F" w:rsidRPr="00E30E80" w:rsidRDefault="00412FCE" w:rsidP="00CA4FD0">
      <w:pPr>
        <w:spacing w:line="360" w:lineRule="auto"/>
        <w:jc w:val="both"/>
        <w:rPr>
          <w:rFonts w:cs="Times New Roman"/>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Hot Pepper, Tomato, Onion</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e>
          </m:d>
          <m:r>
            <w:rPr>
              <w:rFonts w:ascii="Cambria Math" w:hAnsi="Cambria Math"/>
            </w:rPr>
            <m:t xml:space="preserve">, </m:t>
          </m:r>
          <m:sSub>
            <m:sSubPr>
              <m:ctrlPr>
                <w:rPr>
                  <w:rFonts w:ascii="Cambria Math" w:hAnsi="Cambria Math"/>
                  <w:i/>
                </w:rPr>
              </m:ctrlPr>
            </m:sSubPr>
            <m:e>
              <m:r>
                <w:rPr>
                  <w:rFonts w:ascii="Cambria Math" w:hAnsi="Cambria Math"/>
                </w:rPr>
                <m:t xml:space="preserve"> k</m:t>
              </m:r>
            </m:e>
            <m:sub>
              <m:r>
                <w:rPr>
                  <w:rFonts w:ascii="Cambria Math" w:hAnsi="Cambria Math"/>
                </w:rPr>
                <m:t>1</m:t>
              </m:r>
            </m:sub>
          </m:sSub>
          <m:r>
            <w:rPr>
              <w:rFonts w:ascii="Cambria Math" w:hAnsi="Cambria Math"/>
            </w:rPr>
            <m:t>=3</m:t>
          </m:r>
        </m:oMath>
      </m:oMathPara>
    </w:p>
    <w:p w14:paraId="14503284" w14:textId="1C9BB7B6" w:rsidR="00346A5A" w:rsidRPr="00434818" w:rsidRDefault="00412FCE" w:rsidP="00CA4FD0">
      <w:pPr>
        <w:spacing w:line="360" w:lineRule="auto"/>
        <w:jc w:val="both"/>
        <w:rPr>
          <w:rFonts w:cs="Times New Roman"/>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Hot Pepper,Sashimi pwoder</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2,2</m:t>
                  </m:r>
                </m:sub>
              </m:sSub>
            </m:e>
          </m:d>
          <m:r>
            <w:rPr>
              <w:rFonts w:ascii="Cambria Math" w:hAnsi="Cambria Math"/>
            </w:rPr>
            <m:t xml:space="preserve">, </m:t>
          </m:r>
          <m:sSub>
            <m:sSubPr>
              <m:ctrlPr>
                <w:rPr>
                  <w:rFonts w:ascii="Cambria Math" w:hAnsi="Cambria Math"/>
                  <w:i/>
                </w:rPr>
              </m:ctrlPr>
            </m:sSubPr>
            <m:e>
              <m:r>
                <w:rPr>
                  <w:rFonts w:ascii="Cambria Math" w:hAnsi="Cambria Math"/>
                </w:rPr>
                <m:t xml:space="preserve"> k</m:t>
              </m:r>
            </m:e>
            <m:sub>
              <m:r>
                <w:rPr>
                  <w:rFonts w:ascii="Cambria Math" w:hAnsi="Cambria Math"/>
                </w:rPr>
                <m:t>2</m:t>
              </m:r>
            </m:sub>
          </m:sSub>
          <m:r>
            <w:rPr>
              <w:rFonts w:ascii="Cambria Math" w:hAnsi="Cambria Math"/>
            </w:rPr>
            <m:t>=2</m:t>
          </m:r>
        </m:oMath>
      </m:oMathPara>
    </w:p>
    <w:p w14:paraId="3404F6DB" w14:textId="4FB1BF40" w:rsidR="00434818" w:rsidRDefault="006E7632" w:rsidP="00CA4FD0">
      <w:pPr>
        <w:spacing w:line="360" w:lineRule="auto"/>
        <w:jc w:val="both"/>
        <w:rPr>
          <w:rFonts w:cs="Times New Roman"/>
        </w:rPr>
      </w:pPr>
      <w:r>
        <w:rPr>
          <w:rFonts w:cs="Times New Roman"/>
        </w:rPr>
        <w:t>If both categories above selected</w:t>
      </w:r>
      <w:r w:rsidR="00544293">
        <w:rPr>
          <w:rFonts w:cs="Times New Roman"/>
        </w:rPr>
        <w:t>, then the result of the query would be its CNF:</w:t>
      </w:r>
    </w:p>
    <w:p w14:paraId="7D1263A1" w14:textId="09AF4019" w:rsidR="00544293" w:rsidRPr="00544293" w:rsidRDefault="00412FCE" w:rsidP="00CA4FD0">
      <w:pPr>
        <w:spacing w:line="360" w:lineRule="auto"/>
        <w:jc w:val="both"/>
        <w:rPr>
          <w:rFonts w:cs="Times New Roman"/>
        </w:rPr>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2,2</m:t>
                  </m:r>
                </m:sub>
              </m:sSub>
            </m:e>
          </m:d>
        </m:oMath>
      </m:oMathPara>
    </w:p>
    <w:p w14:paraId="233AB376" w14:textId="3DA72135" w:rsidR="00544293" w:rsidRPr="00544293" w:rsidRDefault="00412FCE" w:rsidP="00CA4FD0">
      <w:pPr>
        <w:spacing w:line="360" w:lineRule="auto"/>
        <w:jc w:val="both"/>
        <w:rPr>
          <w:rFonts w:cs="Times New Roman"/>
        </w:rPr>
      </w:pPr>
      <m:oMathPara>
        <m:oMathParaPr>
          <m:jc m:val="center"/>
        </m:oMathParaPr>
        <m:oMath>
          <m:d>
            <m:dPr>
              <m:ctrlPr>
                <w:rPr>
                  <w:rFonts w:ascii="Cambria Math" w:hAnsi="Cambria Math"/>
                  <w:i/>
                </w:rPr>
              </m:ctrlPr>
            </m:dPr>
            <m:e>
              <m:r>
                <w:rPr>
                  <w:rFonts w:ascii="Cambria Math" w:hAnsi="Cambria Math"/>
                </w:rPr>
                <m:t>Hot Pepper∨Tomato∨Onion</m:t>
              </m:r>
            </m:e>
          </m:d>
          <m:r>
            <w:rPr>
              <w:rFonts w:ascii="Cambria Math" w:hAnsi="Cambria Math"/>
            </w:rPr>
            <m:t>∧</m:t>
          </m:r>
          <m:d>
            <m:dPr>
              <m:ctrlPr>
                <w:rPr>
                  <w:rFonts w:ascii="Cambria Math" w:hAnsi="Cambria Math"/>
                  <w:i/>
                </w:rPr>
              </m:ctrlPr>
            </m:dPr>
            <m:e>
              <m:r>
                <w:rPr>
                  <w:rFonts w:ascii="Cambria Math" w:hAnsi="Cambria Math"/>
                </w:rPr>
                <m:t>Hot Pepper∨Sashimi pwoder</m:t>
              </m:r>
            </m:e>
          </m:d>
        </m:oMath>
      </m:oMathPara>
    </w:p>
    <w:p w14:paraId="4B0B6919" w14:textId="77777777" w:rsidR="00DD6B25" w:rsidRDefault="00DD6B25" w:rsidP="00CA4FD0">
      <w:pPr>
        <w:spacing w:line="360" w:lineRule="auto"/>
        <w:jc w:val="both"/>
        <w:rPr>
          <w:rFonts w:cs="Times New Roman"/>
        </w:rPr>
      </w:pPr>
    </w:p>
    <w:p w14:paraId="11AF01B1" w14:textId="77777777" w:rsidR="005642F6" w:rsidRDefault="005642F6" w:rsidP="00CA4FD0">
      <w:pPr>
        <w:spacing w:line="360" w:lineRule="auto"/>
        <w:jc w:val="both"/>
        <w:rPr>
          <w:rFonts w:cs="Times New Roman"/>
        </w:rPr>
      </w:pPr>
    </w:p>
    <w:p w14:paraId="11431F4F" w14:textId="77777777" w:rsidR="000D5BBC" w:rsidRDefault="000D5BBC" w:rsidP="00CA4FD0">
      <w:pPr>
        <w:spacing w:line="360" w:lineRule="auto"/>
        <w:jc w:val="both"/>
        <w:rPr>
          <w:rFonts w:cs="Times New Roman"/>
        </w:rPr>
      </w:pPr>
      <w:r>
        <w:rPr>
          <w:rFonts w:cs="Times New Roman"/>
        </w:rPr>
        <w:t xml:space="preserve">The user interface offers choices and some scenarios for the user, so that the user would be guided toward constructing meaningful queries that return the intended results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Users would not face the no-result status after running queries. Query expressions are Description Logics (DLs) expressions and they are incremental and compositional </w: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 </w:instrTex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[3, 15]</w:t>
      </w:r>
      <w:r>
        <w:rPr>
          <w:rFonts w:cs="Times New Roman"/>
        </w:rPr>
        <w:fldChar w:fldCharType="end"/>
      </w:r>
      <w:r>
        <w:rPr>
          <w:rFonts w:cs="Times New Roman"/>
        </w:rPr>
        <w:t xml:space="preserve">. DL is a way for knowledge representation used by the conceptual model </w:t>
      </w:r>
      <w:r>
        <w:rPr>
          <w:rFonts w:cs="Times New Roman"/>
        </w:rPr>
        <w:fldChar w:fldCharType="begin"/>
      </w:r>
      <w:r>
        <w:rPr>
          <w:rFonts w:cs="Times New Roman"/>
        </w:rPr>
        <w:instrText xml:space="preserve"> ADDIN EN.CITE &lt;EndNote&gt;&lt;Cite&gt;&lt;Author&gt;Bechhofer&lt;/Author&gt;&lt;Year&gt;1999&lt;/Year&gt;&lt;RecNum&gt;60&lt;/RecNum&gt;&lt;DisplayText&gt;[16]&lt;/DisplayText&gt;&lt;record&gt;&lt;rec-number&gt;60&lt;/rec-number&gt;&lt;foreign-keys&gt;&lt;key app="EN" db-id="ts25ppery0xtwlevwr5vrr0ivsptart9ve22" timestamp="1399742814"&gt;60&lt;/key&gt;&lt;/foreign-keys&gt;&lt;ref-type name="Book Section"&gt;5&lt;/ref-type&gt;&lt;contributors&gt;&lt;authors&gt;&lt;author&gt;Bechhofer, Sean&lt;/author&gt;&lt;author&gt;Goble, Carole&lt;/author&gt;&lt;/authors&gt;&lt;/contributors&gt;&lt;titles&gt;&lt;title&gt;Classification Based Navigation and Retrieval for Picture Archives&lt;/title&gt;&lt;secondary-title&gt;Database Semantics&lt;/secondary-title&gt;&lt;/titles&gt;&lt;pages&gt;291-310&lt;/pages&gt;&lt;dates&gt;&lt;year&gt;1999&lt;/year&gt;&lt;/dates&gt;&lt;publisher&gt;Springer&lt;/publisher&gt;&lt;isbn&gt;1475749163&lt;/isbn&gt;&lt;urls&gt;&lt;/urls&gt;&lt;/record&gt;&lt;/Cite&gt;&lt;/EndNote&gt;</w:instrText>
      </w:r>
      <w:r>
        <w:rPr>
          <w:rFonts w:cs="Times New Roman"/>
        </w:rPr>
        <w:fldChar w:fldCharType="separate"/>
      </w:r>
      <w:r>
        <w:rPr>
          <w:rFonts w:cs="Times New Roman"/>
          <w:noProof/>
        </w:rPr>
        <w:t>[16]</w:t>
      </w:r>
      <w:r>
        <w:rPr>
          <w:rFonts w:cs="Times New Roman"/>
        </w:rPr>
        <w:fldChar w:fldCharType="end"/>
      </w:r>
      <w:r>
        <w:rPr>
          <w:rFonts w:cs="Times New Roman"/>
        </w:rPr>
        <w:t xml:space="preserve">. It provides hierarchal model based on conceptual model that represent classes of specific domain and the relationships between the instances of those classes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DL model is not easy because of the need knowledge about the DL syntax along with understanding it, so a friendly user interface need to build to separate the user from dealing with DL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5714E6E0" w14:textId="77777777" w:rsidR="000D5BBC" w:rsidRDefault="000D5BBC" w:rsidP="00CA4FD0">
      <w:pPr>
        <w:spacing w:line="360" w:lineRule="auto"/>
        <w:jc w:val="both"/>
        <w:rPr>
          <w:rFonts w:cs="Times New Roman"/>
        </w:rPr>
      </w:pPr>
    </w:p>
    <w:p w14:paraId="57E9FCA9" w14:textId="77777777" w:rsidR="000D5BBC" w:rsidRDefault="000D5BBC"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there are two kind of concepts that the DL model support. The concepts definitions and the assertions made on the concepts definitions, like the subsumption relationship between two classes. In a way, assertions on the original concepts considered as defining new concepts definitions. Compositional concept can be formed using some services provided by DL. Reasoning about the concept definitions is done through the services provided by DL. These services are:</w:t>
      </w:r>
    </w:p>
    <w:p w14:paraId="468EBEB4" w14:textId="77777777" w:rsidR="000D5BBC" w:rsidRPr="009D29E2" w:rsidRDefault="000D5BBC" w:rsidP="00CA4FD0">
      <w:pPr>
        <w:pStyle w:val="ListParagraph"/>
        <w:numPr>
          <w:ilvl w:val="0"/>
          <w:numId w:val="12"/>
        </w:numPr>
        <w:spacing w:line="360" w:lineRule="auto"/>
        <w:jc w:val="both"/>
        <w:rPr>
          <w:rFonts w:cs="Times New Roman"/>
        </w:rPr>
      </w:pPr>
      <w:r w:rsidRPr="00517A07">
        <w:rPr>
          <w:rFonts w:cs="Times New Roman"/>
          <w:b/>
        </w:rPr>
        <w:t>Satisfiability</w:t>
      </w:r>
      <w:r>
        <w:rPr>
          <w:rFonts w:cs="Times New Roman"/>
        </w:rPr>
        <w:t>: make sure that the concepts are consistent.</w:t>
      </w:r>
    </w:p>
    <w:p w14:paraId="6D36DB07"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Subsumption</w:t>
      </w:r>
      <w:r>
        <w:rPr>
          <w:rFonts w:cs="Times New Roman"/>
        </w:rPr>
        <w:t>: create composite concepts definition from assertion made on the original concepts definition.</w:t>
      </w:r>
    </w:p>
    <w:p w14:paraId="6C7D7B00"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Classification</w:t>
      </w:r>
      <w:r>
        <w:rPr>
          <w:rFonts w:cs="Times New Roman"/>
        </w:rPr>
        <w:t>: make new classification hierarchy based on the subsumption relationship.</w:t>
      </w:r>
    </w:p>
    <w:p w14:paraId="24E498BA"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Retrieval</w:t>
      </w:r>
      <w:r>
        <w:rPr>
          <w:rFonts w:cs="Times New Roman"/>
        </w:rPr>
        <w:t>: retrieve any individual that is part of concept definition whether it is original or generated from the subsumption relationships.</w:t>
      </w:r>
    </w:p>
    <w:p w14:paraId="70C3D66F" w14:textId="77777777" w:rsidR="000D5BBC" w:rsidRDefault="000D5BBC" w:rsidP="00CA4FD0">
      <w:pPr>
        <w:spacing w:line="360" w:lineRule="auto"/>
        <w:jc w:val="both"/>
        <w:rPr>
          <w:rFonts w:cs="Times New Roman"/>
        </w:rPr>
      </w:pPr>
    </w:p>
    <w:p w14:paraId="24064960" w14:textId="77777777" w:rsidR="000D5BBC" w:rsidRPr="006B6ED6" w:rsidRDefault="000D5BBC" w:rsidP="00CA4FD0">
      <w:pPr>
        <w:spacing w:line="360" w:lineRule="auto"/>
        <w:jc w:val="both"/>
        <w:rPr>
          <w:rFonts w:cs="Times New Roman"/>
        </w:rPr>
      </w:pPr>
      <w:r>
        <w:rPr>
          <w:rFonts w:cs="Times New Roman"/>
        </w:rPr>
        <w:t xml:space="preserve">Ontologies support creating annotation properties within themselves and associate them with entities </w:t>
      </w:r>
      <w:r>
        <w:rPr>
          <w:rFonts w:cs="Times New Roman"/>
        </w:rPr>
        <w:fldChar w:fldCharType="begin"/>
      </w:r>
      <w:r>
        <w:rPr>
          <w:rFonts w:cs="Times New Roman"/>
        </w:rPr>
        <w:instrText xml:space="preserve"> ADDIN EN.CITE &lt;EndNote&gt;&lt;Cite&gt;&lt;Author&gt;Schreiber&lt;/Author&gt;&lt;Year&gt;2001&lt;/Year&gt;&lt;RecNum&gt;58&lt;/RecNum&gt;&lt;DisplayText&gt;[17]&lt;/DisplayText&gt;&lt;record&gt;&lt;rec-number&gt;58&lt;/rec-number&gt;&lt;foreign-keys&gt;&lt;key app="EN" db-id="ts25ppery0xtwlevwr5vrr0ivsptart9ve22" timestamp="1399729393"&gt;58&lt;/key&gt;&lt;/foreign-keys&gt;&lt;ref-type name="Journal Article"&gt;17&lt;/ref-type&gt;&lt;contributors&gt;&lt;authors&gt;&lt;author&gt;Schreiber, A Th Guus&lt;/author&gt;&lt;author&gt;Wielinga, Bob&lt;/author&gt;&lt;author&gt;Dubbeldam, Barbara&lt;/author&gt;&lt;author&gt;Wielemaker, Jan&lt;/author&gt;&lt;/authors&gt;&lt;/contributors&gt;&lt;titles&gt;&lt;title&gt;Ontology-based photo annotation&lt;/title&gt;&lt;secondary-title&gt;IEEE Intelligent Systems&lt;/secondary-title&gt;&lt;/titles&gt;&lt;periodical&gt;&lt;full-title&gt;IEEE Intelligent Systems&lt;/full-title&gt;&lt;/periodical&gt;&lt;pages&gt;66-74&lt;/pages&gt;&lt;volume&gt;16&lt;/volume&gt;&lt;number&gt;3&lt;/number&gt;&lt;dates&gt;&lt;year&gt;2001&lt;/year&gt;&lt;/dates&gt;&lt;isbn&gt;1541-1672&lt;/isbn&gt;&lt;urls&gt;&lt;/urls&gt;&lt;/record&gt;&lt;/Cite&gt;&lt;/EndNote&gt;</w:instrText>
      </w:r>
      <w:r>
        <w:rPr>
          <w:rFonts w:cs="Times New Roman"/>
        </w:rPr>
        <w:fldChar w:fldCharType="separate"/>
      </w:r>
      <w:r>
        <w:rPr>
          <w:rFonts w:cs="Times New Roman"/>
          <w:noProof/>
        </w:rPr>
        <w:t>[17]</w:t>
      </w:r>
      <w:r>
        <w:rPr>
          <w:rFonts w:cs="Times New Roman"/>
        </w:rPr>
        <w:fldChar w:fldCharType="end"/>
      </w:r>
      <w:r>
        <w:rPr>
          <w:rFonts w:cs="Times New Roman"/>
        </w:rPr>
        <w:t>. These annotations properties consist of the name and the value. Annotations within ontologies play a major role in driving the user interface. Annotations would form some set of rules for the user interface to follow and interact based on. A tool was developed based on some animals ontology and annotations would be a good example of what could annotations do in term of user interface interactivity. This tool allow to brows for Apes’ photos based on some annotated criteria such as the quality of the image and the environment where it been taken.</w:t>
      </w:r>
    </w:p>
    <w:p w14:paraId="2039B4D4" w14:textId="77777777" w:rsidR="000D5BBC" w:rsidRDefault="000D5BBC" w:rsidP="00CA4FD0">
      <w:pPr>
        <w:spacing w:line="360" w:lineRule="auto"/>
        <w:jc w:val="both"/>
        <w:rPr>
          <w:rFonts w:cs="Times New Roman"/>
        </w:rPr>
      </w:pPr>
    </w:p>
    <w:p w14:paraId="3CB015B7" w14:textId="60DAF165" w:rsidR="00A27203" w:rsidRPr="00A27203" w:rsidRDefault="000D5BBC" w:rsidP="00CA4FD0">
      <w:pPr>
        <w:spacing w:line="360" w:lineRule="auto"/>
      </w:pPr>
      <w:r>
        <w:rPr>
          <w:rFonts w:cs="Times New Roman"/>
        </w:rPr>
        <w:t>In this project, I am trying to develop an application to find out different information about sushi. The application is ontology based. Annotations play major role in driving the user interface to make more flexible. This application is based on The Manchester Pizza Finder application, which will be elaborated on a separate section, except this one would have some enhancements.</w:t>
      </w:r>
    </w:p>
    <w:p w14:paraId="1E78D71A" w14:textId="65851D74" w:rsidR="006315D4" w:rsidRDefault="006315D4" w:rsidP="00CA4FD0">
      <w:pPr>
        <w:pStyle w:val="Heading2"/>
        <w:spacing w:line="360" w:lineRule="auto"/>
      </w:pPr>
      <w:bookmarkStart w:id="47" w:name="_Toc269907872"/>
      <w:r w:rsidRPr="003E4D04">
        <w:t>Faceted Based Search</w:t>
      </w:r>
      <w:bookmarkEnd w:id="47"/>
    </w:p>
    <w:p w14:paraId="661E068D" w14:textId="77777777" w:rsidR="000B553D" w:rsidRDefault="000B553D" w:rsidP="00CA4FD0">
      <w:pPr>
        <w:spacing w:line="360" w:lineRule="auto"/>
        <w:jc w:val="both"/>
        <w:rPr>
          <w:rFonts w:cs="Times New Roman"/>
        </w:rPr>
      </w:pPr>
      <w:r>
        <w:rPr>
          <w:rFonts w:cs="Times New Roman"/>
        </w:rPr>
        <w:t xml:space="preserve">Ontology based user interface only provides the taxonomy and conceptual hierarchy and broad search capabilities. With the ontology conceptual hierarchy, user still can get broad search results. Transition from general to more specific results needs some kind of smart retrieval mechanism. Facet-based search along with ontology based user interface would guide the user toward constructing valid search queries and personalizing the search queries to suite the user needs. As using ontology in user interface development eliminates the recall element, using faceted-based search eliminates the ambiguity constructing the query and gets the intended results. So, ontology helps in returning relevant results. But faceted-based search assists in taking those relevant results and returning the most exact results. </w:t>
      </w:r>
      <w:r w:rsidRPr="00BA1022">
        <w:rPr>
          <w:rFonts w:cs="Times New Roman"/>
        </w:rPr>
        <w:t>Ontogator is a system that combines the two methods</w:t>
      </w:r>
      <w:r>
        <w:rPr>
          <w:rFonts w:cs="Times New Roman"/>
        </w:rPr>
        <w:t>:</w:t>
      </w:r>
      <w:r w:rsidRPr="00BA1022">
        <w:rPr>
          <w:rFonts w:cs="Times New Roman"/>
        </w:rPr>
        <w:t xml:space="preserve"> ontology</w:t>
      </w:r>
      <w:r>
        <w:rPr>
          <w:rFonts w:cs="Times New Roman"/>
        </w:rPr>
        <w:t xml:space="preserve"> driven interface</w:t>
      </w:r>
      <w:r w:rsidRPr="00BA1022">
        <w:rPr>
          <w:rFonts w:cs="Times New Roman"/>
        </w:rPr>
        <w:t xml:space="preserve"> and faceted based search </w:t>
      </w:r>
      <w:r w:rsidRPr="00BA1022">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BA1022">
        <w:rPr>
          <w:rFonts w:cs="Times New Roman"/>
        </w:rPr>
        <w:fldChar w:fldCharType="separate"/>
      </w:r>
      <w:r>
        <w:rPr>
          <w:rFonts w:cs="Times New Roman"/>
          <w:noProof/>
        </w:rPr>
        <w:t>[14]</w:t>
      </w:r>
      <w:r w:rsidRPr="00BA1022">
        <w:rPr>
          <w:rFonts w:cs="Times New Roman"/>
        </w:rPr>
        <w:fldChar w:fldCharType="end"/>
      </w:r>
      <w:r w:rsidRPr="00BA1022">
        <w:rPr>
          <w:rFonts w:cs="Times New Roman"/>
        </w:rPr>
        <w:t>.</w:t>
      </w:r>
      <w:r>
        <w:rPr>
          <w:rFonts w:cs="Times New Roman"/>
        </w:rPr>
        <w:t xml:space="preserve"> The intent of Ontogator to search of particular image with specific annotations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8EE3F51" w14:textId="77777777" w:rsidR="000B553D" w:rsidRDefault="000B553D" w:rsidP="00CA4FD0">
      <w:pPr>
        <w:spacing w:line="360" w:lineRule="auto"/>
        <w:jc w:val="both"/>
        <w:rPr>
          <w:rFonts w:cs="Times New Roman"/>
        </w:rPr>
      </w:pPr>
    </w:p>
    <w:p w14:paraId="56FFD613" w14:textId="77777777" w:rsidR="000B553D" w:rsidRPr="00A26F7F" w:rsidRDefault="000B553D" w:rsidP="00CA4FD0">
      <w:pPr>
        <w:spacing w:line="360" w:lineRule="auto"/>
        <w:jc w:val="both"/>
        <w:rPr>
          <w:rFonts w:cs="Times New Roman"/>
        </w:rPr>
      </w:pPr>
      <w:r>
        <w:rPr>
          <w:rFonts w:cs="Times New Roman"/>
        </w:rPr>
        <w:t xml:space="preserve">Ontology support faceted classification system as it provides a taxonomic order. Taxonomic order allows multiple way of viewing results rather that pre-determined one </w:t>
      </w:r>
      <w:r>
        <w:rPr>
          <w:rFonts w:cs="Times New Roman"/>
        </w:rPr>
        <w:fldChar w:fldCharType="begin"/>
      </w:r>
      <w:r>
        <w:rPr>
          <w:rFonts w:cs="Times New Roman"/>
        </w:rPr>
        <w:instrText xml:space="preserve"> ADDIN EN.CITE &lt;EndNote&gt;&lt;Cite&gt;&lt;Author&gt;Wikipedia&lt;/Author&gt;&lt;RecNum&gt;46&lt;/RecNum&gt;&lt;DisplayText&gt;[14, 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Hyvönen&lt;/Author&gt;&lt;Year&gt;2004&lt;/Year&gt;&lt;RecNum&gt;57&lt;/RecNum&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 18]</w:t>
      </w:r>
      <w:r>
        <w:rPr>
          <w:rFonts w:cs="Times New Roman"/>
        </w:rPr>
        <w:fldChar w:fldCharType="end"/>
      </w:r>
      <w:r>
        <w:rPr>
          <w:rFonts w:cs="Times New Roman"/>
        </w:rPr>
        <w:t xml:space="preserve">. Faceted search based on faceted classification system where information element are dimensions called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w:t>
      </w:r>
      <w:r w:rsidRPr="00A26F7F">
        <w:rPr>
          <w:rFonts w:cs="Times New Roman"/>
        </w:rPr>
        <w:t xml:space="preserve">Faceted search is an intelligent and efficient retrieval mechanism that allows the users to filter a collections of information based on some </w:t>
      </w:r>
      <w:r>
        <w:rPr>
          <w:rFonts w:cs="Times New Roman"/>
        </w:rPr>
        <w:t>f</w:t>
      </w:r>
      <w:r w:rsidRPr="00A26F7F">
        <w:rPr>
          <w:rFonts w:cs="Times New Roman"/>
        </w:rPr>
        <w:t xml:space="preserve">acets </w:t>
      </w:r>
      <w:r w:rsidRPr="00A26F7F">
        <w:rPr>
          <w:rFonts w:cs="Times New Roman"/>
        </w:rPr>
        <w:fldChar w:fldCharType="begin"/>
      </w:r>
      <w:r>
        <w:rPr>
          <w:rFonts w:cs="Times New Roman"/>
        </w:rPr>
        <w:instrText xml:space="preserve"> ADDIN EN.CITE &lt;EndNote&gt;&lt;Cite&gt;&lt;Author&gt;Wikipedia&lt;/Author&gt;&lt;RecNum&gt;46&lt;/RecNum&gt;&lt;DisplayText&gt;[18, 19]&lt;/DisplayText&gt;&lt;record&gt;&lt;rec-number&gt;46&lt;/rec-number&gt;&lt;foreign-keys&gt;&lt;key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Smith&lt;/Author&gt;&lt;Year&gt;2013&lt;/Year&gt;&lt;RecNum&gt;56&lt;/RecNum&gt;&lt;record&gt;&lt;rec-number&gt;56&lt;/rec-number&gt;&lt;foreign-keys&gt;&lt;key app="EN" db-id="ts25ppery0xtwlevwr5vrr0ivsptart9ve22" timestamp="1398983350"&gt;56&lt;/key&gt;&lt;/foreign-keys&gt;&lt;ref-type name="Book Section"&gt;5&lt;/ref-type&gt;&lt;contributors&gt;&lt;authors&gt;&lt;author&gt;Smith, Daniel A&lt;/author&gt;&lt;author&gt;Shadbolt, Nigel R&lt;/author&gt;&lt;/authors&gt;&lt;/contributors&gt;&lt;titles&gt;&lt;title&gt;FacetOntology: Expressive Descriptions of Facets in the Semantic Web&lt;/title&gt;&lt;secondary-title&gt;Semantic Technology&lt;/secondary-title&gt;&lt;/titles&gt;&lt;pages&gt;223-238&lt;/pages&gt;&lt;dates&gt;&lt;year&gt;2013&lt;/year&gt;&lt;/dates&gt;&lt;publisher&gt;Springer&lt;/publisher&gt;&lt;isbn&gt;3642379958&lt;/isbn&gt;&lt;urls&gt;&lt;/urls&gt;&lt;/record&gt;&lt;/Cite&gt;&lt;/EndNote&gt;</w:instrText>
      </w:r>
      <w:r w:rsidRPr="00A26F7F">
        <w:rPr>
          <w:rFonts w:cs="Times New Roman"/>
        </w:rPr>
        <w:fldChar w:fldCharType="separate"/>
      </w:r>
      <w:r>
        <w:rPr>
          <w:rFonts w:cs="Times New Roman"/>
          <w:noProof/>
        </w:rPr>
        <w:t>[18, 19]</w:t>
      </w:r>
      <w:r w:rsidRPr="00A26F7F">
        <w:rPr>
          <w:rFonts w:cs="Times New Roman"/>
        </w:rPr>
        <w:fldChar w:fldCharType="end"/>
      </w:r>
      <w:r w:rsidRPr="00A26F7F">
        <w:rPr>
          <w:rFonts w:cs="Times New Roman"/>
        </w:rPr>
        <w:t>.</w:t>
      </w:r>
      <w:r w:rsidRPr="00165812">
        <w:rPr>
          <w:rFonts w:cs="Times New Roman"/>
        </w:rPr>
        <w:t xml:space="preserve"> </w:t>
      </w:r>
      <w:r>
        <w:rPr>
          <w:rFonts w:cs="Times New Roman"/>
        </w:rPr>
        <w:t xml:space="preserve">Faceted search is known also as “faceted navigation” or “faceted navigation”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Users can get more accurate and relevant results by applying filters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Facets here are derived from the ontology itself based on some annotations as metadata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FC473F7" w14:textId="77777777" w:rsidR="000B553D" w:rsidRPr="00A26F7F" w:rsidRDefault="000B553D" w:rsidP="00CA4FD0">
      <w:pPr>
        <w:spacing w:line="360" w:lineRule="auto"/>
        <w:jc w:val="both"/>
        <w:rPr>
          <w:rFonts w:cs="Times New Roman"/>
        </w:rPr>
      </w:pPr>
    </w:p>
    <w:p w14:paraId="37E3215A" w14:textId="09FFF07A" w:rsidR="000B553D" w:rsidRDefault="000B553D" w:rsidP="00CA4FD0">
      <w:pPr>
        <w:spacing w:line="360" w:lineRule="auto"/>
        <w:jc w:val="both"/>
        <w:rPr>
          <w:rFonts w:cs="Times New Roman"/>
        </w:rPr>
      </w:pPr>
      <w:r>
        <w:rPr>
          <w:rFonts w:cs="Times New Roman"/>
        </w:rPr>
        <w:t xml:space="preserve">There are faceted browsing and faceted search. Faceted browsing is constructing search queries by selecting some provided filters (Facets)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In faceted browsing, user is provided with choices to select from to form the valid search query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The query language is hidden from the user, so the </w:t>
      </w:r>
      <w:r w:rsidRPr="00F86CCA">
        <w:rPr>
          <w:rFonts w:cs="Times New Roman"/>
        </w:rPr>
        <w:t xml:space="preserve">burden </w:t>
      </w:r>
      <w:r>
        <w:rPr>
          <w:rFonts w:cs="Times New Roman"/>
        </w:rPr>
        <w:t>of knowing the syntax is lifted. On other hand, faceted search is more in personalizing the search result to suit what is needed. Faceted search is used heavily in e-commerce websites like Amazon</w:t>
      </w:r>
      <w:r>
        <w:rPr>
          <w:rStyle w:val="FootnoteReference"/>
          <w:rFonts w:cs="Times New Roman"/>
        </w:rPr>
        <w:footnoteReference w:id="1"/>
      </w:r>
      <w:r>
        <w:rPr>
          <w:rFonts w:cs="Times New Roman"/>
        </w:rPr>
        <w:t xml:space="preserve"> or eBay</w:t>
      </w:r>
      <w:r>
        <w:rPr>
          <w:rStyle w:val="FootnoteReference"/>
          <w:rFonts w:cs="Times New Roman"/>
        </w:rPr>
        <w:footnoteReference w:id="2"/>
      </w:r>
      <w:r>
        <w:rPr>
          <w:rFonts w:cs="Times New Roman"/>
        </w:rPr>
        <w:t xml:space="preserve">. </w:t>
      </w:r>
      <w:r w:rsidR="002B1723">
        <w:rPr>
          <w:rFonts w:cs="Times New Roman"/>
        </w:rPr>
        <w:fldChar w:fldCharType="begin"/>
      </w:r>
      <w:r w:rsidR="002B1723">
        <w:rPr>
          <w:rFonts w:cs="Times New Roman"/>
        </w:rPr>
        <w:instrText xml:space="preserve"> REF _Ref267744325 \h </w:instrText>
      </w:r>
      <w:r w:rsidR="002B1723">
        <w:rPr>
          <w:rFonts w:cs="Times New Roman"/>
        </w:rPr>
      </w:r>
      <w:r w:rsidR="002B1723">
        <w:rPr>
          <w:rFonts w:cs="Times New Roman"/>
        </w:rPr>
        <w:fldChar w:fldCharType="separate"/>
      </w:r>
      <w:r w:rsidR="0073691D">
        <w:t xml:space="preserve">Figure </w:t>
      </w:r>
      <w:r w:rsidR="0073691D">
        <w:rPr>
          <w:noProof/>
        </w:rPr>
        <w:t>3</w:t>
      </w:r>
      <w:r w:rsidR="002B1723">
        <w:rPr>
          <w:rFonts w:cs="Times New Roman"/>
        </w:rPr>
        <w:fldChar w:fldCharType="end"/>
      </w:r>
      <w:r>
        <w:rPr>
          <w:rFonts w:cs="Times New Roman"/>
        </w:rPr>
        <w:t xml:space="preserve"> shows the use of faceted search in Amazon.</w:t>
      </w:r>
    </w:p>
    <w:p w14:paraId="1F835808" w14:textId="77777777" w:rsidR="000B553D" w:rsidRDefault="000B553D" w:rsidP="00F00AB9">
      <w:pPr>
        <w:keepNext/>
        <w:jc w:val="both"/>
      </w:pPr>
      <w:r>
        <w:rPr>
          <w:rFonts w:cs="Times New Roman"/>
          <w:noProof/>
        </w:rPr>
        <w:drawing>
          <wp:inline distT="0" distB="0" distL="0" distR="0" wp14:anchorId="65B3F1BE" wp14:editId="434DFD9C">
            <wp:extent cx="5270500" cy="2112645"/>
            <wp:effectExtent l="25400" t="25400" r="3810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ed1.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112645"/>
                    </a:xfrm>
                    <a:prstGeom prst="rect">
                      <a:avLst/>
                    </a:prstGeom>
                    <a:ln>
                      <a:solidFill>
                        <a:srgbClr val="000000"/>
                      </a:solidFill>
                    </a:ln>
                  </pic:spPr>
                </pic:pic>
              </a:graphicData>
            </a:graphic>
          </wp:inline>
        </w:drawing>
      </w:r>
    </w:p>
    <w:p w14:paraId="615519E1" w14:textId="46BAA8C7" w:rsidR="000B553D" w:rsidRDefault="000B553D" w:rsidP="00CA4FD0">
      <w:pPr>
        <w:pStyle w:val="Caption"/>
        <w:spacing w:line="360" w:lineRule="auto"/>
        <w:jc w:val="both"/>
      </w:pPr>
      <w:bookmarkStart w:id="48" w:name="_Ref267744325"/>
      <w:bookmarkStart w:id="49" w:name="_Toc263247029"/>
      <w:bookmarkStart w:id="50" w:name="_Toc267740016"/>
      <w:bookmarkStart w:id="51" w:name="_Toc269659858"/>
      <w:r>
        <w:t xml:space="preserve">Figure </w:t>
      </w:r>
      <w:r w:rsidR="00412FCE">
        <w:fldChar w:fldCharType="begin"/>
      </w:r>
      <w:r w:rsidR="00412FCE">
        <w:instrText xml:space="preserve"> SEQ Figure \* ARABIC </w:instrText>
      </w:r>
      <w:r w:rsidR="00412FCE">
        <w:fldChar w:fldCharType="separate"/>
      </w:r>
      <w:r w:rsidR="0073691D">
        <w:rPr>
          <w:noProof/>
        </w:rPr>
        <w:t>3</w:t>
      </w:r>
      <w:r w:rsidR="00412FCE">
        <w:rPr>
          <w:noProof/>
        </w:rPr>
        <w:fldChar w:fldCharType="end"/>
      </w:r>
      <w:bookmarkEnd w:id="48"/>
      <w:r>
        <w:t>: The use of faceted search in e-commerce website (Amazon)</w:t>
      </w:r>
      <w:bookmarkEnd w:id="49"/>
      <w:bookmarkEnd w:id="50"/>
      <w:bookmarkEnd w:id="51"/>
    </w:p>
    <w:p w14:paraId="18CEB172" w14:textId="77777777" w:rsidR="000B553D" w:rsidRDefault="000B553D" w:rsidP="00CA4FD0">
      <w:pPr>
        <w:spacing w:line="360" w:lineRule="auto"/>
        <w:jc w:val="both"/>
        <w:rPr>
          <w:rFonts w:cs="Times New Roman"/>
        </w:rPr>
      </w:pPr>
      <w:r>
        <w:rPr>
          <w:rFonts w:cs="Times New Roman"/>
        </w:rPr>
        <w:t>Faceted search</w:t>
      </w:r>
      <w:r w:rsidRPr="00A26F7F">
        <w:rPr>
          <w:rFonts w:cs="Times New Roman"/>
        </w:rPr>
        <w:t xml:space="preserve"> </w:t>
      </w:r>
      <w:r>
        <w:rPr>
          <w:rFonts w:cs="Times New Roman"/>
        </w:rPr>
        <w:t>could</w:t>
      </w:r>
      <w:r w:rsidRPr="00A26F7F">
        <w:rPr>
          <w:rFonts w:cs="Times New Roman"/>
        </w:rPr>
        <w:t xml:space="preserve"> be applied in two ways, either unidirectional or bidirectional. In unidirectional way, either applies it beforehand on a collection of selection that is browsed to construct the query or on the result of a query so it can be refined more. In the bidirectional way, it is to apply it both beforehand and afterward</w:t>
      </w:r>
      <w:r>
        <w:rPr>
          <w:rFonts w:cs="Times New Roman"/>
        </w:rPr>
        <w:t xml:space="preserve"> running the search query</w:t>
      </w:r>
      <w:r w:rsidRPr="00A26F7F">
        <w:rPr>
          <w:rFonts w:cs="Times New Roman"/>
        </w:rPr>
        <w:t>. Both serve the same purpose which is to personalized the search and make it easy to suit the user’s needs.</w:t>
      </w:r>
    </w:p>
    <w:p w14:paraId="6584C174" w14:textId="77777777" w:rsidR="000B553D" w:rsidRDefault="000B553D" w:rsidP="00CA4FD0">
      <w:pPr>
        <w:spacing w:line="360" w:lineRule="auto"/>
        <w:jc w:val="both"/>
        <w:rPr>
          <w:rFonts w:cs="Times New Roman"/>
        </w:rPr>
      </w:pPr>
    </w:p>
    <w:p w14:paraId="30FE6319" w14:textId="77777777" w:rsidR="000B553D" w:rsidRPr="005534BC" w:rsidRDefault="000B553D" w:rsidP="00CA4FD0">
      <w:pPr>
        <w:spacing w:line="360" w:lineRule="auto"/>
        <w:jc w:val="both"/>
        <w:rPr>
          <w:rFonts w:cs="Times New Roman"/>
        </w:rPr>
      </w:pPr>
      <w:r>
        <w:rPr>
          <w:rFonts w:cs="Times New Roman"/>
        </w:rPr>
        <w:t xml:space="preserve">Facets bring benefits to applications, some of these benefits are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A2C7566"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Guidance</w:t>
      </w:r>
      <w:r>
        <w:rPr>
          <w:rFonts w:cs="Times New Roman"/>
        </w:rPr>
        <w:t>: facets guide the user toward constructing valid search queries.</w:t>
      </w:r>
    </w:p>
    <w:p w14:paraId="06A09031" w14:textId="77777777" w:rsidR="000B553D" w:rsidRDefault="000B553D" w:rsidP="00CA4FD0">
      <w:pPr>
        <w:pStyle w:val="ListParagraph"/>
        <w:numPr>
          <w:ilvl w:val="0"/>
          <w:numId w:val="13"/>
        </w:numPr>
        <w:spacing w:line="360" w:lineRule="auto"/>
        <w:jc w:val="both"/>
        <w:rPr>
          <w:rFonts w:cs="Times New Roman"/>
        </w:rPr>
      </w:pPr>
      <w:r w:rsidRPr="000C4A8C">
        <w:rPr>
          <w:rFonts w:cs="Times New Roman"/>
          <w:b/>
        </w:rPr>
        <w:t>Transparency</w:t>
      </w:r>
      <w:r>
        <w:rPr>
          <w:rFonts w:cs="Times New Roman"/>
        </w:rPr>
        <w:t>: facets give the user idea of what is available and help in browsing the content.</w:t>
      </w:r>
    </w:p>
    <w:p w14:paraId="58C85BE0"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Lucidity</w:t>
      </w:r>
      <w:r>
        <w:rPr>
          <w:rFonts w:cs="Times New Roman"/>
        </w:rPr>
        <w:t xml:space="preserve">: facets help in removing ambiguity caused by synonymous and homonymous query terms. </w:t>
      </w:r>
    </w:p>
    <w:p w14:paraId="1979836F" w14:textId="77777777" w:rsidR="000B553D" w:rsidRDefault="000B553D" w:rsidP="00CA4FD0">
      <w:pPr>
        <w:pStyle w:val="ListParagraph"/>
        <w:numPr>
          <w:ilvl w:val="0"/>
          <w:numId w:val="13"/>
        </w:numPr>
        <w:spacing w:line="360" w:lineRule="auto"/>
        <w:jc w:val="both"/>
        <w:rPr>
          <w:rFonts w:cs="Times New Roman"/>
        </w:rPr>
      </w:pPr>
      <w:r w:rsidRPr="00CF640E">
        <w:rPr>
          <w:rFonts w:cs="Times New Roman"/>
          <w:b/>
        </w:rPr>
        <w:t>Relevance</w:t>
      </w:r>
      <w:r>
        <w:rPr>
          <w:rFonts w:cs="Times New Roman"/>
        </w:rPr>
        <w:t>: facets help with pre-compute partial results on selecting choices.</w:t>
      </w:r>
    </w:p>
    <w:p w14:paraId="04FD88B4" w14:textId="77777777" w:rsidR="00BA19C3" w:rsidRPr="00BA19C3" w:rsidRDefault="00BA19C3" w:rsidP="00CA4FD0">
      <w:pPr>
        <w:spacing w:line="360" w:lineRule="auto"/>
      </w:pPr>
    </w:p>
    <w:p w14:paraId="73C4F202" w14:textId="110AA0CA" w:rsidR="006315D4" w:rsidRDefault="006315D4" w:rsidP="00CA4FD0">
      <w:pPr>
        <w:pStyle w:val="Heading2"/>
        <w:spacing w:line="360" w:lineRule="auto"/>
      </w:pPr>
      <w:bookmarkStart w:id="52" w:name="_Toc269907873"/>
      <w:r w:rsidRPr="003E4D04">
        <w:t>Ontology Visual Querying</w:t>
      </w:r>
      <w:bookmarkEnd w:id="52"/>
    </w:p>
    <w:p w14:paraId="051C812B" w14:textId="77777777" w:rsidR="00934A43" w:rsidRPr="00A26F7F" w:rsidRDefault="00934A43" w:rsidP="00CA4FD0">
      <w:pPr>
        <w:spacing w:line="360" w:lineRule="auto"/>
        <w:jc w:val="both"/>
        <w:rPr>
          <w:rFonts w:cs="Times New Roman"/>
        </w:rPr>
      </w:pPr>
      <w:r>
        <w:rPr>
          <w:rFonts w:cs="Times New Roman"/>
        </w:rPr>
        <w:t xml:space="preserve">The idea of visual querying is constructing a search query visually using drag and drop instead of the traditional way. Same idea can be applied on ontology-based interfaces that would be more powerful because of the benefits of the ontology-based applications. The interface would guide the user to build interactive meaningful queries by using ontologies </w:t>
      </w:r>
      <w:r>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5]</w:t>
      </w:r>
      <w:r>
        <w:rPr>
          <w:rFonts w:cs="Times New Roman"/>
        </w:rPr>
        <w:fldChar w:fldCharType="end"/>
      </w:r>
      <w:r>
        <w:rPr>
          <w:rFonts w:cs="Times New Roman"/>
        </w:rPr>
        <w:t>.</w:t>
      </w:r>
      <w:r w:rsidRPr="00A26F7F">
        <w:rPr>
          <w:rFonts w:cs="Times New Roman"/>
        </w:rPr>
        <w:t xml:space="preserve"> In addition,</w:t>
      </w:r>
      <w:r>
        <w:rPr>
          <w:rFonts w:cs="Times New Roman"/>
        </w:rPr>
        <w:t xml:space="preserve"> another advantage derived from the benefits of ontology-based applications is</w:t>
      </w:r>
      <w:r w:rsidRPr="00A26F7F">
        <w:rPr>
          <w:rFonts w:cs="Times New Roman"/>
        </w:rPr>
        <w:t xml:space="preserve"> constructing </w:t>
      </w:r>
      <w:r>
        <w:rPr>
          <w:rFonts w:cs="Times New Roman"/>
        </w:rPr>
        <w:t>only</w:t>
      </w:r>
      <w:r w:rsidRPr="00A26F7F">
        <w:rPr>
          <w:rFonts w:cs="Times New Roman"/>
        </w:rPr>
        <w:t xml:space="preserve"> exact queries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w:t>
      </w:r>
    </w:p>
    <w:p w14:paraId="319407DE" w14:textId="77777777" w:rsidR="00934A43" w:rsidRPr="00A26F7F" w:rsidRDefault="00934A43" w:rsidP="00CA4FD0">
      <w:pPr>
        <w:spacing w:line="360" w:lineRule="auto"/>
        <w:rPr>
          <w:rFonts w:cs="Times New Roman"/>
        </w:rPr>
      </w:pPr>
    </w:p>
    <w:p w14:paraId="16FEA0CC" w14:textId="77777777" w:rsidR="00934A43" w:rsidRPr="00A26F7F" w:rsidRDefault="00934A43"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Pr>
          <w:rFonts w:cs="Times New Roman"/>
        </w:rPr>
        <w:fldChar w:fldCharType="separate"/>
      </w:r>
      <w:r>
        <w:rPr>
          <w:rFonts w:cs="Times New Roman"/>
          <w:noProof/>
        </w:rPr>
        <w:t>[5]</w:t>
      </w:r>
      <w:r>
        <w:rPr>
          <w:rFonts w:cs="Times New Roman"/>
        </w:rPr>
        <w:fldChar w:fldCharType="end"/>
      </w:r>
      <w:r>
        <w:rPr>
          <w:rFonts w:cs="Times New Roman"/>
        </w:rPr>
        <w:t>, v</w:t>
      </w:r>
      <w:r w:rsidRPr="00A26F7F">
        <w:rPr>
          <w:rFonts w:cs="Times New Roman"/>
        </w:rPr>
        <w:t xml:space="preserve">isual querying is not new. It has been there since almost the beginning of textual query languages. Almost all visual querying languages have two features in common. The two features are: (1) a model to represent the stated query and (2) a way to of constructing the query. Since visual querying languages invented to query from a data structure, it is only natural for its evolution to follow the development of data structure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 20]&lt;/DisplayText&gt;&lt;record&gt;&lt;rec-number&gt;35&lt;/rec-number&gt;&lt;foreign-keys&gt;&lt;key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1997&lt;/Year&gt;&lt;RecNum&gt;37&lt;/RecNum&gt;&lt;record&gt;&lt;rec-number&gt;37&lt;/rec-number&gt;&lt;foreign-keys&gt;&lt;key app="EN" db-id="ts25ppery0xtwlevwr5vrr0ivsptart9ve22" timestamp="1398249360"&gt;37&lt;/key&gt;&lt;/foreign-keys&gt;&lt;ref-type name="Journal Article"&gt;17&lt;/ref-type&gt;&lt;contributors&gt;&lt;authors&gt;&lt;author&gt;Tiziana Catarci&lt;/author&gt;&lt;author&gt;Maria F. Costabile&lt;/author&gt;&lt;author&gt;Stefano Levialdi&lt;/author&gt;&lt;author&gt;Carlo Batini&lt;/author&gt;&lt;/authors&gt;&lt;/contributors&gt;&lt;titles&gt;&lt;title&gt;Visual query systems for databases: A survey&lt;/title&gt;&lt;secondary-title&gt;Journal of Visual Languages and Computing&lt;/secondary-title&gt;&lt;/titles&gt;&lt;periodical&gt;&lt;full-title&gt;Journal of Visual Languages and Computing&lt;/full-title&gt;&lt;/periodical&gt;&lt;pages&gt;215-260&lt;/pages&gt;&lt;volume&gt;8&lt;/volume&gt;&lt;dates&gt;&lt;year&gt;1997&lt;/year&gt;&lt;/dates&gt;&lt;urls&gt;&lt;/urls&gt;&lt;/record&gt;&lt;/Cite&gt;&lt;/EndNote&gt;</w:instrText>
      </w:r>
      <w:r w:rsidRPr="00A26F7F">
        <w:rPr>
          <w:rFonts w:cs="Times New Roman"/>
        </w:rPr>
        <w:fldChar w:fldCharType="separate"/>
      </w:r>
      <w:r>
        <w:rPr>
          <w:rFonts w:cs="Times New Roman"/>
          <w:noProof/>
        </w:rPr>
        <w:t>[5, 20]</w:t>
      </w:r>
      <w:r w:rsidRPr="00A26F7F">
        <w:rPr>
          <w:rFonts w:cs="Times New Roman"/>
        </w:rPr>
        <w:fldChar w:fldCharType="end"/>
      </w:r>
      <w:r w:rsidRPr="00A26F7F">
        <w:rPr>
          <w:rFonts w:cs="Times New Roman"/>
        </w:rPr>
        <w:t>. A simple example of visual querying would in Microsoft Access.</w:t>
      </w:r>
    </w:p>
    <w:p w14:paraId="416B8116" w14:textId="77777777" w:rsidR="00934A43" w:rsidRPr="00A26F7F" w:rsidRDefault="00934A43" w:rsidP="00CA4FD0">
      <w:pPr>
        <w:spacing w:line="360" w:lineRule="auto"/>
        <w:jc w:val="both"/>
        <w:rPr>
          <w:rFonts w:cs="Times New Roman"/>
        </w:rPr>
      </w:pPr>
    </w:p>
    <w:p w14:paraId="5443EDB3" w14:textId="77777777" w:rsidR="00934A43" w:rsidRPr="00A26F7F" w:rsidRDefault="00934A43" w:rsidP="00CA4FD0">
      <w:pPr>
        <w:spacing w:line="360" w:lineRule="auto"/>
        <w:jc w:val="both"/>
        <w:rPr>
          <w:rFonts w:cs="Times New Roman"/>
        </w:rPr>
      </w:pPr>
      <w:r w:rsidRPr="00A26F7F">
        <w:rPr>
          <w:rFonts w:cs="Times New Roman"/>
        </w:rPr>
        <w:t xml:space="preserve">A major benefit from ontology visual querying is </w:t>
      </w:r>
      <w:r>
        <w:rPr>
          <w:rFonts w:cs="Times New Roman"/>
        </w:rPr>
        <w:t>the ease of querying, since user only drag and drop what needed to be queried. U</w:t>
      </w:r>
      <w:r w:rsidRPr="00A26F7F">
        <w:rPr>
          <w:rFonts w:cs="Times New Roman"/>
        </w:rPr>
        <w:t xml:space="preserve">ser does not have to remember or know the vocabulary, since user can survey the domain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As a result, forming queries for naïve users becomes easier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 xml:space="preserve">. In ontologies, new concept can be defined either directly like defining class or indirectly like making inference of something. Therefore, creating query is the same as creating new concept such as the TAMBIS system and SEWASIE system </w:t>
      </w:r>
      <w:r w:rsidRPr="00A26F7F">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 </w:instrText>
      </w:r>
      <w:r>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EN.CITE.DATA </w:instrText>
      </w:r>
      <w:r>
        <w:rPr>
          <w:rFonts w:cs="Times New Roman"/>
        </w:rPr>
      </w:r>
      <w:r>
        <w:rPr>
          <w:rFonts w:cs="Times New Roman"/>
        </w:rPr>
        <w:fldChar w:fldCharType="end"/>
      </w:r>
      <w:r w:rsidRPr="00A26F7F">
        <w:rPr>
          <w:rFonts w:cs="Times New Roman"/>
        </w:rPr>
      </w:r>
      <w:r w:rsidRPr="00A26F7F">
        <w:rPr>
          <w:rFonts w:cs="Times New Roman"/>
        </w:rPr>
        <w:fldChar w:fldCharType="separate"/>
      </w:r>
      <w:r>
        <w:rPr>
          <w:rFonts w:cs="Times New Roman"/>
          <w:noProof/>
        </w:rPr>
        <w:t>[2, 3, 5]</w:t>
      </w:r>
      <w:r w:rsidRPr="00A26F7F">
        <w:rPr>
          <w:rFonts w:cs="Times New Roman"/>
        </w:rPr>
        <w:fldChar w:fldCharType="end"/>
      </w:r>
      <w:r w:rsidRPr="00A26F7F">
        <w:rPr>
          <w:rFonts w:cs="Times New Roman"/>
        </w:rPr>
        <w:t xml:space="preserve">. Another advantage would be helping users, who not experienced with the system, to create satisfiable queries according to the constraints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w:t>
      </w:r>
    </w:p>
    <w:p w14:paraId="37F1FD34" w14:textId="77777777" w:rsidR="00E2328E" w:rsidRPr="00E2328E" w:rsidRDefault="00E2328E" w:rsidP="00CA4FD0">
      <w:pPr>
        <w:spacing w:line="360" w:lineRule="auto"/>
      </w:pPr>
    </w:p>
    <w:p w14:paraId="3EC7C62E" w14:textId="5FC72332" w:rsidR="006315D4" w:rsidRDefault="006315D4" w:rsidP="00CA4FD0">
      <w:pPr>
        <w:pStyle w:val="Heading2"/>
        <w:spacing w:line="360" w:lineRule="auto"/>
      </w:pPr>
      <w:bookmarkStart w:id="53" w:name="_Toc269907874"/>
      <w:r w:rsidRPr="003E4D04">
        <w:t>The Manchester Pizza Finder</w:t>
      </w:r>
      <w:bookmarkEnd w:id="53"/>
      <w:r w:rsidRPr="003E4D04">
        <w:t xml:space="preserve"> </w:t>
      </w:r>
    </w:p>
    <w:p w14:paraId="48FDCA5C" w14:textId="77777777" w:rsidR="006F53AB" w:rsidRDefault="006F53AB" w:rsidP="00CA4FD0">
      <w:pPr>
        <w:spacing w:line="360" w:lineRule="auto"/>
        <w:jc w:val="both"/>
        <w:rPr>
          <w:rFonts w:cs="Times New Roman"/>
        </w:rPr>
      </w:pPr>
      <w:r>
        <w:rPr>
          <w:rFonts w:cs="Times New Roman"/>
        </w:rPr>
        <w:t xml:space="preserve">The Manchester Pizza Finder is an application that finds specific pizza based on some topping choices. User can include and exclude any toppings, and based on that the result would satisfy the query. The use of DL reasoner is present in this application, since it generated the filtering criteria (pizza topping) and their categories in the runtime. It is also make sure that the constructed queries and results are consistent. Based on the choices made the DL reasoner retrieve result that fulfill the input query. This application shows the use of ontologies, OWL API, and the power of building ontology-based interface, and faceted browsing. </w:t>
      </w:r>
    </w:p>
    <w:p w14:paraId="4B491359" w14:textId="04F5079F" w:rsidR="006F53AB" w:rsidRPr="00275357" w:rsidRDefault="00EF5FB5" w:rsidP="00CA4FD0">
      <w:pPr>
        <w:pStyle w:val="Heading2"/>
        <w:spacing w:line="360" w:lineRule="auto"/>
      </w:pPr>
      <w:bookmarkStart w:id="54" w:name="_Toc269907875"/>
      <w:r>
        <w:t>Conclusio</w:t>
      </w:r>
      <w:r w:rsidR="00275357">
        <w:t>n</w:t>
      </w:r>
      <w:bookmarkEnd w:id="54"/>
    </w:p>
    <w:p w14:paraId="4D7814B3" w14:textId="77777777" w:rsidR="006F53AB" w:rsidRDefault="006F53AB" w:rsidP="00CA4FD0">
      <w:pPr>
        <w:spacing w:line="360" w:lineRule="auto"/>
        <w:jc w:val="both"/>
        <w:rPr>
          <w:rFonts w:cs="Times New Roman"/>
        </w:rPr>
      </w:pPr>
      <w:r>
        <w:rPr>
          <w:rFonts w:cs="Times New Roman"/>
        </w:rPr>
        <w:t xml:space="preserve">In </w:t>
      </w:r>
      <w:r>
        <w:rPr>
          <w:rFonts w:cs="Times New Roman"/>
        </w:rPr>
        <w:fldChar w:fldCharType="begin"/>
      </w:r>
      <w:r>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Pr>
          <w:rFonts w:cs="Times New Roman"/>
        </w:rPr>
        <w:fldChar w:fldCharType="separate"/>
      </w:r>
      <w:r>
        <w:rPr>
          <w:rFonts w:cs="Times New Roman"/>
          <w:noProof/>
        </w:rPr>
        <w:t>[4]</w:t>
      </w:r>
      <w:r>
        <w:rPr>
          <w:rFonts w:cs="Times New Roman"/>
        </w:rPr>
        <w:fldChar w:fldCharType="end"/>
      </w:r>
      <w:r>
        <w:rPr>
          <w:rFonts w:cs="Times New Roman"/>
        </w:rPr>
        <w:t xml:space="preserve">, the Manchester Pizza Finder described as a user interface application that makes use of OWL ontology. It uses pre-defined pizza ontology that represents a domain concept of a pizza restaurant menu. For the application to be able to communicate with the pizza ontology, an API needs to be used. OWL API is an important component as any part of the application if not more important. OWL API manages all the communications between the application and the pizza ontology. OWL API is implemented using Java. So, Pizza finder is developed using Java. This makes the communication between the application and the ontology easier. OWL API have full access to the pizza ontology, it can preform operations on the ontology like make sure it consistent. </w:t>
      </w:r>
    </w:p>
    <w:p w14:paraId="12BEE8ED" w14:textId="77777777" w:rsidR="006F53AB" w:rsidRDefault="006F53AB" w:rsidP="00CA4FD0">
      <w:pPr>
        <w:spacing w:line="360" w:lineRule="auto"/>
        <w:jc w:val="both"/>
        <w:rPr>
          <w:rFonts w:cs="Times New Roman"/>
        </w:rPr>
      </w:pPr>
    </w:p>
    <w:p w14:paraId="40FA9407" w14:textId="77777777" w:rsidR="006F53AB" w:rsidRDefault="006F53AB" w:rsidP="00CA4FD0">
      <w:pPr>
        <w:spacing w:line="360" w:lineRule="auto"/>
        <w:jc w:val="both"/>
        <w:rPr>
          <w:rFonts w:cs="Times New Roman"/>
        </w:rPr>
      </w:pPr>
      <w:r>
        <w:rPr>
          <w:rFonts w:cs="Times New Roman"/>
        </w:rPr>
        <w:t xml:space="preserve">Pizza finder is considered ontology-based application, since it is the ontology that derives the interface and provides a conceptual </w:t>
      </w:r>
      <w:r w:rsidRPr="00C23C87">
        <w:rPr>
          <w:rFonts w:cs="Times New Roman"/>
        </w:rPr>
        <w:t>hierarchy</w:t>
      </w:r>
      <w:r>
        <w:rPr>
          <w:rFonts w:cs="Times New Roman"/>
        </w:rPr>
        <w:t xml:space="preserve"> of a pizza domain. In ontology-based application, user does not need to recall keyword or know query language on querying for specific pizza. The application itself guides the user toward building only valid queries with the ability of making complex meaningful ones. It has the ability to incrementally compose queries. User can browse around to figure out what specific toppings are needed. It based on the knowledge of pizza domain, not on keywords.</w:t>
      </w:r>
    </w:p>
    <w:p w14:paraId="680DB8C4" w14:textId="77777777" w:rsidR="006F53AB" w:rsidRDefault="006F53AB" w:rsidP="00CA4FD0">
      <w:pPr>
        <w:spacing w:line="360" w:lineRule="auto"/>
        <w:jc w:val="both"/>
        <w:rPr>
          <w:rFonts w:cs="Times New Roman"/>
        </w:rPr>
      </w:pPr>
    </w:p>
    <w:p w14:paraId="5D4718D3" w14:textId="228BB12E" w:rsidR="006F53AB" w:rsidRDefault="006F53AB" w:rsidP="00CA4FD0">
      <w:pPr>
        <w:spacing w:line="360" w:lineRule="auto"/>
        <w:jc w:val="both"/>
        <w:rPr>
          <w:rFonts w:cs="Times New Roman"/>
        </w:rPr>
      </w:pPr>
      <w:r>
        <w:rPr>
          <w:rFonts w:cs="Times New Roman"/>
        </w:rPr>
        <w:t xml:space="preserve">Pizza finder personalizes the query construction process by providing some filters (Facets). As a result, the results would suite the user needs. Pizza finder uses faceted-base in query building, so the user will be guided to construct only valid queries. User does not have to recall what keyword to search for something in the domain. User has the option in querying for broad or specific pizza in the domain based on chosen facet. </w:t>
      </w:r>
      <w:r w:rsidR="002B1723">
        <w:rPr>
          <w:rFonts w:cs="Times New Roman"/>
        </w:rPr>
        <w:fldChar w:fldCharType="begin"/>
      </w:r>
      <w:r w:rsidR="002B1723">
        <w:rPr>
          <w:rFonts w:cs="Times New Roman"/>
        </w:rPr>
        <w:instrText xml:space="preserve"> REF _Ref267744347 \h </w:instrText>
      </w:r>
      <w:r w:rsidR="002B1723">
        <w:rPr>
          <w:rFonts w:cs="Times New Roman"/>
        </w:rPr>
      </w:r>
      <w:r w:rsidR="002B1723">
        <w:rPr>
          <w:rFonts w:cs="Times New Roman"/>
        </w:rPr>
        <w:fldChar w:fldCharType="separate"/>
      </w:r>
      <w:r w:rsidR="0073691D">
        <w:t xml:space="preserve">Figure </w:t>
      </w:r>
      <w:r w:rsidR="0073691D">
        <w:rPr>
          <w:noProof/>
        </w:rPr>
        <w:t>4</w:t>
      </w:r>
      <w:r w:rsidR="002B1723">
        <w:rPr>
          <w:rFonts w:cs="Times New Roman"/>
        </w:rPr>
        <w:fldChar w:fldCharType="end"/>
      </w:r>
      <w:r>
        <w:rPr>
          <w:rFonts w:cs="Times New Roman"/>
        </w:rPr>
        <w:t xml:space="preserve"> shows the use of facets in pizza finder, use can query for example for vegetable topping pizzas or can query for more specific thing in vegetable topping category such as Tomato topping.</w:t>
      </w:r>
    </w:p>
    <w:p w14:paraId="0B904686" w14:textId="77777777" w:rsidR="006F53AB" w:rsidRDefault="006F53AB" w:rsidP="00F00AB9">
      <w:pPr>
        <w:keepNext/>
        <w:jc w:val="both"/>
      </w:pPr>
      <w:r>
        <w:rPr>
          <w:rFonts w:cs="Times New Roman"/>
          <w:noProof/>
        </w:rPr>
        <w:drawing>
          <wp:inline distT="0" distB="0" distL="0" distR="0" wp14:anchorId="5005EE0D" wp14:editId="0E8A3826">
            <wp:extent cx="5270500" cy="3964305"/>
            <wp:effectExtent l="25400" t="25400" r="3810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Facets).png"/>
                    <pic:cNvPicPr/>
                  </pic:nvPicPr>
                  <pic:blipFill rotWithShape="1">
                    <a:blip r:embed="rId14">
                      <a:extLst>
                        <a:ext uri="{28A0092B-C50C-407E-A947-70E740481C1C}">
                          <a14:useLocalDpi xmlns:a14="http://schemas.microsoft.com/office/drawing/2010/main" val="0"/>
                        </a:ext>
                      </a:extLst>
                    </a:blip>
                    <a:srcRect t="993"/>
                    <a:stretch/>
                  </pic:blipFill>
                  <pic:spPr>
                    <a:xfrm>
                      <a:off x="0" y="0"/>
                      <a:ext cx="5270500" cy="3964305"/>
                    </a:xfrm>
                    <a:prstGeom prst="rect">
                      <a:avLst/>
                    </a:prstGeom>
                    <a:ln>
                      <a:solidFill>
                        <a:srgbClr val="000000"/>
                      </a:solidFill>
                    </a:ln>
                  </pic:spPr>
                </pic:pic>
              </a:graphicData>
            </a:graphic>
          </wp:inline>
        </w:drawing>
      </w:r>
    </w:p>
    <w:p w14:paraId="26B741A9" w14:textId="727084DA" w:rsidR="006F53AB" w:rsidRDefault="006F53AB" w:rsidP="00CA4FD0">
      <w:pPr>
        <w:pStyle w:val="Caption"/>
        <w:spacing w:line="360" w:lineRule="auto"/>
        <w:jc w:val="both"/>
      </w:pPr>
      <w:bookmarkStart w:id="55" w:name="_Ref267744347"/>
      <w:bookmarkStart w:id="56" w:name="_Toc263247030"/>
      <w:bookmarkStart w:id="57" w:name="_Toc267740017"/>
      <w:bookmarkStart w:id="58" w:name="_Toc269659859"/>
      <w:r>
        <w:t xml:space="preserve">Figure </w:t>
      </w:r>
      <w:r w:rsidR="00412FCE">
        <w:fldChar w:fldCharType="begin"/>
      </w:r>
      <w:r w:rsidR="00412FCE">
        <w:instrText xml:space="preserve"> SEQ Figure \* ARABIC </w:instrText>
      </w:r>
      <w:r w:rsidR="00412FCE">
        <w:fldChar w:fldCharType="separate"/>
      </w:r>
      <w:r w:rsidR="0073691D">
        <w:rPr>
          <w:noProof/>
        </w:rPr>
        <w:t>4</w:t>
      </w:r>
      <w:r w:rsidR="00412FCE">
        <w:rPr>
          <w:noProof/>
        </w:rPr>
        <w:fldChar w:fldCharType="end"/>
      </w:r>
      <w:bookmarkEnd w:id="55"/>
      <w:r>
        <w:t xml:space="preserve">: Facets are in the left hand side used to specify what is needed exactly as topping </w:t>
      </w:r>
      <w:r>
        <w:fldChar w:fldCharType="begin"/>
      </w:r>
      <w: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fldChar w:fldCharType="separate"/>
      </w:r>
      <w:r>
        <w:rPr>
          <w:noProof/>
        </w:rPr>
        <w:t>[4]</w:t>
      </w:r>
      <w:r>
        <w:fldChar w:fldCharType="end"/>
      </w:r>
      <w:r>
        <w:t>.</w:t>
      </w:r>
      <w:bookmarkEnd w:id="56"/>
      <w:bookmarkEnd w:id="57"/>
      <w:bookmarkEnd w:id="58"/>
    </w:p>
    <w:p w14:paraId="5F5EB9AC" w14:textId="77777777" w:rsidR="006F53AB" w:rsidRPr="006B3674" w:rsidRDefault="006F53AB" w:rsidP="00CA4FD0">
      <w:pPr>
        <w:spacing w:line="360" w:lineRule="auto"/>
        <w:jc w:val="both"/>
        <w:rPr>
          <w:rFonts w:cs="Times New Roman"/>
        </w:rPr>
      </w:pPr>
      <w:r>
        <w:rPr>
          <w:rFonts w:cs="Times New Roman"/>
        </w:rPr>
        <w:t>Sushi finder is considered an extension for pizza finder. Some enhancements of pizza finder are to be introduced. In Sushi finder, the application is more flexible than pizza one. The application should be able to work for any given ontology regardless of domain, but should follow some standard annotations. Another enrichment would be the use of annotations to drive the user interface sort of dynamically. Keeping the configurations in the ontology itself make it easier to for the user interface to be flexible. The whole application would be configurable in term of labels and languages being used. It configurable within itself, no need for changing configuration files. Facet search is introduced, user can filter the choosing options based on some configuration done in the ontology as annotations. In addition, user can apply filters on the query results.</w:t>
      </w:r>
    </w:p>
    <w:p w14:paraId="13876396" w14:textId="77777777" w:rsidR="003538F0" w:rsidRPr="003538F0" w:rsidRDefault="003538F0" w:rsidP="00CA4FD0">
      <w:pPr>
        <w:spacing w:line="360" w:lineRule="auto"/>
      </w:pPr>
    </w:p>
    <w:p w14:paraId="4FE60FE3" w14:textId="77777777" w:rsidR="00B05A84" w:rsidRDefault="00B05A84" w:rsidP="00CA4FD0">
      <w:pPr>
        <w:spacing w:line="360" w:lineRule="auto"/>
      </w:pPr>
      <w:r>
        <w:br w:type="page"/>
      </w:r>
    </w:p>
    <w:p w14:paraId="7A745D11" w14:textId="73E07BA8" w:rsidR="00B05A84" w:rsidRPr="00456021" w:rsidRDefault="00456021" w:rsidP="00CA4FD0">
      <w:pPr>
        <w:pStyle w:val="Heading1"/>
        <w:spacing w:line="360" w:lineRule="auto"/>
        <w:rPr>
          <w:rFonts w:cs="Times New Roman"/>
        </w:rPr>
      </w:pPr>
      <w:bookmarkStart w:id="59" w:name="_Toc269907876"/>
      <w:r w:rsidRPr="00456021">
        <w:rPr>
          <w:rFonts w:cs="Times New Roman"/>
        </w:rPr>
        <w:t>RESEARCH METHODS</w:t>
      </w:r>
      <w:bookmarkEnd w:id="59"/>
    </w:p>
    <w:p w14:paraId="08C3B8A6" w14:textId="5A70EC98" w:rsidR="00CB2CE1" w:rsidRPr="00C45231" w:rsidRDefault="00CB2CE1" w:rsidP="00CA4FD0">
      <w:pPr>
        <w:pStyle w:val="Heading2"/>
        <w:spacing w:line="360" w:lineRule="auto"/>
      </w:pPr>
      <w:bookmarkStart w:id="60" w:name="_Toc263601900"/>
      <w:bookmarkStart w:id="61" w:name="_Toc269907877"/>
      <w:r w:rsidRPr="00C45231">
        <w:t>Research Methodology</w:t>
      </w:r>
      <w:bookmarkEnd w:id="60"/>
      <w:bookmarkEnd w:id="61"/>
    </w:p>
    <w:p w14:paraId="578F657C" w14:textId="77777777" w:rsidR="00CB2CE1" w:rsidRDefault="00CB2CE1" w:rsidP="00CA4FD0">
      <w:pPr>
        <w:spacing w:line="360" w:lineRule="auto"/>
        <w:jc w:val="both"/>
        <w:rPr>
          <w:rFonts w:cs="Times New Roman"/>
        </w:rPr>
      </w:pPr>
      <w:r>
        <w:rPr>
          <w:rFonts w:cs="Times New Roman"/>
        </w:rPr>
        <w:t xml:space="preserve">As mentioned in the objectives section, is to develop a system that will: </w:t>
      </w:r>
    </w:p>
    <w:p w14:paraId="33353431" w14:textId="77777777" w:rsidR="00CB2CE1" w:rsidRDefault="00CB2CE1" w:rsidP="00CA4FD0">
      <w:pPr>
        <w:pStyle w:val="ListParagraph"/>
        <w:numPr>
          <w:ilvl w:val="0"/>
          <w:numId w:val="7"/>
        </w:numPr>
        <w:spacing w:line="360" w:lineRule="auto"/>
        <w:jc w:val="both"/>
        <w:rPr>
          <w:rFonts w:cs="Times New Roman"/>
        </w:rPr>
      </w:pPr>
      <w:bookmarkStart w:id="62" w:name="_Ref268063841"/>
      <w:r>
        <w:rPr>
          <w:rFonts w:cs="Times New Roman"/>
        </w:rPr>
        <w:t>Find specific sushi based on some ingredients choices. Include and exclude criteria for the ingredients are being used.</w:t>
      </w:r>
      <w:bookmarkEnd w:id="62"/>
      <w:r>
        <w:rPr>
          <w:rFonts w:cs="Times New Roman"/>
        </w:rPr>
        <w:t xml:space="preserve"> </w:t>
      </w:r>
    </w:p>
    <w:p w14:paraId="1B201618" w14:textId="77777777" w:rsidR="00CB2CE1" w:rsidRDefault="00CB2CE1" w:rsidP="00CA4FD0">
      <w:pPr>
        <w:pStyle w:val="ListParagraph"/>
        <w:numPr>
          <w:ilvl w:val="0"/>
          <w:numId w:val="7"/>
        </w:numPr>
        <w:spacing w:line="360" w:lineRule="auto"/>
        <w:jc w:val="both"/>
        <w:rPr>
          <w:rFonts w:cs="Times New Roman"/>
        </w:rPr>
      </w:pPr>
      <w:r>
        <w:rPr>
          <w:rFonts w:cs="Times New Roman"/>
        </w:rPr>
        <w:t>Students can run the system using an ontology they have developed for their coursework, in condition that they annotate their ontology in some way. The user interface is flexible since all labels can be configured.</w:t>
      </w:r>
    </w:p>
    <w:p w14:paraId="38FC457A" w14:textId="77777777" w:rsidR="00CB2CE1" w:rsidRDefault="00CB2CE1" w:rsidP="00CA4FD0">
      <w:pPr>
        <w:pStyle w:val="ListParagraph"/>
        <w:numPr>
          <w:ilvl w:val="0"/>
          <w:numId w:val="7"/>
        </w:numPr>
        <w:spacing w:line="360" w:lineRule="auto"/>
        <w:jc w:val="both"/>
        <w:rPr>
          <w:rFonts w:cs="Times New Roman"/>
        </w:rPr>
      </w:pPr>
      <w:r>
        <w:rPr>
          <w:rFonts w:cs="Times New Roman"/>
        </w:rPr>
        <w:t>Users can view the hierarchy of the ingredients in different views like tree and lists.</w:t>
      </w:r>
    </w:p>
    <w:p w14:paraId="410219FC" w14:textId="77777777" w:rsidR="00CB2CE1" w:rsidRDefault="00CB2CE1" w:rsidP="00CA4FD0">
      <w:pPr>
        <w:pStyle w:val="ListParagraph"/>
        <w:numPr>
          <w:ilvl w:val="0"/>
          <w:numId w:val="7"/>
        </w:numPr>
        <w:spacing w:line="360" w:lineRule="auto"/>
        <w:jc w:val="both"/>
        <w:rPr>
          <w:rFonts w:cs="Times New Roman"/>
        </w:rPr>
      </w:pPr>
      <w:r>
        <w:rPr>
          <w:rFonts w:cs="Times New Roman"/>
        </w:rPr>
        <w:t xml:space="preserve">User can filter the hierarchy of the ingredients based on some facets, as well as, filtering the result of the search query. Due to the faceted search, search will be more personalized instead of broad and general one. </w:t>
      </w:r>
    </w:p>
    <w:p w14:paraId="08ABA906" w14:textId="77777777" w:rsidR="00CB2CE1" w:rsidRDefault="00CB2CE1" w:rsidP="00CA4FD0">
      <w:pPr>
        <w:spacing w:line="360" w:lineRule="auto"/>
        <w:jc w:val="both"/>
        <w:rPr>
          <w:rFonts w:cs="Times New Roman"/>
        </w:rPr>
      </w:pPr>
    </w:p>
    <w:p w14:paraId="3C8001CE" w14:textId="0A157B91" w:rsidR="00CB2CE1" w:rsidRPr="00BC7398" w:rsidRDefault="00CB2CE1" w:rsidP="00CA4FD0">
      <w:pPr>
        <w:spacing w:line="360" w:lineRule="auto"/>
        <w:jc w:val="both"/>
        <w:rPr>
          <w:rFonts w:cs="Times New Roman"/>
        </w:rPr>
      </w:pPr>
      <w:r>
        <w:rPr>
          <w:rFonts w:cs="Times New Roman"/>
        </w:rPr>
        <w:t xml:space="preserve">To achieve the objectives of this project, it has been divided into five </w:t>
      </w:r>
      <w:r w:rsidR="00E33BB2">
        <w:rPr>
          <w:rFonts w:cs="Times New Roman"/>
        </w:rPr>
        <w:t>stages</w:t>
      </w:r>
      <w:r>
        <w:rPr>
          <w:rFonts w:cs="Times New Roman"/>
        </w:rPr>
        <w:t>.</w:t>
      </w:r>
    </w:p>
    <w:p w14:paraId="15D1FF46" w14:textId="70EE52C1" w:rsidR="00CB2CE1" w:rsidRDefault="00CB2CE1" w:rsidP="00CA4FD0">
      <w:pPr>
        <w:pStyle w:val="Heading3"/>
        <w:spacing w:line="360" w:lineRule="auto"/>
      </w:pPr>
      <w:bookmarkStart w:id="63" w:name="_Toc263601901"/>
      <w:bookmarkStart w:id="64" w:name="_Toc269907878"/>
      <w:r w:rsidRPr="00C45231">
        <w:t>Requirement</w:t>
      </w:r>
      <w:r>
        <w:t>s</w:t>
      </w:r>
      <w:r w:rsidRPr="00C45231">
        <w:t xml:space="preserve"> Gathering</w:t>
      </w:r>
      <w:bookmarkEnd w:id="63"/>
      <w:r w:rsidR="00BC4E67">
        <w:t xml:space="preserve"> Stage</w:t>
      </w:r>
      <w:bookmarkEnd w:id="64"/>
    </w:p>
    <w:p w14:paraId="343AE630" w14:textId="77777777" w:rsidR="00CB2CE1" w:rsidRDefault="00CB2CE1" w:rsidP="00CA4FD0">
      <w:pPr>
        <w:spacing w:line="360" w:lineRule="auto"/>
        <w:jc w:val="both"/>
        <w:rPr>
          <w:rFonts w:cs="Times New Roman"/>
        </w:rPr>
      </w:pPr>
      <w:r>
        <w:rPr>
          <w:rFonts w:cs="Times New Roman"/>
        </w:rPr>
        <w:t>Since the project is to develop a system that behaves in a certain way, I have started with the first and important role in software development process which is requirements gathering. The stakeholders of the project are three; the end user who will use the system, the system provider who will provide the tool to the end user and probably does some configurations to the tool, and ontology engineer. Since meeting all of these stakeholders hard, I had to put myself in their shoes. Some of those stakeholders were involved in the requirements gathering process. The main stakeholder was my supervisor as he requested for this system to be develop. Meetings have been setup to discuss the requirements (what exactly should be done?). Some conversations were held with my fallow students, who attended with me the ontology engineering for semantic web course, regarding if they had this system before how it would help them and what functionalities would be needed. All of those meetings and discussions provided more details and helped in understanding some of the requirements. Some were understood later on.</w:t>
      </w:r>
    </w:p>
    <w:p w14:paraId="529D9D66" w14:textId="7DDCD3C5" w:rsidR="00CB2CE1" w:rsidRDefault="00CB2CE1" w:rsidP="00CA4FD0">
      <w:pPr>
        <w:pStyle w:val="Heading3"/>
        <w:spacing w:line="360" w:lineRule="auto"/>
      </w:pPr>
      <w:bookmarkStart w:id="65" w:name="_Toc263601902"/>
      <w:bookmarkStart w:id="66" w:name="_Toc269907879"/>
      <w:r w:rsidRPr="00240AED">
        <w:t>Background Study</w:t>
      </w:r>
      <w:bookmarkEnd w:id="65"/>
      <w:r w:rsidR="00BC4E67">
        <w:t xml:space="preserve"> Stage</w:t>
      </w:r>
      <w:bookmarkEnd w:id="66"/>
    </w:p>
    <w:p w14:paraId="03AC235B" w14:textId="22510DAD" w:rsidR="00CB2CE1" w:rsidRDefault="00CB2CE1" w:rsidP="00CA4FD0">
      <w:pPr>
        <w:spacing w:line="360" w:lineRule="auto"/>
        <w:jc w:val="both"/>
        <w:rPr>
          <w:rFonts w:cs="Times New Roman"/>
        </w:rPr>
      </w:pPr>
      <w:r>
        <w:rPr>
          <w:rFonts w:cs="Times New Roman"/>
        </w:rPr>
        <w:t xml:space="preserve">In the second </w:t>
      </w:r>
      <w:r w:rsidR="00F45F6E">
        <w:rPr>
          <w:rFonts w:cs="Times New Roman"/>
        </w:rPr>
        <w:t>stage</w:t>
      </w:r>
      <w:r>
        <w:rPr>
          <w:rFonts w:cs="Times New Roman"/>
        </w:rPr>
        <w:t>, background research and survey of relevant literature was carried out along with exploring techniques to be used in the project. This has been done using journals, articles, publications and existing systems with similar functionalities. A fair amount of time spent reviewing different literatures trying to understand different aspect of the project’s requirements. Reviewing relevant literature really helped in not only having a wider knowledge of the problem domain but it helped also in understanding the requirements of the project. As a result, I have good understanding of the project and approaches taken to handle such systems and it helped me in splitting the project into small tasks.</w:t>
      </w:r>
    </w:p>
    <w:p w14:paraId="7DD5109A" w14:textId="77777777" w:rsidR="00CB2CE1" w:rsidRDefault="00CB2CE1" w:rsidP="00CA4FD0">
      <w:pPr>
        <w:spacing w:line="360" w:lineRule="auto"/>
        <w:jc w:val="both"/>
        <w:rPr>
          <w:rFonts w:cs="Times New Roman"/>
        </w:rPr>
      </w:pPr>
    </w:p>
    <w:p w14:paraId="71EAED23" w14:textId="33EBDF79" w:rsidR="00CB2CE1" w:rsidRPr="00BF66B3" w:rsidRDefault="00CB2CE1" w:rsidP="00CA4FD0">
      <w:pPr>
        <w:spacing w:line="360" w:lineRule="auto"/>
        <w:jc w:val="both"/>
        <w:rPr>
          <w:rFonts w:cs="Times New Roman"/>
        </w:rPr>
      </w:pPr>
      <w:r>
        <w:rPr>
          <w:rFonts w:cs="Times New Roman"/>
        </w:rPr>
        <w:t xml:space="preserve">In this </w:t>
      </w:r>
      <w:r w:rsidR="00F45F6E">
        <w:rPr>
          <w:rFonts w:cs="Times New Roman"/>
        </w:rPr>
        <w:t>stage</w:t>
      </w:r>
      <w:r>
        <w:rPr>
          <w:rFonts w:cs="Times New Roman"/>
        </w:rPr>
        <w:t xml:space="preserve">, background study is done on OWL ontology, OWL API, ontology-based systems, faceted-based search system, ontology visual querying, and finally study the Manchester Pizza finder a system that I will build my project on. </w:t>
      </w:r>
    </w:p>
    <w:p w14:paraId="5C984808" w14:textId="0E83AA56" w:rsidR="00CB2CE1" w:rsidRDefault="00CB2CE1" w:rsidP="00CA4FD0">
      <w:pPr>
        <w:pStyle w:val="Heading3"/>
        <w:spacing w:line="360" w:lineRule="auto"/>
      </w:pPr>
      <w:bookmarkStart w:id="67" w:name="_Toc263601903"/>
      <w:bookmarkStart w:id="68" w:name="_Toc269907880"/>
      <w:r>
        <w:t>Development</w:t>
      </w:r>
      <w:r w:rsidRPr="00C45231">
        <w:t xml:space="preserve"> </w:t>
      </w:r>
      <w:bookmarkEnd w:id="67"/>
      <w:r w:rsidR="00112A0B">
        <w:t>Stage</w:t>
      </w:r>
      <w:bookmarkEnd w:id="68"/>
    </w:p>
    <w:p w14:paraId="59103F89" w14:textId="1F1ACFAF" w:rsidR="00CB2CE1" w:rsidRDefault="00CB2CE1" w:rsidP="00CA4FD0">
      <w:pPr>
        <w:spacing w:line="360" w:lineRule="auto"/>
        <w:jc w:val="both"/>
        <w:rPr>
          <w:rFonts w:cs="Times New Roman"/>
        </w:rPr>
      </w:pPr>
      <w:r>
        <w:rPr>
          <w:rFonts w:cs="Times New Roman"/>
        </w:rPr>
        <w:t xml:space="preserve">In the development </w:t>
      </w:r>
      <w:r w:rsidR="00112A0B">
        <w:rPr>
          <w:rFonts w:cs="Times New Roman"/>
        </w:rPr>
        <w:t>stage</w:t>
      </w:r>
      <w:r>
        <w:rPr>
          <w:rFonts w:cs="Times New Roman"/>
        </w:rPr>
        <w:t xml:space="preserve">, first decide in the development tool that is java. Then, refresh myself with java specially swing components, and OWL API. Implementation started in early stage. As the strategy is to divide the development of the system into developing the main functionalities separately then combine them. Although that some functionalities were developed separately from the application itself, the official start of this </w:t>
      </w:r>
      <w:r w:rsidR="00FF37C3">
        <w:rPr>
          <w:rFonts w:cs="Times New Roman"/>
        </w:rPr>
        <w:t>stage</w:t>
      </w:r>
      <w:r>
        <w:rPr>
          <w:rFonts w:cs="Times New Roman"/>
        </w:rPr>
        <w:t xml:space="preserve"> will be after the second semester’s exams. After exams, checking that the functionalities are working probably will be done and combine them. </w:t>
      </w:r>
    </w:p>
    <w:p w14:paraId="5F62426F" w14:textId="77777777" w:rsidR="00CB2CE1" w:rsidRDefault="00CB2CE1" w:rsidP="00CA4FD0">
      <w:pPr>
        <w:spacing w:line="360" w:lineRule="auto"/>
        <w:jc w:val="both"/>
        <w:rPr>
          <w:rFonts w:cs="Times New Roman"/>
        </w:rPr>
      </w:pPr>
    </w:p>
    <w:p w14:paraId="579B8A18" w14:textId="77777777" w:rsidR="00CB2CE1" w:rsidRPr="00A318E3" w:rsidRDefault="00CB2CE1" w:rsidP="00CA4FD0">
      <w:pPr>
        <w:spacing w:line="360" w:lineRule="auto"/>
        <w:jc w:val="both"/>
        <w:rPr>
          <w:rFonts w:cs="Times New Roman"/>
        </w:rPr>
      </w:pPr>
      <w:r>
        <w:rPr>
          <w:rFonts w:cs="Times New Roman"/>
        </w:rPr>
        <w:t xml:space="preserve">The development is considered as enhancements of the Manchester Pizza Finder. They involve reading the configurations from the ontology file and act accordingly for more flexibility.  Also, different view of the content of the conceptual model and the result of the search query will be considered. As well as, adding a functionality to filter the content of the model based on some criteria saved in the ontology to personalize the search even further to the user. </w:t>
      </w:r>
    </w:p>
    <w:p w14:paraId="050D9888" w14:textId="3146A93F" w:rsidR="00CB2CE1" w:rsidRDefault="00CB2CE1" w:rsidP="00CA4FD0">
      <w:pPr>
        <w:pStyle w:val="Heading3"/>
        <w:spacing w:line="360" w:lineRule="auto"/>
      </w:pPr>
      <w:bookmarkStart w:id="69" w:name="_Toc263601904"/>
      <w:bookmarkStart w:id="70" w:name="_Toc269907881"/>
      <w:r>
        <w:t xml:space="preserve">Testing </w:t>
      </w:r>
      <w:bookmarkEnd w:id="69"/>
      <w:r w:rsidR="001C0F77">
        <w:t>Stage</w:t>
      </w:r>
      <w:bookmarkEnd w:id="70"/>
    </w:p>
    <w:p w14:paraId="75A15CC4" w14:textId="642083CD" w:rsidR="00CB2CE1" w:rsidRPr="005D314C" w:rsidRDefault="00CB2CE1" w:rsidP="00CA4FD0">
      <w:pPr>
        <w:spacing w:line="360" w:lineRule="auto"/>
        <w:jc w:val="both"/>
        <w:rPr>
          <w:rFonts w:cs="Times New Roman"/>
        </w:rPr>
      </w:pPr>
      <w:r>
        <w:rPr>
          <w:rFonts w:cs="Times New Roman"/>
        </w:rPr>
        <w:t xml:space="preserve">In this </w:t>
      </w:r>
      <w:r w:rsidR="001C0F77">
        <w:rPr>
          <w:rFonts w:cs="Times New Roman"/>
        </w:rPr>
        <w:t>stage</w:t>
      </w:r>
      <w:r>
        <w:rPr>
          <w:rFonts w:cs="Times New Roman"/>
        </w:rPr>
        <w:t xml:space="preserve">, testing will be conducted on the application according to some scenarios that are predefined. These scenarios are called users </w:t>
      </w:r>
      <w:r w:rsidR="006A1F9F">
        <w:rPr>
          <w:rFonts w:cs="Times New Roman"/>
        </w:rPr>
        <w:t>stories, which</w:t>
      </w:r>
      <w:r>
        <w:rPr>
          <w:rFonts w:cs="Times New Roman"/>
        </w:rPr>
        <w:t xml:space="preserve"> will be elaborated on later on in the report. Since the strategy of doing the project is to develop functionalities alone then combine them, testing is carried out during the development </w:t>
      </w:r>
      <w:r w:rsidR="00CC64A3">
        <w:rPr>
          <w:rFonts w:cs="Times New Roman"/>
        </w:rPr>
        <w:t>stage</w:t>
      </w:r>
      <w:r>
        <w:rPr>
          <w:rFonts w:cs="Times New Roman"/>
        </w:rPr>
        <w:t xml:space="preserve"> on functionalities separately and on the final product after combining them. </w:t>
      </w:r>
    </w:p>
    <w:p w14:paraId="4A70B05B" w14:textId="6274D2B1" w:rsidR="00CB2CE1" w:rsidRDefault="00CB2CE1" w:rsidP="00CA4FD0">
      <w:pPr>
        <w:pStyle w:val="Heading3"/>
        <w:spacing w:line="360" w:lineRule="auto"/>
      </w:pPr>
      <w:bookmarkStart w:id="71" w:name="_Toc263601905"/>
      <w:bookmarkStart w:id="72" w:name="_Toc269907882"/>
      <w:r w:rsidRPr="00E75F9E">
        <w:t xml:space="preserve">Review and Submission </w:t>
      </w:r>
      <w:bookmarkEnd w:id="71"/>
      <w:r w:rsidR="00474A60">
        <w:t>Stage</w:t>
      </w:r>
      <w:bookmarkEnd w:id="72"/>
    </w:p>
    <w:p w14:paraId="602A754A" w14:textId="7CA1DA9B" w:rsidR="00CB2CE1" w:rsidRDefault="00CB2CE1" w:rsidP="00CA4FD0">
      <w:pPr>
        <w:spacing w:line="360" w:lineRule="auto"/>
        <w:jc w:val="both"/>
        <w:rPr>
          <w:rFonts w:cs="Times New Roman"/>
        </w:rPr>
      </w:pPr>
      <w:r>
        <w:rPr>
          <w:rFonts w:cs="Times New Roman"/>
        </w:rPr>
        <w:t xml:space="preserve">After success in evaluating the product, the review and submission </w:t>
      </w:r>
      <w:r w:rsidR="00610484">
        <w:rPr>
          <w:rFonts w:cs="Times New Roman"/>
        </w:rPr>
        <w:t>stage</w:t>
      </w:r>
      <w:r>
        <w:rPr>
          <w:rFonts w:cs="Times New Roman"/>
        </w:rPr>
        <w:t xml:space="preserve"> will start. An instruction file will be provided to guide the ontology developer in how to make his ontology to work with the application. The application would act as manual, so there will be no need for a guide for the system. The next step will be finishing the application and finalized the dissertation and then submitting them. </w:t>
      </w:r>
    </w:p>
    <w:p w14:paraId="57E276BE" w14:textId="77777777" w:rsidR="00CB2CE1" w:rsidRDefault="00CB2CE1" w:rsidP="00CA4FD0">
      <w:pPr>
        <w:spacing w:line="360" w:lineRule="auto"/>
        <w:jc w:val="both"/>
        <w:rPr>
          <w:rFonts w:cs="Times New Roman"/>
        </w:rPr>
      </w:pPr>
    </w:p>
    <w:p w14:paraId="25F22F37" w14:textId="77777777" w:rsidR="00CB2CE1" w:rsidRDefault="00CB2CE1" w:rsidP="00CA4FD0">
      <w:pPr>
        <w:spacing w:line="360" w:lineRule="auto"/>
        <w:jc w:val="both"/>
        <w:rPr>
          <w:rFonts w:cs="Times New Roman"/>
        </w:rPr>
      </w:pPr>
      <w:r>
        <w:rPr>
          <w:rFonts w:cs="Times New Roman"/>
        </w:rPr>
        <w:t>There are five milestones within this project that will guide me through the progress of the project. The milestones are:</w:t>
      </w:r>
    </w:p>
    <w:p w14:paraId="570A22CD" w14:textId="77777777" w:rsidR="00CB2CE1" w:rsidRDefault="00CB2CE1" w:rsidP="00CA4FD0">
      <w:pPr>
        <w:pStyle w:val="ListParagraph"/>
        <w:numPr>
          <w:ilvl w:val="0"/>
          <w:numId w:val="8"/>
        </w:numPr>
        <w:spacing w:line="360" w:lineRule="auto"/>
        <w:jc w:val="both"/>
        <w:rPr>
          <w:rFonts w:cs="Times New Roman"/>
        </w:rPr>
      </w:pPr>
      <w:bookmarkStart w:id="73" w:name="_Ref268063849"/>
      <w:r>
        <w:rPr>
          <w:rFonts w:cs="Times New Roman"/>
        </w:rPr>
        <w:t>Initial report.</w:t>
      </w:r>
      <w:bookmarkEnd w:id="73"/>
    </w:p>
    <w:p w14:paraId="3AE5F9CD" w14:textId="77777777" w:rsidR="00CB2CE1" w:rsidRDefault="00CB2CE1" w:rsidP="00CA4FD0">
      <w:pPr>
        <w:pStyle w:val="ListParagraph"/>
        <w:numPr>
          <w:ilvl w:val="0"/>
          <w:numId w:val="8"/>
        </w:numPr>
        <w:spacing w:line="360" w:lineRule="auto"/>
        <w:jc w:val="both"/>
        <w:rPr>
          <w:rFonts w:cs="Times New Roman"/>
        </w:rPr>
      </w:pPr>
      <w:r>
        <w:rPr>
          <w:rFonts w:cs="Times New Roman"/>
        </w:rPr>
        <w:t>Progress report.</w:t>
      </w:r>
    </w:p>
    <w:p w14:paraId="23ACF375"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prototype.</w:t>
      </w:r>
    </w:p>
    <w:p w14:paraId="3D049C02"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final product.</w:t>
      </w:r>
    </w:p>
    <w:p w14:paraId="74E1BDA8" w14:textId="77777777" w:rsidR="00CB2CE1" w:rsidRDefault="00CB2CE1" w:rsidP="00CA4FD0">
      <w:pPr>
        <w:pStyle w:val="ListParagraph"/>
        <w:numPr>
          <w:ilvl w:val="0"/>
          <w:numId w:val="8"/>
        </w:numPr>
        <w:spacing w:line="360" w:lineRule="auto"/>
        <w:jc w:val="both"/>
        <w:rPr>
          <w:rFonts w:cs="Times New Roman"/>
        </w:rPr>
      </w:pPr>
      <w:r>
        <w:rPr>
          <w:rFonts w:cs="Times New Roman"/>
        </w:rPr>
        <w:t>Dissertation submission.</w:t>
      </w:r>
    </w:p>
    <w:p w14:paraId="1335DA6F" w14:textId="77777777" w:rsidR="00CB2CE1" w:rsidRDefault="00CB2CE1" w:rsidP="00CA4FD0">
      <w:pPr>
        <w:spacing w:line="360" w:lineRule="auto"/>
        <w:jc w:val="both"/>
        <w:rPr>
          <w:rFonts w:cs="Times New Roman"/>
        </w:rPr>
      </w:pPr>
    </w:p>
    <w:p w14:paraId="1409864E" w14:textId="77777777" w:rsidR="00CB2CE1" w:rsidRPr="00E8059E" w:rsidRDefault="00CB2CE1" w:rsidP="00CA4FD0">
      <w:pPr>
        <w:spacing w:line="360" w:lineRule="auto"/>
        <w:jc w:val="both"/>
        <w:rPr>
          <w:rFonts w:cs="Times New Roman"/>
        </w:rPr>
      </w:pPr>
      <w:r>
        <w:rPr>
          <w:rFonts w:cs="Times New Roman"/>
        </w:rPr>
        <w:t>First milestone was already completed, since initial report was submitted successfully in March. However, submission of second milestone in time was not so successful. So the original plan was altered. The new deadline will be in June 6. The last three milestones would be worked on in parallel due to time restriction. The final product is expected to finish beginning of August. Finally, the submission of the dissertation will be in the first week of September. Gantt chart is included in the next section.</w:t>
      </w:r>
    </w:p>
    <w:p w14:paraId="4A03AEF3" w14:textId="1FE2208C" w:rsidR="002D37ED" w:rsidRDefault="002D37ED" w:rsidP="00CA4FD0">
      <w:pPr>
        <w:pStyle w:val="Heading2"/>
        <w:spacing w:line="360" w:lineRule="auto"/>
      </w:pPr>
      <w:bookmarkStart w:id="74" w:name="_Toc263601907"/>
      <w:bookmarkStart w:id="75" w:name="_Ref269412831"/>
      <w:bookmarkStart w:id="76" w:name="_Toc269907883"/>
      <w:r w:rsidRPr="00C45231">
        <w:t>Project Deliverables</w:t>
      </w:r>
      <w:bookmarkEnd w:id="74"/>
      <w:bookmarkEnd w:id="75"/>
      <w:bookmarkEnd w:id="76"/>
    </w:p>
    <w:p w14:paraId="0A5B886E" w14:textId="245937C3" w:rsidR="002D37ED" w:rsidRDefault="002D37ED" w:rsidP="00CA4FD0">
      <w:pPr>
        <w:spacing w:line="360" w:lineRule="auto"/>
        <w:jc w:val="both"/>
        <w:rPr>
          <w:rFonts w:cs="Times New Roman"/>
        </w:rPr>
      </w:pPr>
      <w:r>
        <w:rPr>
          <w:rFonts w:cs="Times New Roman"/>
        </w:rPr>
        <w:t xml:space="preserve">At the end of this project the benefits of using sematic web within </w:t>
      </w:r>
      <w:commentRangeStart w:id="77"/>
      <w:r>
        <w:rPr>
          <w:rFonts w:cs="Times New Roman"/>
        </w:rPr>
        <w:t>applications will be shown</w:t>
      </w:r>
      <w:r w:rsidR="00C16DEC">
        <w:rPr>
          <w:rFonts w:cs="Times New Roman"/>
        </w:rPr>
        <w:t xml:space="preserve"> building an application that demonstrates these benefits</w:t>
      </w:r>
      <w:r>
        <w:rPr>
          <w:rFonts w:cs="Times New Roman"/>
        </w:rPr>
        <w:t>.</w:t>
      </w:r>
      <w:commentRangeEnd w:id="77"/>
      <w:r w:rsidR="00891BD0">
        <w:rPr>
          <w:rStyle w:val="CommentReference"/>
        </w:rPr>
        <w:commentReference w:id="77"/>
      </w:r>
      <w:r>
        <w:rPr>
          <w:rFonts w:cs="Times New Roman"/>
        </w:rPr>
        <w:t xml:space="preserve"> The application will be flexible, as it will run ontology with specific annotations. In addition, it will be fully configurable. It will allow users to query for specific sushi based on some ingredients. There are three main deliverables of this project:</w:t>
      </w:r>
    </w:p>
    <w:p w14:paraId="748DA9DE" w14:textId="77777777" w:rsidR="002D37ED" w:rsidRDefault="002D37ED" w:rsidP="00CA4FD0">
      <w:pPr>
        <w:pStyle w:val="ListParagraph"/>
        <w:numPr>
          <w:ilvl w:val="0"/>
          <w:numId w:val="10"/>
        </w:numPr>
        <w:spacing w:line="360" w:lineRule="auto"/>
        <w:jc w:val="both"/>
        <w:rPr>
          <w:rFonts w:cs="Times New Roman"/>
        </w:rPr>
      </w:pPr>
      <w:r>
        <w:rPr>
          <w:rFonts w:cs="Times New Roman"/>
        </w:rPr>
        <w:t>User stories (scenarios) &amp; acceptance tests.</w:t>
      </w:r>
    </w:p>
    <w:p w14:paraId="79BA958B" w14:textId="77777777" w:rsidR="002D37ED" w:rsidRDefault="002D37ED" w:rsidP="00CA4FD0">
      <w:pPr>
        <w:pStyle w:val="ListParagraph"/>
        <w:numPr>
          <w:ilvl w:val="0"/>
          <w:numId w:val="10"/>
        </w:numPr>
        <w:spacing w:line="360" w:lineRule="auto"/>
        <w:jc w:val="both"/>
        <w:rPr>
          <w:rFonts w:cs="Times New Roman"/>
        </w:rPr>
      </w:pPr>
      <w:r>
        <w:rPr>
          <w:rFonts w:cs="Times New Roman"/>
        </w:rPr>
        <w:t>Final version of the application.</w:t>
      </w:r>
    </w:p>
    <w:p w14:paraId="0607E4EB" w14:textId="77777777" w:rsidR="002D37ED" w:rsidRPr="00553B19" w:rsidRDefault="002D37ED" w:rsidP="00CA4FD0">
      <w:pPr>
        <w:pStyle w:val="ListParagraph"/>
        <w:numPr>
          <w:ilvl w:val="0"/>
          <w:numId w:val="10"/>
        </w:numPr>
        <w:spacing w:line="360" w:lineRule="auto"/>
        <w:jc w:val="both"/>
        <w:rPr>
          <w:rFonts w:cs="Times New Roman"/>
        </w:rPr>
      </w:pPr>
      <w:r>
        <w:rPr>
          <w:rFonts w:cs="Times New Roman"/>
        </w:rPr>
        <w:t>Evaluation of the project.</w:t>
      </w:r>
    </w:p>
    <w:p w14:paraId="77E5C2BD" w14:textId="41076F3B" w:rsidR="002D37ED" w:rsidRDefault="002D37ED" w:rsidP="00CA4FD0">
      <w:pPr>
        <w:pStyle w:val="Heading2"/>
        <w:spacing w:line="360" w:lineRule="auto"/>
      </w:pPr>
      <w:bookmarkStart w:id="78" w:name="_Toc263601908"/>
      <w:bookmarkStart w:id="79" w:name="_Ref268962453"/>
      <w:bookmarkStart w:id="80" w:name="_Ref269236673"/>
      <w:bookmarkStart w:id="81" w:name="_Ref269313140"/>
      <w:bookmarkStart w:id="82" w:name="_Ref269313146"/>
      <w:bookmarkStart w:id="83" w:name="_Toc269907884"/>
      <w:r w:rsidRPr="00A26F7F">
        <w:t>Project Evaluation Plan</w:t>
      </w:r>
      <w:bookmarkEnd w:id="78"/>
      <w:bookmarkEnd w:id="79"/>
      <w:bookmarkEnd w:id="80"/>
      <w:bookmarkEnd w:id="81"/>
      <w:bookmarkEnd w:id="82"/>
      <w:bookmarkEnd w:id="83"/>
    </w:p>
    <w:p w14:paraId="446CD5C7" w14:textId="77777777" w:rsidR="002D37ED" w:rsidRDefault="002D37ED" w:rsidP="00CA4FD0">
      <w:pPr>
        <w:spacing w:line="360" w:lineRule="auto"/>
        <w:jc w:val="both"/>
        <w:rPr>
          <w:rFonts w:cs="Times New Roman"/>
        </w:rPr>
      </w:pPr>
      <w:r>
        <w:rPr>
          <w:rFonts w:cs="Times New Roman"/>
        </w:rPr>
        <w:t>In order to be able to evaluate the whole project, I need some measures to evaluate the project against. Some measures have been recognized to evaluate how good the system is and more importantly measure if the project is consider a success or not. In nutshell measuring the success of the objectives. These measures are:</w:t>
      </w:r>
    </w:p>
    <w:p w14:paraId="1E521CB8"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Where the deliverables met?</w:t>
      </w:r>
    </w:p>
    <w:p w14:paraId="4F24881F" w14:textId="77777777" w:rsidR="002D37ED" w:rsidRPr="00A60CF6" w:rsidRDefault="002D37ED" w:rsidP="00CA4FD0">
      <w:pPr>
        <w:pStyle w:val="ListParagraph"/>
        <w:spacing w:line="360" w:lineRule="auto"/>
        <w:jc w:val="both"/>
        <w:rPr>
          <w:rFonts w:cs="Times New Roman"/>
        </w:rPr>
      </w:pPr>
      <w:r>
        <w:rPr>
          <w:rFonts w:cs="Times New Roman"/>
        </w:rPr>
        <w:t>A most likely way to measure if the deliverables were met or not according to a timeframe is to check if a deliverable was done within its allocated time or not.</w:t>
      </w:r>
    </w:p>
    <w:p w14:paraId="4786FFD4"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Is the system accessible?</w:t>
      </w:r>
    </w:p>
    <w:p w14:paraId="21113771" w14:textId="77777777" w:rsidR="002D37ED" w:rsidRDefault="002D37ED" w:rsidP="00CA4FD0">
      <w:pPr>
        <w:pStyle w:val="ListParagraph"/>
        <w:spacing w:line="360" w:lineRule="auto"/>
        <w:jc w:val="both"/>
        <w:rPr>
          <w:rFonts w:cs="Times New Roman"/>
        </w:rPr>
      </w:pPr>
      <w:r>
        <w:rPr>
          <w:rFonts w:cs="Times New Roman"/>
        </w:rPr>
        <w:t xml:space="preserve">We can think of the system in two ways: one as a project for MSc program that should be accessible for students and lecturers who teach ontology engineering for semantic web, and as real-world application (restaurant menu). Based on that users who should access the system differ. As for the first case, since the application is desktop application and implemented on java this will assure the students and lecturers can access the system easily. In the second case end users can access the system but a web application would be more reasonable. For now it is only a desktop application. </w:t>
      </w:r>
    </w:p>
    <w:p w14:paraId="2C88B235" w14:textId="77777777" w:rsidR="002D37ED" w:rsidRDefault="002D37ED" w:rsidP="00CA4FD0">
      <w:pPr>
        <w:pStyle w:val="ListParagraph"/>
        <w:numPr>
          <w:ilvl w:val="0"/>
          <w:numId w:val="9"/>
        </w:numPr>
        <w:spacing w:line="360" w:lineRule="auto"/>
        <w:jc w:val="both"/>
        <w:rPr>
          <w:rFonts w:cs="Times New Roman"/>
          <w:b/>
        </w:rPr>
      </w:pPr>
      <w:r w:rsidRPr="002D75F2">
        <w:rPr>
          <w:rFonts w:cs="Times New Roman"/>
          <w:b/>
        </w:rPr>
        <w:t>Is the system (re)usable?</w:t>
      </w:r>
    </w:p>
    <w:p w14:paraId="13297206" w14:textId="77777777" w:rsidR="002D37ED" w:rsidRPr="00845FCB" w:rsidRDefault="002D37ED" w:rsidP="00CA4FD0">
      <w:pPr>
        <w:pStyle w:val="ListParagraph"/>
        <w:spacing w:line="360" w:lineRule="auto"/>
        <w:jc w:val="both"/>
        <w:rPr>
          <w:rFonts w:cs="Times New Roman"/>
        </w:rPr>
      </w:pPr>
      <w:r>
        <w:rPr>
          <w:rFonts w:cs="Times New Roman"/>
        </w:rPr>
        <w:t xml:space="preserve">As the system designed for end users regardless of what kind of end user students or real-world users, they can determine the usability of the system. There are two concepts here determining the usability and reusability of the system. Therefore, both of them need to be checked as part of project evaluation. </w:t>
      </w:r>
    </w:p>
    <w:p w14:paraId="380810B2" w14:textId="77777777" w:rsidR="002D37ED" w:rsidRDefault="002D37ED" w:rsidP="00CA4FD0">
      <w:pPr>
        <w:pStyle w:val="ListParagraph"/>
        <w:numPr>
          <w:ilvl w:val="1"/>
          <w:numId w:val="9"/>
        </w:numPr>
        <w:spacing w:line="360" w:lineRule="auto"/>
        <w:jc w:val="both"/>
        <w:rPr>
          <w:rFonts w:cs="Times New Roman"/>
        </w:rPr>
      </w:pPr>
      <w:r w:rsidRPr="00EB435D">
        <w:rPr>
          <w:rFonts w:cs="Times New Roman"/>
          <w:b/>
        </w:rPr>
        <w:t>Usability</w:t>
      </w:r>
      <w:r>
        <w:rPr>
          <w:rFonts w:cs="Times New Roman"/>
        </w:rPr>
        <w:t>: as an end user, one can ask several questions that will assure the system is usable. Some of these questions are:</w:t>
      </w:r>
    </w:p>
    <w:p w14:paraId="28753F34" w14:textId="77777777" w:rsidR="002D37ED" w:rsidRDefault="002D37ED" w:rsidP="00CA4FD0">
      <w:pPr>
        <w:pStyle w:val="ListParagraph"/>
        <w:numPr>
          <w:ilvl w:val="0"/>
          <w:numId w:val="11"/>
        </w:numPr>
        <w:spacing w:line="360" w:lineRule="auto"/>
        <w:jc w:val="both"/>
        <w:rPr>
          <w:rFonts w:cs="Times New Roman"/>
        </w:rPr>
      </w:pPr>
      <w:r>
        <w:rPr>
          <w:rFonts w:cs="Times New Roman"/>
        </w:rPr>
        <w:t xml:space="preserve"> How easy to use the system?</w:t>
      </w:r>
    </w:p>
    <w:p w14:paraId="35066CC2" w14:textId="77777777" w:rsidR="002D37ED" w:rsidRDefault="002D37ED" w:rsidP="00CA4FD0">
      <w:pPr>
        <w:pStyle w:val="ListParagraph"/>
        <w:spacing w:line="360" w:lineRule="auto"/>
        <w:ind w:left="1440"/>
        <w:jc w:val="both"/>
        <w:rPr>
          <w:rFonts w:cs="Times New Roman"/>
        </w:rPr>
      </w:pPr>
      <w:r>
        <w:rPr>
          <w:rFonts w:cs="Times New Roman"/>
        </w:rPr>
        <w:t>The idea behind using ontology-based user interface is to guide the user in how to use it and ease that process. Therefore, the system should be easy to use.</w:t>
      </w:r>
    </w:p>
    <w:p w14:paraId="52871129" w14:textId="77777777" w:rsidR="002D37ED" w:rsidRDefault="002D37ED" w:rsidP="00CA4FD0">
      <w:pPr>
        <w:pStyle w:val="ListParagraph"/>
        <w:numPr>
          <w:ilvl w:val="0"/>
          <w:numId w:val="11"/>
        </w:numPr>
        <w:spacing w:line="360" w:lineRule="auto"/>
        <w:jc w:val="both"/>
        <w:rPr>
          <w:rFonts w:cs="Times New Roman"/>
        </w:rPr>
      </w:pPr>
      <w:r>
        <w:rPr>
          <w:rFonts w:cs="Times New Roman"/>
        </w:rPr>
        <w:t>How much time spent to figure out the system?</w:t>
      </w:r>
    </w:p>
    <w:p w14:paraId="22AA4510" w14:textId="77777777" w:rsidR="002D37ED" w:rsidRDefault="002D37ED" w:rsidP="00CA4FD0">
      <w:pPr>
        <w:pStyle w:val="ListParagraph"/>
        <w:spacing w:line="360" w:lineRule="auto"/>
        <w:ind w:left="1440"/>
        <w:jc w:val="both"/>
        <w:rPr>
          <w:rFonts w:cs="Times New Roman"/>
        </w:rPr>
      </w:pPr>
      <w:r>
        <w:rPr>
          <w:rFonts w:cs="Times New Roman"/>
        </w:rPr>
        <w:t>This question can be answered after submitting the project.</w:t>
      </w:r>
    </w:p>
    <w:p w14:paraId="79283141" w14:textId="77777777" w:rsidR="002D37ED" w:rsidRDefault="002D37ED" w:rsidP="00CA4FD0">
      <w:pPr>
        <w:pStyle w:val="ListParagraph"/>
        <w:numPr>
          <w:ilvl w:val="0"/>
          <w:numId w:val="11"/>
        </w:numPr>
        <w:spacing w:line="360" w:lineRule="auto"/>
        <w:jc w:val="both"/>
        <w:rPr>
          <w:rFonts w:cs="Times New Roman"/>
        </w:rPr>
      </w:pPr>
      <w:r>
        <w:rPr>
          <w:rFonts w:cs="Times New Roman"/>
        </w:rPr>
        <w:t>Does it require experts to use the system?</w:t>
      </w:r>
    </w:p>
    <w:p w14:paraId="15F67E88" w14:textId="77777777" w:rsidR="002D37ED" w:rsidRDefault="002D37ED" w:rsidP="00CA4FD0">
      <w:pPr>
        <w:pStyle w:val="ListParagraph"/>
        <w:spacing w:line="360" w:lineRule="auto"/>
        <w:ind w:left="1440"/>
        <w:jc w:val="both"/>
        <w:rPr>
          <w:rFonts w:cs="Times New Roman"/>
        </w:rPr>
      </w:pPr>
      <w:r>
        <w:rPr>
          <w:rFonts w:cs="Times New Roman"/>
        </w:rPr>
        <w:t>The system is designed for students who take ontology engineering for sematic web. So, some degree of expertise is needed to configure the ontology to work with the application.</w:t>
      </w:r>
    </w:p>
    <w:p w14:paraId="2C60DAE2" w14:textId="77777777" w:rsidR="002D37ED" w:rsidRDefault="002D37ED" w:rsidP="00CA4FD0">
      <w:pPr>
        <w:pStyle w:val="ListParagraph"/>
        <w:numPr>
          <w:ilvl w:val="0"/>
          <w:numId w:val="11"/>
        </w:numPr>
        <w:spacing w:line="360" w:lineRule="auto"/>
        <w:jc w:val="both"/>
        <w:rPr>
          <w:rFonts w:cs="Times New Roman"/>
        </w:rPr>
      </w:pPr>
      <w:r>
        <w:rPr>
          <w:rFonts w:cs="Times New Roman"/>
        </w:rPr>
        <w:t>How easy to administer the system?</w:t>
      </w:r>
    </w:p>
    <w:p w14:paraId="1AB9E1C7" w14:textId="77777777" w:rsidR="002D37ED" w:rsidRDefault="002D37ED" w:rsidP="00CA4FD0">
      <w:pPr>
        <w:pStyle w:val="ListParagraph"/>
        <w:spacing w:line="360" w:lineRule="auto"/>
        <w:ind w:left="1440"/>
        <w:jc w:val="both"/>
        <w:rPr>
          <w:rFonts w:cs="Times New Roman"/>
        </w:rPr>
      </w:pPr>
      <w:r>
        <w:rPr>
          <w:rFonts w:cs="Times New Roman"/>
        </w:rPr>
        <w:t>Since most of the configurations are saved within the ontology, administering the system would be a trivial task.</w:t>
      </w:r>
    </w:p>
    <w:p w14:paraId="68174251" w14:textId="77777777" w:rsidR="002D37ED" w:rsidRPr="00D70F29" w:rsidRDefault="002D37ED" w:rsidP="00CA4FD0">
      <w:pPr>
        <w:pStyle w:val="ListParagraph"/>
        <w:numPr>
          <w:ilvl w:val="1"/>
          <w:numId w:val="9"/>
        </w:numPr>
        <w:spacing w:line="360" w:lineRule="auto"/>
        <w:jc w:val="both"/>
        <w:rPr>
          <w:rFonts w:cs="Times New Roman"/>
        </w:rPr>
      </w:pPr>
      <w:r w:rsidRPr="006F562E">
        <w:rPr>
          <w:rFonts w:cs="Times New Roman"/>
          <w:b/>
        </w:rPr>
        <w:t>Reusability</w:t>
      </w:r>
      <w:r>
        <w:rPr>
          <w:rFonts w:cs="Times New Roman"/>
        </w:rPr>
        <w:t xml:space="preserve">: the system is reusable in sense of running different ontologies. This is another goal of the project, making it more flexible. The important question here is how easy it is reuse the system (running different ontologies). </w:t>
      </w:r>
    </w:p>
    <w:p w14:paraId="5F581203" w14:textId="77777777" w:rsidR="002D37ED" w:rsidRPr="00FB6C32" w:rsidRDefault="002D37ED" w:rsidP="00CA4FD0">
      <w:pPr>
        <w:pStyle w:val="ListParagraph"/>
        <w:numPr>
          <w:ilvl w:val="0"/>
          <w:numId w:val="9"/>
        </w:numPr>
        <w:spacing w:line="360" w:lineRule="auto"/>
        <w:jc w:val="both"/>
        <w:rPr>
          <w:rFonts w:cs="Times New Roman"/>
          <w:b/>
        </w:rPr>
      </w:pPr>
      <w:r w:rsidRPr="00A56040">
        <w:rPr>
          <w:rFonts w:cs="Times New Roman"/>
          <w:b/>
        </w:rPr>
        <w:t>Is the system easily configurable?</w:t>
      </w:r>
    </w:p>
    <w:p w14:paraId="50B7EF34" w14:textId="346113A8" w:rsidR="002D37ED" w:rsidRPr="007B6086" w:rsidRDefault="002D37ED" w:rsidP="00CA4FD0">
      <w:pPr>
        <w:pStyle w:val="ListParagraph"/>
        <w:spacing w:line="360" w:lineRule="auto"/>
        <w:jc w:val="both"/>
        <w:rPr>
          <w:rFonts w:cs="Times New Roman"/>
        </w:rPr>
      </w:pPr>
      <w:r>
        <w:rPr>
          <w:rFonts w:cs="Times New Roman"/>
        </w:rPr>
        <w:t xml:space="preserve">As most of the configurations saved in the ontology file, it would be easy to configure the application interface. Ontology developer is the only stakeholder who has to deal with the </w:t>
      </w:r>
      <w:r w:rsidR="006A1F9F">
        <w:rPr>
          <w:rFonts w:cs="Times New Roman"/>
        </w:rPr>
        <w:t>configurations, which</w:t>
      </w:r>
      <w:r>
        <w:rPr>
          <w:rFonts w:cs="Times New Roman"/>
        </w:rPr>
        <w:t xml:space="preserve"> are annotations in the ontology file. They are easy to write, as the ontology developer needs to follow some instructions provided with the application. The user interface should be configured automatically using annotations in the owl file.</w:t>
      </w:r>
    </w:p>
    <w:p w14:paraId="3B60903B" w14:textId="77777777" w:rsidR="002D37ED" w:rsidRDefault="002D37ED" w:rsidP="00CA4FD0">
      <w:pPr>
        <w:pStyle w:val="ListParagraph"/>
        <w:numPr>
          <w:ilvl w:val="0"/>
          <w:numId w:val="9"/>
        </w:numPr>
        <w:spacing w:line="360" w:lineRule="auto"/>
        <w:jc w:val="both"/>
        <w:rPr>
          <w:rFonts w:cs="Times New Roman"/>
          <w:b/>
        </w:rPr>
      </w:pPr>
      <w:r>
        <w:rPr>
          <w:rFonts w:cs="Times New Roman"/>
          <w:b/>
        </w:rPr>
        <w:t>Is the result of the search</w:t>
      </w:r>
      <w:r w:rsidRPr="00A56040">
        <w:rPr>
          <w:rFonts w:cs="Times New Roman"/>
          <w:b/>
        </w:rPr>
        <w:t xml:space="preserve"> query narrowed</w:t>
      </w:r>
      <w:r>
        <w:rPr>
          <w:rFonts w:cs="Times New Roman"/>
          <w:b/>
        </w:rPr>
        <w:t xml:space="preserve"> down</w:t>
      </w:r>
      <w:r w:rsidRPr="00A56040">
        <w:rPr>
          <w:rFonts w:cs="Times New Roman"/>
          <w:b/>
        </w:rPr>
        <w:t>?</w:t>
      </w:r>
    </w:p>
    <w:p w14:paraId="028A0852" w14:textId="77777777" w:rsidR="002D37ED" w:rsidRDefault="002D37ED" w:rsidP="00CA4FD0">
      <w:pPr>
        <w:spacing w:line="360" w:lineRule="auto"/>
        <w:ind w:left="720"/>
        <w:jc w:val="both"/>
        <w:rPr>
          <w:rFonts w:cs="Times New Roman"/>
        </w:rPr>
      </w:pPr>
      <w:r>
        <w:rPr>
          <w:rFonts w:cs="Times New Roman"/>
        </w:rPr>
        <w:t>Stakeholders such as students or real world users, like restaurant customers, will have direct contact with feature. This can be answered after submitting and using the application. Nevertheless, applying a set of filters on the search result will narrow the search for the user, since the system used faceted search method.</w:t>
      </w:r>
    </w:p>
    <w:p w14:paraId="046DDFF3" w14:textId="77777777" w:rsidR="002D37ED" w:rsidRPr="00F30EA2" w:rsidRDefault="002D37ED" w:rsidP="00CA4FD0">
      <w:pPr>
        <w:spacing w:line="360" w:lineRule="auto"/>
        <w:ind w:left="720"/>
        <w:jc w:val="both"/>
        <w:rPr>
          <w:rFonts w:cs="Times New Roman"/>
        </w:rPr>
      </w:pPr>
    </w:p>
    <w:p w14:paraId="06351C90" w14:textId="77777777" w:rsidR="002D37ED" w:rsidRPr="006F1FE5" w:rsidRDefault="002D37ED" w:rsidP="00CA4FD0">
      <w:pPr>
        <w:spacing w:line="360" w:lineRule="auto"/>
        <w:jc w:val="both"/>
        <w:rPr>
          <w:rFonts w:cs="Times New Roman"/>
        </w:rPr>
      </w:pPr>
      <w:r>
        <w:rPr>
          <w:rFonts w:cs="Times New Roman"/>
        </w:rPr>
        <w:t>These are some questions that can help assessing the project. Most of them can be answered only after using the application by stakeholders. So, evaluation will help in a second version or the final product if it a prototype.</w:t>
      </w:r>
    </w:p>
    <w:p w14:paraId="3E957C05" w14:textId="246130DD" w:rsidR="002D37ED" w:rsidRDefault="002D37ED" w:rsidP="00CA4FD0">
      <w:pPr>
        <w:pStyle w:val="Heading2"/>
        <w:spacing w:line="360" w:lineRule="auto"/>
      </w:pPr>
      <w:bookmarkStart w:id="84" w:name="_Toc263601909"/>
      <w:bookmarkStart w:id="85" w:name="_Toc269907885"/>
      <w:r w:rsidRPr="00A26F7F">
        <w:t>Project Tools</w:t>
      </w:r>
      <w:bookmarkEnd w:id="84"/>
      <w:bookmarkEnd w:id="85"/>
    </w:p>
    <w:p w14:paraId="70ED3396" w14:textId="77777777" w:rsidR="00750A95" w:rsidRDefault="002D37ED" w:rsidP="00CA4FD0">
      <w:pPr>
        <w:spacing w:line="360" w:lineRule="auto"/>
        <w:jc w:val="both"/>
        <w:rPr>
          <w:rFonts w:cs="Times New Roman"/>
        </w:rPr>
      </w:pPr>
      <w:r>
        <w:rPr>
          <w:rFonts w:cs="Times New Roman"/>
        </w:rPr>
        <w:t>Since the main part of the project is development, a programming language needs to be chosen. OWL API, which was implemented in java, is used in the project to manage the interactivity between OWL ontology and application. So, choosing java as programming language makes sense. Project is developed using NetBeans 7.4.</w:t>
      </w:r>
    </w:p>
    <w:p w14:paraId="6B0A4762" w14:textId="77777777" w:rsidR="00CE436A" w:rsidRDefault="00750A95" w:rsidP="00CA4FD0">
      <w:pPr>
        <w:pStyle w:val="Heading2"/>
        <w:spacing w:line="360" w:lineRule="auto"/>
      </w:pPr>
      <w:bookmarkStart w:id="86" w:name="_Toc269907886"/>
      <w:r>
        <w:t>Conclusion</w:t>
      </w:r>
      <w:bookmarkEnd w:id="86"/>
    </w:p>
    <w:p w14:paraId="21E86442" w14:textId="32627CF1" w:rsidR="00980262" w:rsidRDefault="00F37B52" w:rsidP="00527C13">
      <w:pPr>
        <w:spacing w:line="360" w:lineRule="auto"/>
        <w:jc w:val="both"/>
      </w:pPr>
      <w:r>
        <w:t xml:space="preserve">In chapter three, </w:t>
      </w:r>
      <w:r w:rsidR="00F26C14">
        <w:t xml:space="preserve">the details of the research methods are demonstrated. </w:t>
      </w:r>
      <w:r w:rsidR="009D3726">
        <w:t xml:space="preserve">It starts with </w:t>
      </w:r>
      <w:r w:rsidR="00527C13">
        <w:t xml:space="preserve">methods </w:t>
      </w:r>
      <w:r w:rsidR="00916C68">
        <w:t xml:space="preserve">used to plan the project. Then, it states the </w:t>
      </w:r>
      <w:r w:rsidR="004A0825">
        <w:t xml:space="preserve">project deliverables. Next, it details the evaluation plan of the </w:t>
      </w:r>
      <w:r w:rsidR="00337EC5">
        <w:t>project</w:t>
      </w:r>
      <w:r w:rsidR="004A0825">
        <w:t>. Finally, it shows the tools used to complete this project.</w:t>
      </w:r>
      <w:r w:rsidR="00980262">
        <w:br w:type="page"/>
      </w:r>
    </w:p>
    <w:p w14:paraId="13D029EF" w14:textId="42D8B07E" w:rsidR="005A788A" w:rsidRDefault="00737C9C" w:rsidP="00CA4FD0">
      <w:pPr>
        <w:pStyle w:val="Heading1"/>
        <w:spacing w:line="360" w:lineRule="auto"/>
      </w:pPr>
      <w:bookmarkStart w:id="87" w:name="_Toc269907887"/>
      <w:r>
        <w:t xml:space="preserve">SYSTEM </w:t>
      </w:r>
      <w:r w:rsidR="004B3685" w:rsidRPr="00F80FDB">
        <w:t>DESIGN</w:t>
      </w:r>
      <w:bookmarkEnd w:id="87"/>
    </w:p>
    <w:p w14:paraId="1CBF0C4A" w14:textId="0981F9C4" w:rsidR="00575A80" w:rsidRDefault="00E64261" w:rsidP="00CA4FD0">
      <w:pPr>
        <w:spacing w:line="360" w:lineRule="auto"/>
        <w:jc w:val="both"/>
      </w:pPr>
      <w:r>
        <w:t xml:space="preserve">This chapter provides details about the design process of the tool (the user interface) </w:t>
      </w:r>
      <w:r w:rsidR="008E695F">
        <w:t xml:space="preserve">as well as the user stories mentioned in </w:t>
      </w:r>
      <w:r w:rsidR="00286C76">
        <w:fldChar w:fldCharType="begin"/>
      </w:r>
      <w:r w:rsidR="00286C76">
        <w:instrText xml:space="preserve"> REF _Ref269412831 \r \h </w:instrText>
      </w:r>
      <w:r w:rsidR="00286C76">
        <w:fldChar w:fldCharType="separate"/>
      </w:r>
      <w:r w:rsidR="0073691D">
        <w:t>3.2</w:t>
      </w:r>
      <w:r w:rsidR="00286C76">
        <w:fldChar w:fldCharType="end"/>
      </w:r>
      <w:r w:rsidR="00996E97">
        <w:t xml:space="preserve">, </w:t>
      </w:r>
      <w:r w:rsidR="00A20498">
        <w:t xml:space="preserve">and </w:t>
      </w:r>
      <w:r w:rsidR="00464DE1">
        <w:t xml:space="preserve">the design process of an example ontology that has been used to test the tool. It starts with the details design of the user interface. Then, it moves to the design process of the user stories and how they have been used to specify system functionalities. Finally, it discusses the design of sushi </w:t>
      </w:r>
      <w:r w:rsidR="006A1F9F">
        <w:t>ontology, which</w:t>
      </w:r>
      <w:r w:rsidR="00464DE1">
        <w:t xml:space="preserve"> is based on a sushi menu.</w:t>
      </w:r>
    </w:p>
    <w:p w14:paraId="0CD21F32" w14:textId="77777777" w:rsidR="00990ED1" w:rsidRDefault="00990ED1" w:rsidP="00990ED1">
      <w:pPr>
        <w:pStyle w:val="Heading2"/>
        <w:spacing w:line="360" w:lineRule="auto"/>
      </w:pPr>
      <w:bookmarkStart w:id="88" w:name="_Toc269907888"/>
      <w:r>
        <w:t>User Interface Design</w:t>
      </w:r>
      <w:bookmarkEnd w:id="88"/>
    </w:p>
    <w:p w14:paraId="74036DC8" w14:textId="77777777" w:rsidR="00990ED1" w:rsidRDefault="00990ED1" w:rsidP="00990ED1">
      <w:pPr>
        <w:spacing w:line="360" w:lineRule="auto"/>
        <w:jc w:val="both"/>
      </w:pPr>
      <w:r>
        <w:t xml:space="preserve">This section details the design process of the tool (UI). It also shows the interaction design with ontology like the one mentioned in </w:t>
      </w:r>
      <w:r>
        <w:fldChar w:fldCharType="begin"/>
      </w:r>
      <w:r>
        <w:instrText xml:space="preserve"> REF _Ref268063913 \r \h </w:instrText>
      </w:r>
      <w:r>
        <w:fldChar w:fldCharType="separate"/>
      </w:r>
      <w:r w:rsidR="0073691D">
        <w:t>4.3</w:t>
      </w:r>
      <w:r>
        <w:fldChar w:fldCharType="end"/>
      </w:r>
      <w:r>
        <w:t>. The main ideas behind the design are developing a UI that is driven by ontology, the ability to run different ontologies, using different languages used in the ontology, as well as using filters on the browsed content and facets on the search result. To details those furthermore, this section starts with first idea that is building ontology driven UI. Then it moves to the second one the flexibility of using different ontologies with the UI. After that, using different languages available in the ontology. In addition, it elaborates on applying filters on the shown content and applying facets on the search result. Finally, it shad the light on some UI enhancements like importing ontologies during run time or having different views of the browsed contents.</w:t>
      </w:r>
    </w:p>
    <w:p w14:paraId="22F848BB" w14:textId="77777777" w:rsidR="00692FF9" w:rsidRDefault="0027177E" w:rsidP="00692FF9">
      <w:pPr>
        <w:keepNext/>
        <w:jc w:val="center"/>
      </w:pPr>
      <w:r>
        <w:rPr>
          <w:noProof/>
        </w:rPr>
        <w:drawing>
          <wp:inline distT="0" distB="0" distL="0" distR="0" wp14:anchorId="7C97DC40" wp14:editId="545B16BE">
            <wp:extent cx="5270500" cy="1737360"/>
            <wp:effectExtent l="25400" t="25400" r="38100" b="152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y Driven UI diagram.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737360"/>
                    </a:xfrm>
                    <a:prstGeom prst="rect">
                      <a:avLst/>
                    </a:prstGeom>
                    <a:ln>
                      <a:solidFill>
                        <a:srgbClr val="000000"/>
                      </a:solidFill>
                    </a:ln>
                  </pic:spPr>
                </pic:pic>
              </a:graphicData>
            </a:graphic>
          </wp:inline>
        </w:drawing>
      </w:r>
    </w:p>
    <w:p w14:paraId="49D95CC2" w14:textId="13961845" w:rsidR="00990ED1" w:rsidRDefault="00692FF9" w:rsidP="001C4A02">
      <w:pPr>
        <w:pStyle w:val="Caption"/>
        <w:spacing w:line="360" w:lineRule="auto"/>
        <w:jc w:val="center"/>
      </w:pPr>
      <w:bookmarkStart w:id="89" w:name="_Ref269559891"/>
      <w:bookmarkStart w:id="90" w:name="_Toc269659860"/>
      <w:r>
        <w:t xml:space="preserve">Figure </w:t>
      </w:r>
      <w:r w:rsidR="00412FCE">
        <w:fldChar w:fldCharType="begin"/>
      </w:r>
      <w:r w:rsidR="00412FCE">
        <w:instrText xml:space="preserve"> SEQ Figure \* ARABIC </w:instrText>
      </w:r>
      <w:r w:rsidR="00412FCE">
        <w:fldChar w:fldCharType="separate"/>
      </w:r>
      <w:r w:rsidR="0073691D">
        <w:rPr>
          <w:noProof/>
        </w:rPr>
        <w:t>5</w:t>
      </w:r>
      <w:r w:rsidR="00412FCE">
        <w:rPr>
          <w:noProof/>
        </w:rPr>
        <w:fldChar w:fldCharType="end"/>
      </w:r>
      <w:bookmarkEnd w:id="89"/>
      <w:r>
        <w:t>: Ontology Driven UI diagram</w:t>
      </w:r>
      <w:bookmarkEnd w:id="90"/>
    </w:p>
    <w:p w14:paraId="32C8480F" w14:textId="53F66EAD" w:rsidR="00990ED1" w:rsidRDefault="007E5DE3" w:rsidP="00990ED1">
      <w:pPr>
        <w:spacing w:line="360" w:lineRule="auto"/>
        <w:jc w:val="both"/>
      </w:pPr>
      <w:r>
        <w:fldChar w:fldCharType="begin"/>
      </w:r>
      <w:r>
        <w:instrText xml:space="preserve"> REF _Ref269559891 \h </w:instrText>
      </w:r>
      <w:r>
        <w:fldChar w:fldCharType="separate"/>
      </w:r>
      <w:r w:rsidR="0073691D">
        <w:t xml:space="preserve">Figure </w:t>
      </w:r>
      <w:r w:rsidR="0073691D">
        <w:rPr>
          <w:noProof/>
        </w:rPr>
        <w:t>5</w:t>
      </w:r>
      <w:r>
        <w:fldChar w:fldCharType="end"/>
      </w:r>
      <w:r>
        <w:t xml:space="preserve"> </w:t>
      </w:r>
      <w:r w:rsidR="00990ED1">
        <w:t xml:space="preserve">demonstrates how the UI is driven by ontology. It shows three important parts: the ontology where it represents food domain concept, OWL API that link the ontology with UI and preform operations on the ontology programmatically, and the tool (UI) that displays content, result, and controls functionalities. The content (knowledge of concept domain) is preserved in ontology file. Ontology could have many classes like the one mentioned in </w:t>
      </w:r>
      <w:r w:rsidR="00990ED1">
        <w:fldChar w:fldCharType="begin"/>
      </w:r>
      <w:r w:rsidR="00990ED1">
        <w:instrText xml:space="preserve"> REF _Ref268063913 \r \h </w:instrText>
      </w:r>
      <w:r w:rsidR="00990ED1">
        <w:fldChar w:fldCharType="separate"/>
      </w:r>
      <w:r w:rsidR="0073691D">
        <w:t>4.3</w:t>
      </w:r>
      <w:r w:rsidR="00990ED1">
        <w:fldChar w:fldCharType="end"/>
      </w:r>
      <w:r w:rsidR="00990ED1">
        <w:t>, Ingredient class is the important one since it is displayed for the user and it constructs the search query. To start with opening the ontology programmatically, its location is needed like any other file to be open via code. So user is asked for the ontology location as it mentioned in</w:t>
      </w:r>
      <w:r w:rsidR="006D7118">
        <w:t xml:space="preserve"> </w:t>
      </w:r>
      <w:r w:rsidR="006D7118">
        <w:fldChar w:fldCharType="begin"/>
      </w:r>
      <w:r w:rsidR="006D7118">
        <w:instrText xml:space="preserve"> REF _Ref269647731 \h </w:instrText>
      </w:r>
      <w:r w:rsidR="006D7118">
        <w:fldChar w:fldCharType="separate"/>
      </w:r>
      <w:r w:rsidR="0073691D">
        <w:t xml:space="preserve">Table </w:t>
      </w:r>
      <w:r w:rsidR="0073691D">
        <w:rPr>
          <w:noProof/>
        </w:rPr>
        <w:t>18</w:t>
      </w:r>
      <w:r w:rsidR="0073691D">
        <w:t>: Run 1 user story</w:t>
      </w:r>
      <w:r w:rsidR="006D7118">
        <w:fldChar w:fldCharType="end"/>
      </w:r>
      <w:r w:rsidR="006D7118">
        <w:t xml:space="preserve"> in the appendix</w:t>
      </w:r>
      <w:r w:rsidR="00990ED1">
        <w:t>. After getting the ontology location and open it, Ingredient class is retrieved by using a combination of two things: annotating the Ingredient class before hand using hasRole annotation property with the value “IngClass” as it mentioned in</w:t>
      </w:r>
      <w:r w:rsidR="00037AFD">
        <w:t xml:space="preserve"> </w:t>
      </w:r>
      <w:r w:rsidR="00037AFD">
        <w:fldChar w:fldCharType="begin"/>
      </w:r>
      <w:r w:rsidR="00037AFD">
        <w:instrText xml:space="preserve"> REF _Ref269647778 \h </w:instrText>
      </w:r>
      <w:r w:rsidR="00037AFD">
        <w:fldChar w:fldCharType="separate"/>
      </w:r>
      <w:r w:rsidR="0073691D">
        <w:t xml:space="preserve">Table </w:t>
      </w:r>
      <w:r w:rsidR="0073691D">
        <w:rPr>
          <w:noProof/>
        </w:rPr>
        <w:t>19</w:t>
      </w:r>
      <w:r w:rsidR="0073691D">
        <w:t>: Run 2 user story</w:t>
      </w:r>
      <w:r w:rsidR="00037AFD">
        <w:fldChar w:fldCharType="end"/>
      </w:r>
      <w:r w:rsidR="00990ED1">
        <w:t xml:space="preserve"> and using OWL API to retrieve the class with the annotation specified. An algorithm is implemented to search for the class that uses “hasRole” annotation property and the value “IngClass” by using OWL API to access the ontology, make sure it consistent, and get the ingredient class. The Ingredient class gets rendered using in a tree and a list OWL API; and displayed, so user can browse it and select from it to construct a search query. As a result, the user will be guided through the construction process of the search query and reduced the amount of recall of remembering keywords, and will has the clarity for constructing meaningful search query.</w:t>
      </w:r>
    </w:p>
    <w:p w14:paraId="0DA46438" w14:textId="77777777" w:rsidR="00E149D1" w:rsidRDefault="00E97250" w:rsidP="005D7272">
      <w:pPr>
        <w:pStyle w:val="Caption"/>
        <w:keepNext/>
        <w:spacing w:after="0"/>
        <w:jc w:val="center"/>
      </w:pPr>
      <w:r>
        <w:rPr>
          <w:noProof/>
        </w:rPr>
        <w:drawing>
          <wp:inline distT="0" distB="0" distL="0" distR="0" wp14:anchorId="6D1D9BBD" wp14:editId="2857C097">
            <wp:extent cx="5270500" cy="2905760"/>
            <wp:effectExtent l="25400" t="25400" r="38100" b="152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13 at 3.05.37 PM.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905760"/>
                    </a:xfrm>
                    <a:prstGeom prst="rect">
                      <a:avLst/>
                    </a:prstGeom>
                    <a:ln>
                      <a:solidFill>
                        <a:srgbClr val="000000"/>
                      </a:solidFill>
                    </a:ln>
                  </pic:spPr>
                </pic:pic>
              </a:graphicData>
            </a:graphic>
          </wp:inline>
        </w:drawing>
      </w:r>
    </w:p>
    <w:p w14:paraId="1E14EF33" w14:textId="1801BF86" w:rsidR="00990ED1" w:rsidRDefault="00E149D1" w:rsidP="00E149D1">
      <w:pPr>
        <w:pStyle w:val="Caption"/>
        <w:spacing w:line="360" w:lineRule="auto"/>
        <w:jc w:val="center"/>
      </w:pPr>
      <w:bookmarkStart w:id="91" w:name="_Ref269561817"/>
      <w:bookmarkStart w:id="92" w:name="_Toc269659861"/>
      <w:r>
        <w:t xml:space="preserve">Figure </w:t>
      </w:r>
      <w:r w:rsidR="00412FCE">
        <w:fldChar w:fldCharType="begin"/>
      </w:r>
      <w:r w:rsidR="00412FCE">
        <w:instrText xml:space="preserve"> SEQ Figure \* ARABIC </w:instrText>
      </w:r>
      <w:r w:rsidR="00412FCE">
        <w:fldChar w:fldCharType="separate"/>
      </w:r>
      <w:r w:rsidR="0073691D">
        <w:rPr>
          <w:noProof/>
        </w:rPr>
        <w:t>6</w:t>
      </w:r>
      <w:r w:rsidR="00412FCE">
        <w:rPr>
          <w:noProof/>
        </w:rPr>
        <w:fldChar w:fldCharType="end"/>
      </w:r>
      <w:bookmarkEnd w:id="91"/>
      <w:r>
        <w:t>: Three main things to run different ontologies</w:t>
      </w:r>
      <w:bookmarkEnd w:id="92"/>
    </w:p>
    <w:p w14:paraId="2429412F" w14:textId="245B9D77" w:rsidR="00990ED1" w:rsidRDefault="00990ED1" w:rsidP="00990ED1">
      <w:pPr>
        <w:spacing w:line="360" w:lineRule="auto"/>
        <w:jc w:val="both"/>
      </w:pPr>
      <w:r>
        <w:t xml:space="preserve">While </w:t>
      </w:r>
      <w:r w:rsidR="00D26BDA">
        <w:fldChar w:fldCharType="begin"/>
      </w:r>
      <w:r w:rsidR="00D26BDA">
        <w:instrText xml:space="preserve"> REF _Ref269559891 \h </w:instrText>
      </w:r>
      <w:r w:rsidR="00D26BDA">
        <w:fldChar w:fldCharType="separate"/>
      </w:r>
      <w:r w:rsidR="0073691D">
        <w:t xml:space="preserve">Figure </w:t>
      </w:r>
      <w:r w:rsidR="0073691D">
        <w:rPr>
          <w:noProof/>
        </w:rPr>
        <w:t>5</w:t>
      </w:r>
      <w:r w:rsidR="00D26BDA">
        <w:fldChar w:fldCharType="end"/>
      </w:r>
      <w:r w:rsidR="00D26BDA">
        <w:t xml:space="preserve"> </w:t>
      </w:r>
      <w:r>
        <w:t xml:space="preserve">shows how to display the ingredient class to the user by annotating it using hasRole annotation property. </w:t>
      </w:r>
      <w:r w:rsidR="007527AB">
        <w:fldChar w:fldCharType="begin"/>
      </w:r>
      <w:r w:rsidR="007527AB">
        <w:instrText xml:space="preserve"> REF _Ref269561817 \h </w:instrText>
      </w:r>
      <w:r w:rsidR="007527AB">
        <w:fldChar w:fldCharType="separate"/>
      </w:r>
      <w:r w:rsidR="0073691D">
        <w:t xml:space="preserve">Figure </w:t>
      </w:r>
      <w:r w:rsidR="0073691D">
        <w:rPr>
          <w:noProof/>
        </w:rPr>
        <w:t>6</w:t>
      </w:r>
      <w:r w:rsidR="007527AB">
        <w:fldChar w:fldCharType="end"/>
      </w:r>
      <w:r w:rsidR="007527AB">
        <w:t xml:space="preserve"> </w:t>
      </w:r>
      <w:r>
        <w:t>illustrates the idea of running different ontologies using the UI. The UI needs more information than just an ingredient class to preform queries and gets results. As it mentioned in</w:t>
      </w:r>
      <w:r w:rsidR="005D60B6">
        <w:t xml:space="preserve"> </w:t>
      </w:r>
      <w:r w:rsidR="005D60B6">
        <w:fldChar w:fldCharType="begin"/>
      </w:r>
      <w:r w:rsidR="005D60B6">
        <w:instrText xml:space="preserve"> REF _Ref269647827 \h </w:instrText>
      </w:r>
      <w:r w:rsidR="005D60B6">
        <w:fldChar w:fldCharType="separate"/>
      </w:r>
      <w:r w:rsidR="0073691D">
        <w:t xml:space="preserve">Table </w:t>
      </w:r>
      <w:r w:rsidR="0073691D">
        <w:rPr>
          <w:noProof/>
        </w:rPr>
        <w:t>19</w:t>
      </w:r>
      <w:r w:rsidR="0073691D">
        <w:t>: Run 2 user story</w:t>
      </w:r>
      <w:r w:rsidR="005D60B6">
        <w:fldChar w:fldCharType="end"/>
      </w:r>
      <w:r>
        <w:t xml:space="preserve"> and it is shown in</w:t>
      </w:r>
      <w:r w:rsidR="007527AB">
        <w:t xml:space="preserve"> </w:t>
      </w:r>
      <w:r w:rsidR="007527AB">
        <w:fldChar w:fldCharType="begin"/>
      </w:r>
      <w:r w:rsidR="007527AB">
        <w:instrText xml:space="preserve"> REF _Ref269561817 \h </w:instrText>
      </w:r>
      <w:r w:rsidR="007527AB">
        <w:fldChar w:fldCharType="separate"/>
      </w:r>
      <w:r w:rsidR="0073691D">
        <w:t xml:space="preserve">Figure </w:t>
      </w:r>
      <w:r w:rsidR="0073691D">
        <w:rPr>
          <w:noProof/>
        </w:rPr>
        <w:t>6</w:t>
      </w:r>
      <w:r w:rsidR="007527AB">
        <w:fldChar w:fldCharType="end"/>
      </w:r>
      <w:r>
        <w:t>, it needs three components to execute queries: the base class, the ingredient class, and the object property that link the previous two classes. An example of a DL search query would be like: [BaseClass] and ([Property] some [IngClass]). Where BaseClass is the named thing that we want to query for, IngClass the ingredients of BaseClass, and Property is the like between the two. To make ontologies work with the UI; base class, ingredient class, and the property are needed to be annotated with hasRole annotation property. The value of hasRole for base class is “BaseClass”, ingredient class is “IngClass”, and property is “Property”. The tool searches for the classes and object properties, which are annotated with hasRole and have the values “BaseClass”, “IngClass”, and “Property”, using OWL API. Then, UI displays the ingredient class to the user to select from the included and excluded ingredients. Then, the tool form different queries depending on the selected included and excluded ingredients. These queries would be like:</w:t>
      </w:r>
    </w:p>
    <w:p w14:paraId="5DB670C1" w14:textId="77777777" w:rsidR="00990ED1" w:rsidRDefault="00990ED1" w:rsidP="00990ED1">
      <w:pPr>
        <w:spacing w:line="360" w:lineRule="auto"/>
        <w:jc w:val="both"/>
      </w:pPr>
      <w:r>
        <w:t>Included Ingredients:</w:t>
      </w:r>
    </w:p>
    <w:p w14:paraId="3B107D4C" w14:textId="77777777" w:rsidR="00990ED1" w:rsidRDefault="00990ED1" w:rsidP="00990ED1">
      <w:pPr>
        <w:spacing w:line="360" w:lineRule="auto"/>
        <w:jc w:val="both"/>
      </w:pPr>
      <w:r>
        <w:t>[BaseClass] and ([Property] some [selected Ing</w:t>
      </w:r>
      <w:r w:rsidRPr="00361D1E">
        <w:rPr>
          <w:vertAlign w:val="subscript"/>
        </w:rPr>
        <w:t>1</w:t>
      </w:r>
      <w:r>
        <w:t>])</w:t>
      </w:r>
    </w:p>
    <w:p w14:paraId="02A396A5" w14:textId="77777777" w:rsidR="00990ED1" w:rsidRPr="00F764D7" w:rsidRDefault="00990ED1" w:rsidP="00990ED1">
      <w:pPr>
        <w:spacing w:line="360" w:lineRule="auto"/>
        <w:jc w:val="both"/>
      </w:pPr>
      <w:r>
        <w:t>[BaseClass] and ([Property] some [selected Ing</w:t>
      </w:r>
      <w:r w:rsidRPr="00361D1E">
        <w:rPr>
          <w:vertAlign w:val="subscript"/>
        </w:rPr>
        <w:t>2</w:t>
      </w:r>
      <w:r>
        <w:t>])</w:t>
      </w:r>
    </w:p>
    <w:p w14:paraId="58D6D6BC" w14:textId="77777777" w:rsidR="00990ED1" w:rsidRDefault="00990ED1" w:rsidP="00990ED1">
      <w:pPr>
        <w:spacing w:line="360" w:lineRule="auto"/>
        <w:jc w:val="both"/>
      </w:pPr>
      <w:r>
        <w:t>…</w:t>
      </w:r>
    </w:p>
    <w:p w14:paraId="44F8DD3D" w14:textId="77777777" w:rsidR="00990ED1" w:rsidRPr="00F764D7" w:rsidRDefault="00990ED1" w:rsidP="00990ED1">
      <w:pPr>
        <w:spacing w:line="360" w:lineRule="auto"/>
        <w:jc w:val="both"/>
      </w:pPr>
      <w:r>
        <w:t>[BaseClass] and ([Property] some [selected Ing</w:t>
      </w:r>
      <w:r w:rsidRPr="00361D1E">
        <w:rPr>
          <w:vertAlign w:val="subscript"/>
        </w:rPr>
        <w:t>n</w:t>
      </w:r>
      <w:r>
        <w:t>])</w:t>
      </w:r>
    </w:p>
    <w:p w14:paraId="1A4C5011" w14:textId="77777777" w:rsidR="00990ED1" w:rsidRDefault="00990ED1" w:rsidP="00990ED1">
      <w:pPr>
        <w:spacing w:line="360" w:lineRule="auto"/>
        <w:jc w:val="both"/>
      </w:pPr>
      <w:r>
        <w:t>Excluded Ingredients:</w:t>
      </w:r>
    </w:p>
    <w:p w14:paraId="7CA86D05" w14:textId="77777777" w:rsidR="00990ED1" w:rsidRDefault="00990ED1" w:rsidP="00990ED1">
      <w:pPr>
        <w:spacing w:line="360" w:lineRule="auto"/>
        <w:jc w:val="both"/>
      </w:pPr>
      <w:r>
        <w:t>[BaseClass] and not ([Property] some [selected Ing</w:t>
      </w:r>
      <w:r w:rsidRPr="00361D1E">
        <w:rPr>
          <w:vertAlign w:val="subscript"/>
        </w:rPr>
        <w:t>1</w:t>
      </w:r>
      <w:r>
        <w:t>])</w:t>
      </w:r>
    </w:p>
    <w:p w14:paraId="646B58A4" w14:textId="77777777" w:rsidR="00990ED1" w:rsidRPr="00F764D7" w:rsidRDefault="00990ED1" w:rsidP="00990ED1">
      <w:pPr>
        <w:spacing w:line="360" w:lineRule="auto"/>
        <w:jc w:val="both"/>
      </w:pPr>
      <w:r>
        <w:t>[BaseClass] and not ([Property] some [selected Ing</w:t>
      </w:r>
      <w:r w:rsidRPr="00361D1E">
        <w:rPr>
          <w:vertAlign w:val="subscript"/>
        </w:rPr>
        <w:t>2</w:t>
      </w:r>
      <w:r>
        <w:t>])</w:t>
      </w:r>
    </w:p>
    <w:p w14:paraId="0534874A" w14:textId="77777777" w:rsidR="00990ED1" w:rsidRDefault="00990ED1" w:rsidP="00990ED1">
      <w:pPr>
        <w:spacing w:line="360" w:lineRule="auto"/>
        <w:jc w:val="both"/>
      </w:pPr>
      <w:r>
        <w:t>…</w:t>
      </w:r>
    </w:p>
    <w:p w14:paraId="4B36D116" w14:textId="77777777" w:rsidR="00990ED1" w:rsidRPr="00F764D7" w:rsidRDefault="00990ED1" w:rsidP="00990ED1">
      <w:pPr>
        <w:spacing w:line="360" w:lineRule="auto"/>
        <w:jc w:val="both"/>
      </w:pPr>
      <w:r>
        <w:t>[BaseClass] and not ([Property] some [selected Ing</w:t>
      </w:r>
      <w:r w:rsidRPr="00361D1E">
        <w:rPr>
          <w:vertAlign w:val="subscript"/>
        </w:rPr>
        <w:t>n</w:t>
      </w:r>
      <w:r>
        <w:t>])</w:t>
      </w:r>
    </w:p>
    <w:p w14:paraId="11002378" w14:textId="77777777" w:rsidR="00990ED1" w:rsidRDefault="00990ED1" w:rsidP="00990ED1">
      <w:pPr>
        <w:spacing w:line="360" w:lineRule="auto"/>
        <w:jc w:val="both"/>
      </w:pPr>
    </w:p>
    <w:p w14:paraId="4D5D6A57" w14:textId="77777777" w:rsidR="00990ED1" w:rsidRDefault="00990ED1" w:rsidP="00990ED1">
      <w:pPr>
        <w:spacing w:line="360" w:lineRule="auto"/>
        <w:jc w:val="both"/>
      </w:pPr>
      <w:r>
        <w:t>As last part of this process, the intersection of the results of the included and excluded queries is taken. Finally, the result is displayed to the user.</w:t>
      </w:r>
    </w:p>
    <w:p w14:paraId="13C56AD8" w14:textId="77777777" w:rsidR="00990ED1" w:rsidRDefault="00990ED1" w:rsidP="00990ED1">
      <w:pPr>
        <w:spacing w:line="360" w:lineRule="auto"/>
        <w:jc w:val="both"/>
      </w:pPr>
    </w:p>
    <w:p w14:paraId="17A08EC7" w14:textId="24D0B7D0" w:rsidR="00990ED1" w:rsidRDefault="00990ED1" w:rsidP="00990ED1">
      <w:pPr>
        <w:spacing w:line="360" w:lineRule="auto"/>
        <w:jc w:val="both"/>
      </w:pPr>
      <w:r>
        <w:t>As it stated in</w:t>
      </w:r>
      <w:r w:rsidR="000458DE">
        <w:t xml:space="preserve"> </w:t>
      </w:r>
      <w:r w:rsidR="000458DE">
        <w:fldChar w:fldCharType="begin"/>
      </w:r>
      <w:r w:rsidR="000458DE">
        <w:instrText xml:space="preserve"> REF _Ref269647857 \h </w:instrText>
      </w:r>
      <w:r w:rsidR="000458DE">
        <w:fldChar w:fldCharType="separate"/>
      </w:r>
      <w:r w:rsidR="0073691D">
        <w:t xml:space="preserve">Table </w:t>
      </w:r>
      <w:r w:rsidR="0073691D">
        <w:rPr>
          <w:noProof/>
        </w:rPr>
        <w:t>21</w:t>
      </w:r>
      <w:r w:rsidR="0073691D">
        <w:t>: Language user story</w:t>
      </w:r>
      <w:r w:rsidR="000458DE">
        <w:fldChar w:fldCharType="end"/>
      </w:r>
      <w:r>
        <w:t>, displaying languages depend in the ontology itself if it is labeled with more than language or not. As an assumption the default language is English. The tool looks for labels with language associated with them and calculates the percentage of the language to the whole ontology. The UI displays available languages in dropdown menu to the user. After choosing a language, the ingredients and the results get rendered with the new language and displayed to the user. In case of there is no language associated with class labels, the name of the ontology class is displayed.</w:t>
      </w:r>
    </w:p>
    <w:p w14:paraId="05922583" w14:textId="77777777" w:rsidR="00990ED1" w:rsidRDefault="00990ED1" w:rsidP="00990ED1">
      <w:pPr>
        <w:spacing w:line="360" w:lineRule="auto"/>
        <w:jc w:val="both"/>
      </w:pPr>
    </w:p>
    <w:p w14:paraId="52B5D56D" w14:textId="55405CEB" w:rsidR="00990ED1" w:rsidRDefault="0026439C" w:rsidP="00990ED1">
      <w:pPr>
        <w:keepNext/>
        <w:jc w:val="center"/>
      </w:pPr>
      <w:r>
        <w:rPr>
          <w:noProof/>
        </w:rPr>
        <w:drawing>
          <wp:inline distT="0" distB="0" distL="0" distR="0" wp14:anchorId="21398441" wp14:editId="3DC91934">
            <wp:extent cx="5270500" cy="2890520"/>
            <wp:effectExtent l="25400" t="25400" r="38100" b="304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13 at 3.35.56 PM.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890520"/>
                    </a:xfrm>
                    <a:prstGeom prst="rect">
                      <a:avLst/>
                    </a:prstGeom>
                    <a:ln>
                      <a:solidFill>
                        <a:srgbClr val="000000"/>
                      </a:solidFill>
                    </a:ln>
                  </pic:spPr>
                </pic:pic>
              </a:graphicData>
            </a:graphic>
          </wp:inline>
        </w:drawing>
      </w:r>
    </w:p>
    <w:p w14:paraId="24C99156" w14:textId="77777777" w:rsidR="00990ED1" w:rsidRDefault="00990ED1" w:rsidP="00990ED1">
      <w:pPr>
        <w:pStyle w:val="Caption"/>
        <w:spacing w:line="360" w:lineRule="auto"/>
        <w:jc w:val="center"/>
      </w:pPr>
      <w:bookmarkStart w:id="93" w:name="_Ref268178360"/>
      <w:bookmarkStart w:id="94" w:name="_Ref268178354"/>
      <w:bookmarkStart w:id="95" w:name="_Toc269659862"/>
      <w:r>
        <w:t xml:space="preserve">Figure </w:t>
      </w:r>
      <w:r w:rsidR="00412FCE">
        <w:fldChar w:fldCharType="begin"/>
      </w:r>
      <w:r w:rsidR="00412FCE">
        <w:instrText xml:space="preserve"> SEQ Figure \* ARABIC </w:instrText>
      </w:r>
      <w:r w:rsidR="00412FCE">
        <w:fldChar w:fldCharType="separate"/>
      </w:r>
      <w:r w:rsidR="0073691D">
        <w:rPr>
          <w:noProof/>
        </w:rPr>
        <w:t>7</w:t>
      </w:r>
      <w:r w:rsidR="00412FCE">
        <w:rPr>
          <w:noProof/>
        </w:rPr>
        <w:fldChar w:fldCharType="end"/>
      </w:r>
      <w:bookmarkEnd w:id="93"/>
      <w:r>
        <w:t>: Filter annotation</w:t>
      </w:r>
      <w:bookmarkEnd w:id="94"/>
      <w:bookmarkEnd w:id="95"/>
    </w:p>
    <w:p w14:paraId="63D968CE" w14:textId="11871AB7" w:rsidR="00990ED1" w:rsidRDefault="00990ED1" w:rsidP="00990ED1">
      <w:pPr>
        <w:spacing w:line="360" w:lineRule="auto"/>
        <w:jc w:val="both"/>
      </w:pPr>
      <w:r>
        <w:fldChar w:fldCharType="begin"/>
      </w:r>
      <w:r>
        <w:instrText xml:space="preserve"> REF _Ref268178360 \h </w:instrText>
      </w:r>
      <w:r>
        <w:fldChar w:fldCharType="separate"/>
      </w:r>
      <w:r w:rsidR="0073691D">
        <w:t xml:space="preserve">Figure </w:t>
      </w:r>
      <w:r w:rsidR="0073691D">
        <w:rPr>
          <w:noProof/>
        </w:rPr>
        <w:t>7</w:t>
      </w:r>
      <w:r>
        <w:fldChar w:fldCharType="end"/>
      </w:r>
      <w:r>
        <w:t xml:space="preserve"> shows the design of adding filters to the tree view within the tool. As stated in</w:t>
      </w:r>
      <w:r w:rsidR="00C34A10">
        <w:t xml:space="preserve"> </w:t>
      </w:r>
      <w:r w:rsidR="00C34A10">
        <w:fldChar w:fldCharType="begin"/>
      </w:r>
      <w:r w:rsidR="00C34A10">
        <w:instrText xml:space="preserve"> REF _Ref269647883 \h </w:instrText>
      </w:r>
      <w:r w:rsidR="00C34A10">
        <w:fldChar w:fldCharType="separate"/>
      </w:r>
      <w:r w:rsidR="0073691D">
        <w:t xml:space="preserve">Table </w:t>
      </w:r>
      <w:r w:rsidR="0073691D">
        <w:rPr>
          <w:noProof/>
        </w:rPr>
        <w:t>22</w:t>
      </w:r>
      <w:r w:rsidR="0073691D">
        <w:t>: Tree View Filter user story</w:t>
      </w:r>
      <w:r w:rsidR="00C34A10">
        <w:fldChar w:fldCharType="end"/>
      </w:r>
      <w:r>
        <w:t>, if the ontology contains filter annotations associated with ingredient class then the filter will appear in UI otherwise it won’t appear. Filtering using the tree’s view depends on the ontology annotations. hasRole annotation is used here also, where an ingredient class is annotated with the value “filter”. Filters usually are class expressions like any class with spicy ingredient. After annotated ingredient classes, the tool looks for classes with hasRole annotation property and the value of “filter”. Then, the tool shows to the user specified filters. Finally, upon choosing a filter the ingredients get rendered. The ingredient classes that match filtering criteria are highlighted with yellow color and the rest are disabled and cannot select from. As mentioned in</w:t>
      </w:r>
      <w:r w:rsidR="00D52FC0">
        <w:t xml:space="preserve"> </w:t>
      </w:r>
      <w:r w:rsidR="00D52FC0">
        <w:fldChar w:fldCharType="begin"/>
      </w:r>
      <w:r w:rsidR="00D52FC0">
        <w:instrText xml:space="preserve"> REF _Ref269647907 \h </w:instrText>
      </w:r>
      <w:r w:rsidR="00D52FC0">
        <w:fldChar w:fldCharType="separate"/>
      </w:r>
      <w:r w:rsidR="0073691D">
        <w:t xml:space="preserve">Table </w:t>
      </w:r>
      <w:r w:rsidR="0073691D">
        <w:rPr>
          <w:noProof/>
        </w:rPr>
        <w:t>23</w:t>
      </w:r>
      <w:r w:rsidR="0073691D">
        <w:t>: List View Filter user story</w:t>
      </w:r>
      <w:r w:rsidR="00D52FC0">
        <w:fldChar w:fldCharType="end"/>
      </w:r>
      <w:r>
        <w:t xml:space="preserve">, filtering in the list view is completely different than the one in the tree list. Filtering in the list view is text based filtering, where is the user input a text in the input text filed. Then, the tool filters the list according to the input text. Any class that contains the input text is displayed to the user, whereas the others are hidden from the user. </w:t>
      </w:r>
    </w:p>
    <w:p w14:paraId="26969B80" w14:textId="77777777" w:rsidR="00990ED1" w:rsidRDefault="00990ED1" w:rsidP="00990ED1">
      <w:pPr>
        <w:spacing w:line="360" w:lineRule="auto"/>
        <w:jc w:val="both"/>
      </w:pPr>
    </w:p>
    <w:p w14:paraId="7AD85038" w14:textId="25F83A7C" w:rsidR="00990ED1" w:rsidRDefault="00FB2628" w:rsidP="00990ED1">
      <w:pPr>
        <w:keepNext/>
        <w:jc w:val="center"/>
      </w:pPr>
      <w:r>
        <w:rPr>
          <w:noProof/>
        </w:rPr>
        <w:drawing>
          <wp:inline distT="0" distB="0" distL="0" distR="0" wp14:anchorId="3EE865E9" wp14:editId="35044EBB">
            <wp:extent cx="5270500" cy="2891155"/>
            <wp:effectExtent l="25400" t="25400" r="38100" b="298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13 at 3.52.46 PM.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891155"/>
                    </a:xfrm>
                    <a:prstGeom prst="rect">
                      <a:avLst/>
                    </a:prstGeom>
                    <a:ln>
                      <a:solidFill>
                        <a:srgbClr val="000000"/>
                      </a:solidFill>
                    </a:ln>
                  </pic:spPr>
                </pic:pic>
              </a:graphicData>
            </a:graphic>
          </wp:inline>
        </w:drawing>
      </w:r>
    </w:p>
    <w:p w14:paraId="578A6290" w14:textId="77777777" w:rsidR="00990ED1" w:rsidRDefault="00990ED1" w:rsidP="00990ED1">
      <w:pPr>
        <w:pStyle w:val="Caption"/>
        <w:spacing w:line="360" w:lineRule="auto"/>
        <w:jc w:val="center"/>
      </w:pPr>
      <w:bookmarkStart w:id="96" w:name="_Ref268347279"/>
      <w:bookmarkStart w:id="97" w:name="_Toc269659863"/>
      <w:r>
        <w:t xml:space="preserve">Figure </w:t>
      </w:r>
      <w:r w:rsidR="00412FCE">
        <w:fldChar w:fldCharType="begin"/>
      </w:r>
      <w:r w:rsidR="00412FCE">
        <w:instrText xml:space="preserve"> SEQ Figure \* ARABIC </w:instrText>
      </w:r>
      <w:r w:rsidR="00412FCE">
        <w:fldChar w:fldCharType="separate"/>
      </w:r>
      <w:r w:rsidR="0073691D">
        <w:rPr>
          <w:noProof/>
        </w:rPr>
        <w:t>8</w:t>
      </w:r>
      <w:r w:rsidR="00412FCE">
        <w:rPr>
          <w:noProof/>
        </w:rPr>
        <w:fldChar w:fldCharType="end"/>
      </w:r>
      <w:bookmarkEnd w:id="96"/>
      <w:r>
        <w:t>: Facet design in the ontology</w:t>
      </w:r>
      <w:bookmarkEnd w:id="97"/>
    </w:p>
    <w:p w14:paraId="72F40FA4" w14:textId="77777777" w:rsidR="00990ED1" w:rsidRDefault="00990ED1" w:rsidP="00990ED1">
      <w:pPr>
        <w:spacing w:line="360" w:lineRule="auto"/>
        <w:jc w:val="both"/>
      </w:pPr>
      <w:r>
        <w:t xml:space="preserve">Facets require more work in the annotations than filters. As </w:t>
      </w:r>
      <w:r>
        <w:fldChar w:fldCharType="begin"/>
      </w:r>
      <w:r>
        <w:instrText xml:space="preserve"> REF _Ref268347279 \h </w:instrText>
      </w:r>
      <w:r>
        <w:fldChar w:fldCharType="separate"/>
      </w:r>
      <w:r w:rsidR="0073691D">
        <w:t xml:space="preserve">Figure </w:t>
      </w:r>
      <w:r w:rsidR="0073691D">
        <w:rPr>
          <w:noProof/>
        </w:rPr>
        <w:t>8</w:t>
      </w:r>
      <w:r>
        <w:fldChar w:fldCharType="end"/>
      </w:r>
      <w:r>
        <w:t xml:space="preserve"> shows, the value partition class such as Spicy class needs to be annotated using two annotation properties. Firstly, we use hasRole annotation property with the constant value “facet” to identify that this class is been used as facet. Secondly, we use hasProperty annotation property with IRI value of the object property that is used to link the value partition class and an ingredient class. The tool then search for classes annotated with hasRole annotation property with a constant value of  “facet”. After finding the facet class, the tool gets the object property used to like ingredients classes with the facet. Finally, when the user queries for something and get the result the UI shows facets that are specified in the ontology; the result changes based on the selected facet.</w:t>
      </w:r>
    </w:p>
    <w:p w14:paraId="5D66FA38" w14:textId="77777777" w:rsidR="00A0559A" w:rsidRDefault="00A0559A" w:rsidP="00A0559A">
      <w:pPr>
        <w:pStyle w:val="Heading2"/>
        <w:spacing w:line="360" w:lineRule="auto"/>
        <w:jc w:val="both"/>
      </w:pPr>
      <w:bookmarkStart w:id="98" w:name="_Toc269907889"/>
      <w:r>
        <w:t>User Stories</w:t>
      </w:r>
      <w:bookmarkEnd w:id="98"/>
    </w:p>
    <w:p w14:paraId="1C0AF636" w14:textId="605E192A" w:rsidR="008A590B" w:rsidRDefault="00A0559A" w:rsidP="00A0559A">
      <w:pPr>
        <w:spacing w:line="360" w:lineRule="auto"/>
        <w:jc w:val="both"/>
      </w:pPr>
      <w:r>
        <w:t>This section demonstrates the functionalities of the tool in details. User story approach is used to determine the functionalities. User stories act as a guide to specify needed functionalities in clear way. All the user stories follow the idea of the “3 C’s”: The card, the conversation, and the confirmation. Where, the card is the general idea of the functionality, the conversation is the role of different stakeholders and what require from them, and the confirmation is the details of the functionality.</w:t>
      </w:r>
      <w:r w:rsidR="005B719C">
        <w:t xml:space="preserve"> </w:t>
      </w:r>
      <w:r w:rsidR="00076F76">
        <w:t>The user stori</w:t>
      </w:r>
      <w:r w:rsidR="008A590B">
        <w:t>es include the details in:</w:t>
      </w:r>
    </w:p>
    <w:p w14:paraId="273488EE" w14:textId="77777777" w:rsidR="008A590B" w:rsidRDefault="008A590B" w:rsidP="008A590B">
      <w:pPr>
        <w:pStyle w:val="ListParagraph"/>
        <w:numPr>
          <w:ilvl w:val="0"/>
          <w:numId w:val="9"/>
        </w:numPr>
        <w:spacing w:line="360" w:lineRule="auto"/>
        <w:jc w:val="both"/>
      </w:pPr>
      <w:r>
        <w:t>Accessing the tool.</w:t>
      </w:r>
    </w:p>
    <w:p w14:paraId="259BC9A4" w14:textId="77777777" w:rsidR="008A590B" w:rsidRDefault="008A590B" w:rsidP="008A590B">
      <w:pPr>
        <w:pStyle w:val="ListParagraph"/>
        <w:numPr>
          <w:ilvl w:val="0"/>
          <w:numId w:val="9"/>
        </w:numPr>
        <w:spacing w:line="360" w:lineRule="auto"/>
        <w:jc w:val="both"/>
      </w:pPr>
      <w:r>
        <w:t>Running the tool for the first time.</w:t>
      </w:r>
    </w:p>
    <w:p w14:paraId="529A1E45" w14:textId="175EED1F" w:rsidR="00A0559A" w:rsidRDefault="008A590B" w:rsidP="008A590B">
      <w:pPr>
        <w:pStyle w:val="ListParagraph"/>
        <w:numPr>
          <w:ilvl w:val="0"/>
          <w:numId w:val="9"/>
        </w:numPr>
        <w:spacing w:line="360" w:lineRule="auto"/>
        <w:jc w:val="both"/>
      </w:pPr>
      <w:r>
        <w:t>Later runs of the tool.</w:t>
      </w:r>
    </w:p>
    <w:p w14:paraId="2FBB8C30" w14:textId="5F6EB0AB" w:rsidR="008A590B" w:rsidRDefault="008A590B" w:rsidP="008A590B">
      <w:pPr>
        <w:pStyle w:val="ListParagraph"/>
        <w:numPr>
          <w:ilvl w:val="0"/>
          <w:numId w:val="9"/>
        </w:numPr>
        <w:spacing w:line="360" w:lineRule="auto"/>
        <w:jc w:val="both"/>
      </w:pPr>
      <w:r>
        <w:t xml:space="preserve">Having different view </w:t>
      </w:r>
      <w:r w:rsidR="006D1521">
        <w:t>of the tool.</w:t>
      </w:r>
    </w:p>
    <w:p w14:paraId="2E24184E" w14:textId="04A10F0E" w:rsidR="006D1521" w:rsidRDefault="006D1521" w:rsidP="008A590B">
      <w:pPr>
        <w:pStyle w:val="ListParagraph"/>
        <w:numPr>
          <w:ilvl w:val="0"/>
          <w:numId w:val="9"/>
        </w:numPr>
        <w:spacing w:line="360" w:lineRule="auto"/>
        <w:jc w:val="both"/>
      </w:pPr>
      <w:r>
        <w:t>Having different languages in the tool.</w:t>
      </w:r>
    </w:p>
    <w:p w14:paraId="347C8862" w14:textId="21439834" w:rsidR="006D1521" w:rsidRDefault="0020022E" w:rsidP="008A590B">
      <w:pPr>
        <w:pStyle w:val="ListParagraph"/>
        <w:numPr>
          <w:ilvl w:val="0"/>
          <w:numId w:val="9"/>
        </w:numPr>
        <w:spacing w:line="360" w:lineRule="auto"/>
        <w:jc w:val="both"/>
      </w:pPr>
      <w:r>
        <w:t>Filters in the tree view.</w:t>
      </w:r>
    </w:p>
    <w:p w14:paraId="3932C979" w14:textId="13221F25" w:rsidR="0020022E" w:rsidRDefault="0020022E" w:rsidP="008A590B">
      <w:pPr>
        <w:pStyle w:val="ListParagraph"/>
        <w:numPr>
          <w:ilvl w:val="0"/>
          <w:numId w:val="9"/>
        </w:numPr>
        <w:spacing w:line="360" w:lineRule="auto"/>
        <w:jc w:val="both"/>
      </w:pPr>
      <w:r>
        <w:t>Filter in the list view.</w:t>
      </w:r>
    </w:p>
    <w:p w14:paraId="6D8E9CCC" w14:textId="2FDD24C0" w:rsidR="0020022E" w:rsidRDefault="0020022E" w:rsidP="008A590B">
      <w:pPr>
        <w:pStyle w:val="ListParagraph"/>
        <w:numPr>
          <w:ilvl w:val="0"/>
          <w:numId w:val="9"/>
        </w:numPr>
        <w:spacing w:line="360" w:lineRule="auto"/>
        <w:jc w:val="both"/>
      </w:pPr>
      <w:r>
        <w:t>Querying in the tool.</w:t>
      </w:r>
    </w:p>
    <w:p w14:paraId="51D793AB" w14:textId="61AD9363" w:rsidR="0020022E" w:rsidRDefault="0020022E" w:rsidP="00A75A81">
      <w:pPr>
        <w:pStyle w:val="ListParagraph"/>
        <w:numPr>
          <w:ilvl w:val="0"/>
          <w:numId w:val="9"/>
        </w:numPr>
        <w:spacing w:after="240" w:line="360" w:lineRule="auto"/>
        <w:ind w:left="714" w:hanging="357"/>
        <w:contextualSpacing w:val="0"/>
        <w:jc w:val="both"/>
      </w:pPr>
      <w:r>
        <w:t>Having facets to narrow down the search result even further.</w:t>
      </w:r>
    </w:p>
    <w:p w14:paraId="227C122D" w14:textId="5CC7B044" w:rsidR="00990ED1" w:rsidRPr="00372545" w:rsidRDefault="000873E9" w:rsidP="00CA4FD0">
      <w:pPr>
        <w:spacing w:line="360" w:lineRule="auto"/>
        <w:jc w:val="both"/>
      </w:pPr>
      <w:r>
        <w:t xml:space="preserve">These user stories are demonstrated on the </w:t>
      </w:r>
      <w:r>
        <w:fldChar w:fldCharType="begin"/>
      </w:r>
      <w:r>
        <w:instrText xml:space="preserve"> REF _Ref269648203 \h </w:instrText>
      </w:r>
      <w:r>
        <w:fldChar w:fldCharType="separate"/>
      </w:r>
      <w:r w:rsidR="0073691D" w:rsidRPr="006D5C9B">
        <w:t>APPENDIX</w:t>
      </w:r>
      <w:r>
        <w:fldChar w:fldCharType="end"/>
      </w:r>
      <w:r w:rsidR="00B267AB">
        <w:t>.</w:t>
      </w:r>
    </w:p>
    <w:p w14:paraId="365B72E9" w14:textId="3BD33636" w:rsidR="00666919" w:rsidRDefault="00EF5760" w:rsidP="00CA4FD0">
      <w:pPr>
        <w:pStyle w:val="Heading2"/>
        <w:spacing w:line="360" w:lineRule="auto"/>
      </w:pPr>
      <w:bookmarkStart w:id="99" w:name="_Ref268063913"/>
      <w:bookmarkStart w:id="100" w:name="_Toc269907890"/>
      <w:r>
        <w:t>Sushi Ontology</w:t>
      </w:r>
      <w:r w:rsidR="00A83825">
        <w:t xml:space="preserve"> Design</w:t>
      </w:r>
      <w:bookmarkEnd w:id="99"/>
      <w:bookmarkEnd w:id="100"/>
    </w:p>
    <w:p w14:paraId="601275CD" w14:textId="3DE2E3B8" w:rsidR="001C6D61" w:rsidRDefault="00E22934" w:rsidP="00CA4FD0">
      <w:pPr>
        <w:spacing w:line="360" w:lineRule="auto"/>
        <w:jc w:val="both"/>
      </w:pPr>
      <w:r>
        <w:t>In this section,</w:t>
      </w:r>
      <w:r w:rsidR="009F5D30">
        <w:t xml:space="preserve"> an example of design of ontology that used with the tool is given. It</w:t>
      </w:r>
      <w:r>
        <w:t xml:space="preserve"> details of designing Sushi Ontology are provided. It shows the class hierarchy, object properties, and annotation properties. </w:t>
      </w:r>
      <w:r w:rsidR="00F26F6C">
        <w:t>Then, it</w:t>
      </w:r>
      <w:r>
        <w:t xml:space="preserve"> </w:t>
      </w:r>
      <w:r w:rsidR="00F26F6C">
        <w:t>explains semantics used. F</w:t>
      </w:r>
      <w:r w:rsidR="00156FA1">
        <w:t xml:space="preserve">inally, it provides some examples of </w:t>
      </w:r>
      <w:r w:rsidR="00CF6480">
        <w:t>DL queries that are applied on the ontology.</w:t>
      </w:r>
    </w:p>
    <w:p w14:paraId="15B03238" w14:textId="77777777" w:rsidR="00E0083C" w:rsidRDefault="00E0083C" w:rsidP="00CA4FD0">
      <w:pPr>
        <w:spacing w:line="360" w:lineRule="auto"/>
        <w:jc w:val="both"/>
      </w:pPr>
    </w:p>
    <w:p w14:paraId="2149FF3E" w14:textId="3D755495" w:rsidR="007D7090" w:rsidRPr="009242C6" w:rsidRDefault="001C6D61" w:rsidP="00CA4FD0">
      <w:pPr>
        <w:spacing w:line="360" w:lineRule="auto"/>
        <w:jc w:val="both"/>
      </w:pPr>
      <w:r>
        <w:t xml:space="preserve">This ontology was developed using </w:t>
      </w:r>
      <w:r w:rsidR="00CD6657">
        <w:t>Protégé</w:t>
      </w:r>
      <w:r>
        <w:t>.</w:t>
      </w:r>
    </w:p>
    <w:p w14:paraId="51C7B07A" w14:textId="13A0CA58" w:rsidR="00EF5760" w:rsidRDefault="00304C11" w:rsidP="00CA4FD0">
      <w:pPr>
        <w:pStyle w:val="Heading3"/>
        <w:spacing w:line="360" w:lineRule="auto"/>
        <w:rPr>
          <w:rFonts w:cs="Times New Roman"/>
        </w:rPr>
      </w:pPr>
      <w:bookmarkStart w:id="101" w:name="_Toc269907891"/>
      <w:r w:rsidRPr="00B951CD">
        <w:rPr>
          <w:rFonts w:cs="Times New Roman"/>
        </w:rPr>
        <w:t>Class Hierarchy</w:t>
      </w:r>
      <w:bookmarkEnd w:id="101"/>
    </w:p>
    <w:p w14:paraId="1AE48094" w14:textId="77777777" w:rsidR="00246285" w:rsidRDefault="00B247B9" w:rsidP="00F00AB9">
      <w:pPr>
        <w:keepNext/>
      </w:pPr>
      <w:r>
        <w:rPr>
          <w:noProof/>
        </w:rPr>
        <w:drawing>
          <wp:inline distT="0" distB="0" distL="0" distR="0" wp14:anchorId="386D9828" wp14:editId="55565F6E">
            <wp:extent cx="5270500" cy="4965700"/>
            <wp:effectExtent l="25400" t="25400" r="38100"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s.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4965700"/>
                    </a:xfrm>
                    <a:prstGeom prst="rect">
                      <a:avLst/>
                    </a:prstGeom>
                    <a:ln>
                      <a:solidFill>
                        <a:srgbClr val="000000"/>
                      </a:solidFill>
                    </a:ln>
                    <a:effectLst/>
                  </pic:spPr>
                </pic:pic>
              </a:graphicData>
            </a:graphic>
          </wp:inline>
        </w:drawing>
      </w:r>
    </w:p>
    <w:p w14:paraId="530DEAB4" w14:textId="5BD984B9" w:rsidR="002A3906" w:rsidRDefault="00246285" w:rsidP="00CA4FD0">
      <w:pPr>
        <w:pStyle w:val="Caption"/>
        <w:spacing w:line="360" w:lineRule="auto"/>
      </w:pPr>
      <w:bookmarkStart w:id="102" w:name="_Ref267743703"/>
      <w:bookmarkStart w:id="103" w:name="_Toc269659864"/>
      <w:r>
        <w:t xml:space="preserve">Figure </w:t>
      </w:r>
      <w:r w:rsidR="00412FCE">
        <w:fldChar w:fldCharType="begin"/>
      </w:r>
      <w:r w:rsidR="00412FCE">
        <w:instrText xml:space="preserve"> SEQ Figure \* ARABIC </w:instrText>
      </w:r>
      <w:r w:rsidR="00412FCE">
        <w:fldChar w:fldCharType="separate"/>
      </w:r>
      <w:r w:rsidR="0073691D">
        <w:rPr>
          <w:noProof/>
        </w:rPr>
        <w:t>9</w:t>
      </w:r>
      <w:r w:rsidR="00412FCE">
        <w:rPr>
          <w:noProof/>
        </w:rPr>
        <w:fldChar w:fldCharType="end"/>
      </w:r>
      <w:bookmarkEnd w:id="102"/>
      <w:r>
        <w:t>: Class Hierarchy of the sushi ontology</w:t>
      </w:r>
      <w:bookmarkEnd w:id="103"/>
    </w:p>
    <w:p w14:paraId="68C93DE0" w14:textId="36689EC2" w:rsidR="00DA6DC4" w:rsidRDefault="004202B7" w:rsidP="00CA4FD0">
      <w:pPr>
        <w:spacing w:line="360" w:lineRule="auto"/>
        <w:jc w:val="both"/>
      </w:pPr>
      <w:r>
        <w:fldChar w:fldCharType="begin"/>
      </w:r>
      <w:r>
        <w:instrText xml:space="preserve"> REF _Ref267743703 \h </w:instrText>
      </w:r>
      <w:r>
        <w:fldChar w:fldCharType="separate"/>
      </w:r>
      <w:r w:rsidR="0073691D">
        <w:t xml:space="preserve">Figure </w:t>
      </w:r>
      <w:r w:rsidR="0073691D">
        <w:rPr>
          <w:noProof/>
        </w:rPr>
        <w:t>9</w:t>
      </w:r>
      <w:r>
        <w:fldChar w:fldCharType="end"/>
      </w:r>
      <w:r>
        <w:t xml:space="preserve"> </w:t>
      </w:r>
      <w:r w:rsidR="00393885">
        <w:t xml:space="preserve">demonstrates the classes’ hierarchy of the sushi ontology. </w:t>
      </w:r>
      <w:r w:rsidR="00C9401D">
        <w:t xml:space="preserve">The Thing class is default super class of all other classes. The subclasses of Thing class </w:t>
      </w:r>
      <w:r w:rsidR="00DC4E8A">
        <w:t>describe sushi</w:t>
      </w:r>
      <w:r w:rsidR="00B74A5D">
        <w:t xml:space="preserve"> concept domain. </w:t>
      </w:r>
      <w:r w:rsidR="00CC3B3F">
        <w:t xml:space="preserve">Notice that there are two </w:t>
      </w:r>
      <w:r w:rsidR="00332043">
        <w:t>main</w:t>
      </w:r>
      <w:r w:rsidR="00CC3B3F">
        <w:t xml:space="preserve"> classes: NamedSushi and SushiIngredient under the generic class Thing</w:t>
      </w:r>
      <w:r w:rsidR="00931B59">
        <w:t>.</w:t>
      </w:r>
      <w:r w:rsidR="008745EB">
        <w:t xml:space="preserve"> NamedSushi class describes different names of sushi such as AvocadoMaki and BeefNigiri. While SushiIngredient class describe the different ingredients of sushi.</w:t>
      </w:r>
    </w:p>
    <w:p w14:paraId="028378EA" w14:textId="77777777" w:rsidR="004A4B6B" w:rsidRDefault="004A4B6B" w:rsidP="00CA4FD0">
      <w:pPr>
        <w:spacing w:line="360" w:lineRule="auto"/>
        <w:jc w:val="both"/>
      </w:pPr>
    </w:p>
    <w:p w14:paraId="2AA32CA8" w14:textId="3EF88175" w:rsidR="00A17229" w:rsidRDefault="002F7CE2" w:rsidP="00CA4FD0">
      <w:pPr>
        <w:spacing w:line="360" w:lineRule="auto"/>
        <w:jc w:val="both"/>
      </w:pPr>
      <w:r>
        <w:t>SushiIngredient</w:t>
      </w:r>
      <w:r w:rsidR="00E23F7A">
        <w:t xml:space="preserve"> </w:t>
      </w:r>
      <w:r w:rsidR="00BB2A29">
        <w:t>class classifies</w:t>
      </w:r>
      <w:r w:rsidR="00E23F7A">
        <w:t xml:space="preserve"> the ingredients of sushi from general to specific ingredients. </w:t>
      </w:r>
      <w:r w:rsidR="00BB2A29">
        <w:t>Notice the meat class is general class,</w:t>
      </w:r>
      <w:r w:rsidR="00805E3F">
        <w:t xml:space="preserve"> </w:t>
      </w:r>
      <w:r w:rsidR="00A84FE9">
        <w:t xml:space="preserve">while Beef and Duck class demonstrate specific concepts. Seafood class specifies </w:t>
      </w:r>
      <w:r w:rsidR="001D7C47">
        <w:t>the ingredients furthermore</w:t>
      </w:r>
      <w:r w:rsidR="00A84FE9">
        <w:t xml:space="preserve"> </w:t>
      </w:r>
      <w:r w:rsidR="001D7C47">
        <w:t>to describe the seafood concepts domain.</w:t>
      </w:r>
      <w:r w:rsidR="00710AFE">
        <w:t xml:space="preserve"> Notice also equivalent ingredients classes</w:t>
      </w:r>
      <w:r w:rsidR="00FE66ED">
        <w:t>,</w:t>
      </w:r>
      <w:r w:rsidR="00710AFE">
        <w:t xml:space="preserve"> that are equivalent to some class </w:t>
      </w:r>
      <w:r w:rsidR="00FE66ED">
        <w:t>expressions, like vegetarianIngredients, vegenIngredients, and SpicyIngredients.</w:t>
      </w:r>
      <w:r w:rsidR="008C5083">
        <w:t xml:space="preserve"> </w:t>
      </w:r>
      <w:r w:rsidR="007B657C">
        <w:t xml:space="preserve">Any class under sushiIngredient can be used as a filter. </w:t>
      </w:r>
    </w:p>
    <w:p w14:paraId="280AD398" w14:textId="77777777" w:rsidR="00D06760" w:rsidRDefault="00D06760" w:rsidP="00CA4FD0">
      <w:pPr>
        <w:spacing w:line="360" w:lineRule="auto"/>
        <w:jc w:val="both"/>
      </w:pPr>
    </w:p>
    <w:p w14:paraId="426427B0" w14:textId="267302A5" w:rsidR="00D06760" w:rsidRPr="002A3906" w:rsidRDefault="001F66E0" w:rsidP="00CA4FD0">
      <w:pPr>
        <w:spacing w:line="360" w:lineRule="auto"/>
        <w:jc w:val="both"/>
      </w:pPr>
      <w:r>
        <w:t>Moreover, t</w:t>
      </w:r>
      <w:r w:rsidR="00E83A12">
        <w:t>his figure also shows the use of value partition pattern</w:t>
      </w:r>
      <w:r w:rsidR="00833E91">
        <w:t>s</w:t>
      </w:r>
      <w:r w:rsidR="00E83A12">
        <w:t xml:space="preserve"> </w:t>
      </w:r>
      <w:r w:rsidR="008D3EE3">
        <w:t>such as S</w:t>
      </w:r>
      <w:r w:rsidR="00833E91">
        <w:t>piciness</w:t>
      </w:r>
      <w:r w:rsidR="003E29E0">
        <w:t xml:space="preserve">, CookingStyle, </w:t>
      </w:r>
      <w:r w:rsidR="008D3EE3">
        <w:t>Shape and S</w:t>
      </w:r>
      <w:r w:rsidR="00833E91">
        <w:t>weetness</w:t>
      </w:r>
      <w:r w:rsidR="008D3EE3">
        <w:t xml:space="preserve"> classes</w:t>
      </w:r>
      <w:r w:rsidR="002F6572">
        <w:t>. Spiciness class partition the spiciness into s</w:t>
      </w:r>
      <w:r w:rsidR="00710AFE">
        <w:t>picy and nonS</w:t>
      </w:r>
      <w:r w:rsidR="002F6572">
        <w:t>picy, and Sweetness into s</w:t>
      </w:r>
      <w:r w:rsidR="00710AFE">
        <w:t>weet and nonS</w:t>
      </w:r>
      <w:r w:rsidR="002F6572">
        <w:t>weet. Thes</w:t>
      </w:r>
      <w:r w:rsidR="00833E91">
        <w:t>e value partitions can be used to specify facets in order to narrow down the result of a search query.</w:t>
      </w:r>
      <w:r w:rsidR="00D233AC">
        <w:t xml:space="preserve"> For example, spicy class could be use to specify that I want only spicy sushi.</w:t>
      </w:r>
    </w:p>
    <w:p w14:paraId="67D53447" w14:textId="389B71B3" w:rsidR="00A52234" w:rsidRPr="00CD7B18" w:rsidRDefault="00304C11" w:rsidP="00CA4FD0">
      <w:pPr>
        <w:pStyle w:val="Heading3"/>
        <w:spacing w:line="360" w:lineRule="auto"/>
        <w:rPr>
          <w:rFonts w:cs="Times New Roman"/>
        </w:rPr>
      </w:pPr>
      <w:bookmarkStart w:id="104" w:name="_Toc269907892"/>
      <w:r w:rsidRPr="00B951CD">
        <w:rPr>
          <w:rFonts w:cs="Times New Roman"/>
        </w:rPr>
        <w:t>Properties</w:t>
      </w:r>
      <w:bookmarkEnd w:id="104"/>
    </w:p>
    <w:p w14:paraId="74407E8E" w14:textId="1837C002" w:rsidR="00B476AC" w:rsidRDefault="002716EE" w:rsidP="00CA4FD0">
      <w:pPr>
        <w:spacing w:line="360" w:lineRule="auto"/>
        <w:jc w:val="both"/>
      </w:pPr>
      <w:r>
        <w:t>There are three types of OWL properties that are being used here</w:t>
      </w:r>
      <w:r w:rsidR="000E07F5">
        <w:t xml:space="preserve">. These properties are object properties, data properties, and annotation properties. </w:t>
      </w:r>
    </w:p>
    <w:p w14:paraId="029F2E4F" w14:textId="7D120C37" w:rsidR="00182FD7" w:rsidRDefault="00CD7B18" w:rsidP="00F00AB9">
      <w:pPr>
        <w:jc w:val="center"/>
      </w:pPr>
      <w:r w:rsidRPr="00CD7B18">
        <w:rPr>
          <w:noProof/>
        </w:rPr>
        <w:drawing>
          <wp:inline distT="0" distB="0" distL="0" distR="0" wp14:anchorId="386B8368" wp14:editId="0F9CF624">
            <wp:extent cx="2141883" cy="1696085"/>
            <wp:effectExtent l="25400" t="25400" r="17145" b="311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_Properties.png"/>
                    <pic:cNvPicPr/>
                  </pic:nvPicPr>
                  <pic:blipFill>
                    <a:blip r:embed="rId21">
                      <a:extLst>
                        <a:ext uri="{28A0092B-C50C-407E-A947-70E740481C1C}">
                          <a14:useLocalDpi xmlns:a14="http://schemas.microsoft.com/office/drawing/2010/main" val="0"/>
                        </a:ext>
                      </a:extLst>
                    </a:blip>
                    <a:stretch>
                      <a:fillRect/>
                    </a:stretch>
                  </pic:blipFill>
                  <pic:spPr>
                    <a:xfrm>
                      <a:off x="0" y="0"/>
                      <a:ext cx="2141883" cy="1696085"/>
                    </a:xfrm>
                    <a:prstGeom prst="rect">
                      <a:avLst/>
                    </a:prstGeom>
                    <a:ln>
                      <a:solidFill>
                        <a:srgbClr val="000000"/>
                      </a:solidFill>
                    </a:ln>
                    <a:effectLst/>
                  </pic:spPr>
                </pic:pic>
              </a:graphicData>
            </a:graphic>
          </wp:inline>
        </w:drawing>
      </w:r>
    </w:p>
    <w:p w14:paraId="4D2022C4" w14:textId="66579A53" w:rsidR="00CD7B18" w:rsidRDefault="00CD7B18" w:rsidP="00CA4FD0">
      <w:pPr>
        <w:pStyle w:val="Caption"/>
        <w:spacing w:line="360" w:lineRule="auto"/>
        <w:jc w:val="center"/>
      </w:pPr>
      <w:bookmarkStart w:id="105" w:name="_Ref267743782"/>
      <w:bookmarkStart w:id="106" w:name="_Toc269659865"/>
      <w:r>
        <w:t xml:space="preserve">Figure </w:t>
      </w:r>
      <w:r w:rsidR="00412FCE">
        <w:fldChar w:fldCharType="begin"/>
      </w:r>
      <w:r w:rsidR="00412FCE">
        <w:instrText xml:space="preserve"> SEQ Figure \* ARABIC </w:instrText>
      </w:r>
      <w:r w:rsidR="00412FCE">
        <w:fldChar w:fldCharType="separate"/>
      </w:r>
      <w:r w:rsidR="0073691D">
        <w:rPr>
          <w:noProof/>
        </w:rPr>
        <w:t>10</w:t>
      </w:r>
      <w:r w:rsidR="00412FCE">
        <w:rPr>
          <w:noProof/>
        </w:rPr>
        <w:fldChar w:fldCharType="end"/>
      </w:r>
      <w:bookmarkEnd w:id="105"/>
      <w:r>
        <w:t>: Object properties of the sushi ontology</w:t>
      </w:r>
      <w:bookmarkEnd w:id="106"/>
    </w:p>
    <w:p w14:paraId="241B1AFB" w14:textId="19217697" w:rsidR="00994248" w:rsidRDefault="00F50473" w:rsidP="00CA4FD0">
      <w:pPr>
        <w:spacing w:line="360" w:lineRule="auto"/>
        <w:jc w:val="both"/>
      </w:pPr>
      <w:r>
        <w:fldChar w:fldCharType="begin"/>
      </w:r>
      <w:r>
        <w:instrText xml:space="preserve"> REF _Ref267743782 \h </w:instrText>
      </w:r>
      <w:r>
        <w:fldChar w:fldCharType="separate"/>
      </w:r>
      <w:r w:rsidR="0073691D">
        <w:t xml:space="preserve">Figure </w:t>
      </w:r>
      <w:r w:rsidR="0073691D">
        <w:rPr>
          <w:noProof/>
        </w:rPr>
        <w:t>10</w:t>
      </w:r>
      <w:r>
        <w:fldChar w:fldCharType="end"/>
      </w:r>
      <w:r>
        <w:t xml:space="preserve"> </w:t>
      </w:r>
      <w:r w:rsidR="00CE0101">
        <w:t>illustrates the object properties used within the ontology.</w:t>
      </w:r>
      <w:r w:rsidR="00A0200B">
        <w:t xml:space="preserve"> </w:t>
      </w:r>
      <w:r w:rsidR="00AA392C">
        <w:t xml:space="preserve">Notice there is a default generic object property </w:t>
      </w:r>
      <w:r w:rsidR="00410D9D">
        <w:t xml:space="preserve">exists </w:t>
      </w:r>
      <w:r w:rsidR="00AA392C">
        <w:t xml:space="preserve">here also. </w:t>
      </w:r>
      <w:r w:rsidR="00297E9C">
        <w:t xml:space="preserve">These object properties represent the relations between the classes. </w:t>
      </w:r>
      <w:r w:rsidR="00765A2F">
        <w:t>hasIngredient object property play an important role since it connects NamedSushi class with SushiIngredients class.</w:t>
      </w:r>
      <w:r w:rsidR="00077026">
        <w:t xml:space="preserve"> The domain of hasIngredients NamedSushi and the range is SushiIngredients.</w:t>
      </w:r>
      <w:r w:rsidR="00E83867">
        <w:t xml:space="preserve"> </w:t>
      </w:r>
      <w:r w:rsidR="00584CC5">
        <w:t xml:space="preserve">Any specified sushi query use hasIngredients property in constructing it. </w:t>
      </w:r>
    </w:p>
    <w:p w14:paraId="26A117FB" w14:textId="77777777" w:rsidR="005364FE" w:rsidRDefault="005364FE" w:rsidP="00CA4FD0">
      <w:pPr>
        <w:spacing w:line="360" w:lineRule="auto"/>
        <w:jc w:val="both"/>
      </w:pPr>
    </w:p>
    <w:p w14:paraId="6B138585" w14:textId="77777777" w:rsidR="0074463E" w:rsidRDefault="00D20D5D" w:rsidP="00CA4FD0">
      <w:pPr>
        <w:spacing w:line="360" w:lineRule="auto"/>
        <w:jc w:val="both"/>
      </w:pPr>
      <w:r>
        <w:t xml:space="preserve">The properties </w:t>
      </w:r>
      <w:r w:rsidR="005364FE">
        <w:t xml:space="preserve">hasSpicness and hasSweetness represent test of sushi ingredients. </w:t>
      </w:r>
      <w:r w:rsidR="005E05FF">
        <w:t xml:space="preserve">They also represent the relations </w:t>
      </w:r>
      <w:r w:rsidR="00027578">
        <w:t>of</w:t>
      </w:r>
      <w:r w:rsidR="005E05FF">
        <w:t xml:space="preserve"> </w:t>
      </w:r>
      <w:r w:rsidR="00027578">
        <w:t>SushiIngredients and wither they are spicy, nonSpicy, sweet, or nonSweet</w:t>
      </w:r>
      <w:r w:rsidR="004C0C2A">
        <w:t>.</w:t>
      </w:r>
      <w:r w:rsidR="001C1884">
        <w:t xml:space="preserve"> While these </w:t>
      </w:r>
      <w:r w:rsidR="00857738">
        <w:t xml:space="preserve">object </w:t>
      </w:r>
      <w:r w:rsidR="001C1884">
        <w:t xml:space="preserve">properties </w:t>
      </w:r>
      <w:r w:rsidR="00857738">
        <w:t xml:space="preserve">show the relations between the sushi ingredients and some their </w:t>
      </w:r>
      <w:r w:rsidR="00857738" w:rsidRPr="00857738">
        <w:t>characteristics</w:t>
      </w:r>
      <w:r w:rsidR="00857738">
        <w:t xml:space="preserve">, other properties represent different thing like hasShape which illustrates </w:t>
      </w:r>
      <w:r w:rsidR="00992D2A">
        <w:t>the relation between a shape and a NamedSushi.</w:t>
      </w:r>
    </w:p>
    <w:p w14:paraId="242B4CE9" w14:textId="77777777" w:rsidR="001910B7" w:rsidRDefault="00D7646F" w:rsidP="00F00AB9">
      <w:pPr>
        <w:keepNext/>
        <w:jc w:val="center"/>
      </w:pPr>
      <w:r>
        <w:rPr>
          <w:noProof/>
        </w:rPr>
        <w:drawing>
          <wp:inline distT="0" distB="0" distL="0" distR="0" wp14:anchorId="7583B075" wp14:editId="19521C48">
            <wp:extent cx="2686685" cy="640080"/>
            <wp:effectExtent l="25400" t="25400" r="3111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Propeties.png"/>
                    <pic:cNvPicPr/>
                  </pic:nvPicPr>
                  <pic:blipFill>
                    <a:blip r:embed="rId22">
                      <a:extLst>
                        <a:ext uri="{28A0092B-C50C-407E-A947-70E740481C1C}">
                          <a14:useLocalDpi xmlns:a14="http://schemas.microsoft.com/office/drawing/2010/main" val="0"/>
                        </a:ext>
                      </a:extLst>
                    </a:blip>
                    <a:stretch>
                      <a:fillRect/>
                    </a:stretch>
                  </pic:blipFill>
                  <pic:spPr>
                    <a:xfrm>
                      <a:off x="0" y="0"/>
                      <a:ext cx="2686685" cy="640080"/>
                    </a:xfrm>
                    <a:prstGeom prst="rect">
                      <a:avLst/>
                    </a:prstGeom>
                    <a:ln>
                      <a:solidFill>
                        <a:srgbClr val="000000"/>
                      </a:solidFill>
                    </a:ln>
                    <a:effectLst/>
                  </pic:spPr>
                </pic:pic>
              </a:graphicData>
            </a:graphic>
          </wp:inline>
        </w:drawing>
      </w:r>
    </w:p>
    <w:p w14:paraId="1000E24A" w14:textId="6D34474E" w:rsidR="0074463E" w:rsidRDefault="001910B7" w:rsidP="00CA4FD0">
      <w:pPr>
        <w:pStyle w:val="Caption"/>
        <w:spacing w:line="360" w:lineRule="auto"/>
        <w:jc w:val="center"/>
      </w:pPr>
      <w:bookmarkStart w:id="107" w:name="_Ref267743807"/>
      <w:bookmarkStart w:id="108" w:name="_Toc269659866"/>
      <w:r>
        <w:t xml:space="preserve">Figure </w:t>
      </w:r>
      <w:r w:rsidR="00412FCE">
        <w:fldChar w:fldCharType="begin"/>
      </w:r>
      <w:r w:rsidR="00412FCE">
        <w:instrText xml:space="preserve"> SEQ Figure \* ARABIC </w:instrText>
      </w:r>
      <w:r w:rsidR="00412FCE">
        <w:fldChar w:fldCharType="separate"/>
      </w:r>
      <w:r w:rsidR="0073691D">
        <w:rPr>
          <w:noProof/>
        </w:rPr>
        <w:t>11</w:t>
      </w:r>
      <w:r w:rsidR="00412FCE">
        <w:rPr>
          <w:noProof/>
        </w:rPr>
        <w:fldChar w:fldCharType="end"/>
      </w:r>
      <w:bookmarkEnd w:id="107"/>
      <w:r>
        <w:t>: Data properties of the sushi ontology</w:t>
      </w:r>
      <w:bookmarkEnd w:id="108"/>
    </w:p>
    <w:p w14:paraId="0D0664EC" w14:textId="7D5914A4" w:rsidR="00FA150F" w:rsidRDefault="00211384" w:rsidP="00CA4FD0">
      <w:pPr>
        <w:spacing w:line="360" w:lineRule="auto"/>
        <w:jc w:val="both"/>
      </w:pPr>
      <w:r>
        <w:fldChar w:fldCharType="begin"/>
      </w:r>
      <w:r>
        <w:instrText xml:space="preserve"> REF _Ref267743807 \h </w:instrText>
      </w:r>
      <w:r>
        <w:fldChar w:fldCharType="separate"/>
      </w:r>
      <w:r w:rsidR="0073691D">
        <w:t xml:space="preserve">Figure </w:t>
      </w:r>
      <w:r w:rsidR="0073691D">
        <w:rPr>
          <w:noProof/>
        </w:rPr>
        <w:t>11</w:t>
      </w:r>
      <w:r>
        <w:fldChar w:fldCharType="end"/>
      </w:r>
      <w:r>
        <w:t xml:space="preserve"> </w:t>
      </w:r>
      <w:r w:rsidR="001935A9">
        <w:t xml:space="preserve">illustrates the data properties used in the ontology. There are two properties hasCalories that link specific sushi platter </w:t>
      </w:r>
      <w:r w:rsidR="007919D5">
        <w:t xml:space="preserve">and its caloric value. In the other hand, hasPrice link specific sushi platter with its price value. The caloric value and price value both are </w:t>
      </w:r>
      <w:r w:rsidR="00C11AF7">
        <w:t xml:space="preserve">static </w:t>
      </w:r>
      <w:r w:rsidR="004E4A61">
        <w:t>value entered by the ontology developer.</w:t>
      </w:r>
    </w:p>
    <w:p w14:paraId="2FFBDC39" w14:textId="77777777" w:rsidR="00095346" w:rsidRDefault="00D7646F" w:rsidP="009B2248">
      <w:pPr>
        <w:keepNext/>
        <w:jc w:val="center"/>
      </w:pPr>
      <w:r>
        <w:rPr>
          <w:noProof/>
        </w:rPr>
        <w:drawing>
          <wp:inline distT="0" distB="0" distL="0" distR="0" wp14:anchorId="7AC32F1D" wp14:editId="44547F4A">
            <wp:extent cx="1941195" cy="2357755"/>
            <wp:effectExtent l="25400" t="25400" r="14605" b="298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_Properties.png"/>
                    <pic:cNvPicPr/>
                  </pic:nvPicPr>
                  <pic:blipFill>
                    <a:blip r:embed="rId23">
                      <a:extLst>
                        <a:ext uri="{28A0092B-C50C-407E-A947-70E740481C1C}">
                          <a14:useLocalDpi xmlns:a14="http://schemas.microsoft.com/office/drawing/2010/main" val="0"/>
                        </a:ext>
                      </a:extLst>
                    </a:blip>
                    <a:stretch>
                      <a:fillRect/>
                    </a:stretch>
                  </pic:blipFill>
                  <pic:spPr>
                    <a:xfrm>
                      <a:off x="0" y="0"/>
                      <a:ext cx="1941195" cy="2357755"/>
                    </a:xfrm>
                    <a:prstGeom prst="rect">
                      <a:avLst/>
                    </a:prstGeom>
                    <a:ln>
                      <a:solidFill>
                        <a:srgbClr val="000000"/>
                      </a:solidFill>
                    </a:ln>
                    <a:effectLst/>
                  </pic:spPr>
                </pic:pic>
              </a:graphicData>
            </a:graphic>
          </wp:inline>
        </w:drawing>
      </w:r>
    </w:p>
    <w:p w14:paraId="5FECE2FD" w14:textId="62991804" w:rsidR="00B7434F" w:rsidRDefault="00095346" w:rsidP="00CA4FD0">
      <w:pPr>
        <w:pStyle w:val="Caption"/>
        <w:spacing w:line="360" w:lineRule="auto"/>
        <w:jc w:val="center"/>
      </w:pPr>
      <w:bookmarkStart w:id="109" w:name="_Ref267743824"/>
      <w:bookmarkStart w:id="110" w:name="_Toc269659867"/>
      <w:r>
        <w:t xml:space="preserve">Figure </w:t>
      </w:r>
      <w:r w:rsidR="00412FCE">
        <w:fldChar w:fldCharType="begin"/>
      </w:r>
      <w:r w:rsidR="00412FCE">
        <w:instrText xml:space="preserve"> SEQ Figure \* ARABIC </w:instrText>
      </w:r>
      <w:r w:rsidR="00412FCE">
        <w:fldChar w:fldCharType="separate"/>
      </w:r>
      <w:r w:rsidR="0073691D">
        <w:rPr>
          <w:noProof/>
        </w:rPr>
        <w:t>12</w:t>
      </w:r>
      <w:r w:rsidR="00412FCE">
        <w:rPr>
          <w:noProof/>
        </w:rPr>
        <w:fldChar w:fldCharType="end"/>
      </w:r>
      <w:bookmarkEnd w:id="109"/>
      <w:r>
        <w:t>: Annotations properties of the sushi ontology</w:t>
      </w:r>
      <w:bookmarkEnd w:id="110"/>
    </w:p>
    <w:p w14:paraId="237FDFFF" w14:textId="5F3DCFFD" w:rsidR="007743EA" w:rsidRPr="00B476AC" w:rsidRDefault="00E33CAD" w:rsidP="00CA4FD0">
      <w:pPr>
        <w:spacing w:line="360" w:lineRule="auto"/>
        <w:jc w:val="both"/>
      </w:pPr>
      <w:r>
        <w:fldChar w:fldCharType="begin"/>
      </w:r>
      <w:r>
        <w:instrText xml:space="preserve"> REF _Ref267743824 \h </w:instrText>
      </w:r>
      <w:r>
        <w:fldChar w:fldCharType="separate"/>
      </w:r>
      <w:r w:rsidR="0073691D">
        <w:t xml:space="preserve">Figure </w:t>
      </w:r>
      <w:r w:rsidR="0073691D">
        <w:rPr>
          <w:noProof/>
        </w:rPr>
        <w:t>12</w:t>
      </w:r>
      <w:r>
        <w:fldChar w:fldCharType="end"/>
      </w:r>
      <w:r>
        <w:t xml:space="preserve"> </w:t>
      </w:r>
      <w:r w:rsidR="000F384A">
        <w:t>shows the annotations properties that used to annotate the ontology. Annotation properties used to attached metadata to different part of the ontology.</w:t>
      </w:r>
      <w:r w:rsidR="00790F5B">
        <w:t xml:space="preserve"> </w:t>
      </w:r>
      <w:r w:rsidR="00B37BBC">
        <w:t>Annotation properties are important in this project, since they are being used in specifying filters, facets, and even in driving the UI.</w:t>
      </w:r>
      <w:r w:rsidR="000F384A">
        <w:t xml:space="preserve"> </w:t>
      </w:r>
      <w:r w:rsidR="00DE4CA0">
        <w:t xml:space="preserve">User can define new annotation properties such as hasRole, hasProperty. </w:t>
      </w:r>
      <w:r w:rsidR="00242F1F">
        <w:t xml:space="preserve">hasRole property is used in identifying the role played by as certain class such as a role of a filter, facet, or </w:t>
      </w:r>
      <w:r w:rsidR="00442F6A">
        <w:t>ingredient class.</w:t>
      </w:r>
      <w:r w:rsidR="00B81FA2">
        <w:t xml:space="preserve"> suffix property is used to state the suffix used in the class hierarchy</w:t>
      </w:r>
      <w:r w:rsidR="00E04667">
        <w:t xml:space="preserve"> i</w:t>
      </w:r>
      <w:r w:rsidR="00B81FA2">
        <w:t>f any.</w:t>
      </w:r>
    </w:p>
    <w:p w14:paraId="0520DFCC" w14:textId="4EDB97C1" w:rsidR="009648A8" w:rsidRPr="00A45C9E" w:rsidRDefault="00304C11" w:rsidP="00CA4FD0">
      <w:pPr>
        <w:pStyle w:val="Heading3"/>
        <w:spacing w:line="360" w:lineRule="auto"/>
        <w:rPr>
          <w:rFonts w:cs="Times New Roman"/>
        </w:rPr>
      </w:pPr>
      <w:bookmarkStart w:id="111" w:name="_Toc269907893"/>
      <w:r w:rsidRPr="00B951CD">
        <w:rPr>
          <w:rFonts w:cs="Times New Roman"/>
        </w:rPr>
        <w:t>Expressing Semantics</w:t>
      </w:r>
      <w:bookmarkEnd w:id="111"/>
    </w:p>
    <w:p w14:paraId="4F9BFF11" w14:textId="593651A6" w:rsidR="00F572C2" w:rsidRDefault="003B77ED" w:rsidP="00CA4FD0">
      <w:pPr>
        <w:spacing w:line="360" w:lineRule="auto"/>
        <w:jc w:val="both"/>
      </w:pPr>
      <w:r>
        <w:t xml:space="preserve">This subsection illustrates on the semantics used within the </w:t>
      </w:r>
      <w:r w:rsidR="00DA65BF">
        <w:t xml:space="preserve">sushi </w:t>
      </w:r>
      <w:r>
        <w:t xml:space="preserve">ontology. </w:t>
      </w:r>
      <w:r w:rsidR="00A82398">
        <w:t xml:space="preserve">It starts with </w:t>
      </w:r>
      <w:r w:rsidR="0061464B">
        <w:t>normal semantics used to represent the relations between classes.</w:t>
      </w:r>
      <w:r w:rsidR="00E43BC0">
        <w:t xml:space="preserve"> Then, i</w:t>
      </w:r>
      <w:r w:rsidR="0061464B">
        <w:t xml:space="preserve">t moves to </w:t>
      </w:r>
      <w:r w:rsidR="00B442B4">
        <w:t xml:space="preserve">demonstrate the </w:t>
      </w:r>
      <w:r w:rsidR="001967BF">
        <w:t xml:space="preserve">semantics </w:t>
      </w:r>
      <w:r w:rsidR="000D5618">
        <w:t xml:space="preserve">that </w:t>
      </w:r>
      <w:r w:rsidR="001967BF">
        <w:t xml:space="preserve">used to drive the UI, </w:t>
      </w:r>
      <w:r w:rsidR="003D765E">
        <w:t xml:space="preserve">to </w:t>
      </w:r>
      <w:r w:rsidR="001967BF">
        <w:t>specify filter, and facets.</w:t>
      </w:r>
      <w:r w:rsidR="0044549D">
        <w:t xml:space="preserve"> </w:t>
      </w:r>
      <w:r w:rsidR="00C00AD9">
        <w:t xml:space="preserve">The semantics of class hierarchy are similar to each other, and </w:t>
      </w:r>
      <w:r w:rsidR="0091172D">
        <w:t>the space here is limited. So, the most important semantics are illustrated.</w:t>
      </w:r>
    </w:p>
    <w:p w14:paraId="575E582C" w14:textId="77777777" w:rsidR="00294C58" w:rsidRDefault="00A45C9E" w:rsidP="009B2248">
      <w:pPr>
        <w:keepNext/>
        <w:jc w:val="center"/>
      </w:pPr>
      <w:r w:rsidRPr="00A45C9E">
        <w:rPr>
          <w:noProof/>
        </w:rPr>
        <w:drawing>
          <wp:inline distT="0" distB="0" distL="0" distR="0" wp14:anchorId="1CFBEFA4" wp14:editId="08252B97">
            <wp:extent cx="2759075" cy="857885"/>
            <wp:effectExtent l="25400" t="25400" r="34925" b="311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1.png"/>
                    <pic:cNvPicPr/>
                  </pic:nvPicPr>
                  <pic:blipFill>
                    <a:blip r:embed="rId24">
                      <a:extLst>
                        <a:ext uri="{28A0092B-C50C-407E-A947-70E740481C1C}">
                          <a14:useLocalDpi xmlns:a14="http://schemas.microsoft.com/office/drawing/2010/main" val="0"/>
                        </a:ext>
                      </a:extLst>
                    </a:blip>
                    <a:stretch>
                      <a:fillRect/>
                    </a:stretch>
                  </pic:blipFill>
                  <pic:spPr>
                    <a:xfrm>
                      <a:off x="0" y="0"/>
                      <a:ext cx="2759075" cy="857885"/>
                    </a:xfrm>
                    <a:prstGeom prst="rect">
                      <a:avLst/>
                    </a:prstGeom>
                    <a:ln>
                      <a:solidFill>
                        <a:srgbClr val="000000"/>
                      </a:solidFill>
                    </a:ln>
                  </pic:spPr>
                </pic:pic>
              </a:graphicData>
            </a:graphic>
          </wp:inline>
        </w:drawing>
      </w:r>
    </w:p>
    <w:p w14:paraId="1532615A" w14:textId="633A406E" w:rsidR="00F37CAF" w:rsidRDefault="00294C58" w:rsidP="00CA4FD0">
      <w:pPr>
        <w:pStyle w:val="Caption"/>
        <w:spacing w:line="360" w:lineRule="auto"/>
        <w:jc w:val="center"/>
      </w:pPr>
      <w:bookmarkStart w:id="112" w:name="_Ref267743853"/>
      <w:bookmarkStart w:id="113" w:name="_Toc269659868"/>
      <w:r>
        <w:t xml:space="preserve">Figure </w:t>
      </w:r>
      <w:r w:rsidR="00412FCE">
        <w:fldChar w:fldCharType="begin"/>
      </w:r>
      <w:r w:rsidR="00412FCE">
        <w:instrText xml:space="preserve"> SEQ Figure \* ARABI</w:instrText>
      </w:r>
      <w:r w:rsidR="00412FCE">
        <w:instrText xml:space="preserve">C </w:instrText>
      </w:r>
      <w:r w:rsidR="00412FCE">
        <w:fldChar w:fldCharType="separate"/>
      </w:r>
      <w:r w:rsidR="0073691D">
        <w:rPr>
          <w:noProof/>
        </w:rPr>
        <w:t>13</w:t>
      </w:r>
      <w:r w:rsidR="00412FCE">
        <w:rPr>
          <w:noProof/>
        </w:rPr>
        <w:fldChar w:fldCharType="end"/>
      </w:r>
      <w:bookmarkEnd w:id="112"/>
      <w:r>
        <w:t>: Semantics of EggOmlete class</w:t>
      </w:r>
      <w:bookmarkEnd w:id="113"/>
    </w:p>
    <w:p w14:paraId="5C1D9EA4" w14:textId="0251558F" w:rsidR="00EC1442" w:rsidRDefault="00354CAD" w:rsidP="00CA4FD0">
      <w:pPr>
        <w:spacing w:line="360" w:lineRule="auto"/>
        <w:jc w:val="both"/>
      </w:pPr>
      <w:r>
        <w:fldChar w:fldCharType="begin"/>
      </w:r>
      <w:r>
        <w:instrText xml:space="preserve"> REF _Ref267743853 \h </w:instrText>
      </w:r>
      <w:r>
        <w:fldChar w:fldCharType="separate"/>
      </w:r>
      <w:r w:rsidR="0073691D">
        <w:t xml:space="preserve">Figure </w:t>
      </w:r>
      <w:r w:rsidR="0073691D">
        <w:rPr>
          <w:noProof/>
        </w:rPr>
        <w:t>13</w:t>
      </w:r>
      <w:r>
        <w:fldChar w:fldCharType="end"/>
      </w:r>
      <w:r>
        <w:t xml:space="preserve"> </w:t>
      </w:r>
      <w:r w:rsidR="00EC1442">
        <w:t xml:space="preserve">shows </w:t>
      </w:r>
      <w:r w:rsidR="00816752">
        <w:t xml:space="preserve">the semantics of </w:t>
      </w:r>
      <w:r w:rsidR="0080594E">
        <w:t>EggOmlete under SushiIngredient class.</w:t>
      </w:r>
      <w:r w:rsidR="00914311">
        <w:t xml:space="preserve"> </w:t>
      </w:r>
      <w:r w:rsidR="003819E7">
        <w:t xml:space="preserve">This semantics state the taste </w:t>
      </w:r>
      <w:r w:rsidR="00A514B0">
        <w:t>of EggOmlete is NonSpicy and it is Sweet</w:t>
      </w:r>
      <w:r w:rsidR="004B22D6">
        <w:t xml:space="preserve"> by using the object property hasSpiciness and hasSweetness. </w:t>
      </w:r>
    </w:p>
    <w:p w14:paraId="79933A8F" w14:textId="77777777" w:rsidR="009B2248" w:rsidRDefault="009B2248" w:rsidP="00CA4FD0">
      <w:pPr>
        <w:spacing w:line="360" w:lineRule="auto"/>
        <w:jc w:val="both"/>
      </w:pPr>
    </w:p>
    <w:p w14:paraId="03A3B34D" w14:textId="77777777" w:rsidR="001A4D6F" w:rsidRDefault="001A4D6F" w:rsidP="009B2248">
      <w:pPr>
        <w:keepNext/>
        <w:jc w:val="center"/>
      </w:pPr>
      <w:r w:rsidRPr="001A4D6F">
        <w:rPr>
          <w:noProof/>
        </w:rPr>
        <w:drawing>
          <wp:inline distT="0" distB="0" distL="0" distR="0" wp14:anchorId="55690D25" wp14:editId="3A2A2938">
            <wp:extent cx="2720975" cy="591820"/>
            <wp:effectExtent l="25400" t="25400" r="222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2.png"/>
                    <pic:cNvPicPr/>
                  </pic:nvPicPr>
                  <pic:blipFill>
                    <a:blip r:embed="rId25">
                      <a:extLst>
                        <a:ext uri="{28A0092B-C50C-407E-A947-70E740481C1C}">
                          <a14:useLocalDpi xmlns:a14="http://schemas.microsoft.com/office/drawing/2010/main" val="0"/>
                        </a:ext>
                      </a:extLst>
                    </a:blip>
                    <a:stretch>
                      <a:fillRect/>
                    </a:stretch>
                  </pic:blipFill>
                  <pic:spPr>
                    <a:xfrm>
                      <a:off x="0" y="0"/>
                      <a:ext cx="2720975" cy="591820"/>
                    </a:xfrm>
                    <a:prstGeom prst="rect">
                      <a:avLst/>
                    </a:prstGeom>
                    <a:ln>
                      <a:solidFill>
                        <a:srgbClr val="000000"/>
                      </a:solidFill>
                    </a:ln>
                  </pic:spPr>
                </pic:pic>
              </a:graphicData>
            </a:graphic>
          </wp:inline>
        </w:drawing>
      </w:r>
    </w:p>
    <w:p w14:paraId="4195C939" w14:textId="7DCB3E89" w:rsidR="00F30BF7" w:rsidRDefault="001A4D6F" w:rsidP="00CA4FD0">
      <w:pPr>
        <w:pStyle w:val="Caption"/>
        <w:spacing w:line="360" w:lineRule="auto"/>
        <w:jc w:val="center"/>
      </w:pPr>
      <w:bookmarkStart w:id="114" w:name="_Ref267743873"/>
      <w:bookmarkStart w:id="115" w:name="_Toc269659869"/>
      <w:r>
        <w:t xml:space="preserve">Figure </w:t>
      </w:r>
      <w:r w:rsidR="00412FCE">
        <w:fldChar w:fldCharType="begin"/>
      </w:r>
      <w:r w:rsidR="00412FCE">
        <w:instrText xml:space="preserve"> SEQ Figure \* ARABIC </w:instrText>
      </w:r>
      <w:r w:rsidR="00412FCE">
        <w:fldChar w:fldCharType="separate"/>
      </w:r>
      <w:r w:rsidR="0073691D">
        <w:rPr>
          <w:noProof/>
        </w:rPr>
        <w:t>14</w:t>
      </w:r>
      <w:r w:rsidR="00412FCE">
        <w:rPr>
          <w:noProof/>
        </w:rPr>
        <w:fldChar w:fldCharType="end"/>
      </w:r>
      <w:bookmarkEnd w:id="114"/>
      <w:r>
        <w:t>:Semantics of SpicyIng class</w:t>
      </w:r>
      <w:bookmarkEnd w:id="115"/>
    </w:p>
    <w:p w14:paraId="78A00AFE" w14:textId="553F5456" w:rsidR="00C200B3" w:rsidRDefault="000A15D6" w:rsidP="00CA4FD0">
      <w:pPr>
        <w:spacing w:line="360" w:lineRule="auto"/>
        <w:jc w:val="both"/>
      </w:pPr>
      <w:r>
        <w:fldChar w:fldCharType="begin"/>
      </w:r>
      <w:r>
        <w:instrText xml:space="preserve"> REF _Ref267743873 \h </w:instrText>
      </w:r>
      <w:r>
        <w:fldChar w:fldCharType="separate"/>
      </w:r>
      <w:r w:rsidR="0073691D">
        <w:t xml:space="preserve">Figure </w:t>
      </w:r>
      <w:r w:rsidR="0073691D">
        <w:rPr>
          <w:noProof/>
        </w:rPr>
        <w:t>14</w:t>
      </w:r>
      <w:r>
        <w:fldChar w:fldCharType="end"/>
      </w:r>
      <w:r w:rsidR="005025DF">
        <w:t xml:space="preserve"> states t</w:t>
      </w:r>
      <w:r w:rsidR="00834983">
        <w:t xml:space="preserve">he semantics of SpicyIng class. The meaning of this semantics is any SushiIngredinet that is Spicy. </w:t>
      </w:r>
      <w:r w:rsidR="00E31883">
        <w:t>The sweet characteristic could be able here also</w:t>
      </w:r>
      <w:r w:rsidR="00EB2547">
        <w:t xml:space="preserve"> using hasSweetness property and Sweet class</w:t>
      </w:r>
      <w:r w:rsidR="00E31883">
        <w:t xml:space="preserve"> to indicate S</w:t>
      </w:r>
      <w:r w:rsidR="00EB2547">
        <w:t>weet class.</w:t>
      </w:r>
    </w:p>
    <w:p w14:paraId="203A7F8E" w14:textId="77777777" w:rsidR="009B2248" w:rsidRDefault="009B2248" w:rsidP="00CA4FD0">
      <w:pPr>
        <w:spacing w:line="360" w:lineRule="auto"/>
        <w:jc w:val="both"/>
      </w:pPr>
    </w:p>
    <w:p w14:paraId="52AA607B" w14:textId="77777777" w:rsidR="009E2027" w:rsidRDefault="000B737F" w:rsidP="009B2248">
      <w:pPr>
        <w:keepNext/>
        <w:jc w:val="center"/>
      </w:pPr>
      <w:r>
        <w:rPr>
          <w:noProof/>
        </w:rPr>
        <w:drawing>
          <wp:inline distT="0" distB="0" distL="0" distR="0" wp14:anchorId="21E06AB7" wp14:editId="5AA7AE06">
            <wp:extent cx="3216275" cy="1893570"/>
            <wp:effectExtent l="25400" t="25400" r="34925" b="36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3.png"/>
                    <pic:cNvPicPr/>
                  </pic:nvPicPr>
                  <pic:blipFill>
                    <a:blip r:embed="rId26">
                      <a:extLst>
                        <a:ext uri="{28A0092B-C50C-407E-A947-70E740481C1C}">
                          <a14:useLocalDpi xmlns:a14="http://schemas.microsoft.com/office/drawing/2010/main" val="0"/>
                        </a:ext>
                      </a:extLst>
                    </a:blip>
                    <a:stretch>
                      <a:fillRect/>
                    </a:stretch>
                  </pic:blipFill>
                  <pic:spPr>
                    <a:xfrm>
                      <a:off x="0" y="0"/>
                      <a:ext cx="3216275" cy="1893570"/>
                    </a:xfrm>
                    <a:prstGeom prst="rect">
                      <a:avLst/>
                    </a:prstGeom>
                    <a:ln>
                      <a:solidFill>
                        <a:srgbClr val="000000"/>
                      </a:solidFill>
                    </a:ln>
                  </pic:spPr>
                </pic:pic>
              </a:graphicData>
            </a:graphic>
          </wp:inline>
        </w:drawing>
      </w:r>
    </w:p>
    <w:p w14:paraId="1CF76FF6" w14:textId="6211F34B" w:rsidR="000B737F" w:rsidRDefault="009E2027" w:rsidP="00CA4FD0">
      <w:pPr>
        <w:pStyle w:val="Caption"/>
        <w:spacing w:line="360" w:lineRule="auto"/>
        <w:jc w:val="center"/>
      </w:pPr>
      <w:bookmarkStart w:id="116" w:name="_Ref267743899"/>
      <w:bookmarkStart w:id="117" w:name="_Toc269659870"/>
      <w:r>
        <w:t xml:space="preserve">Figure </w:t>
      </w:r>
      <w:r w:rsidR="00412FCE">
        <w:fldChar w:fldCharType="begin"/>
      </w:r>
      <w:r w:rsidR="00412FCE">
        <w:instrText xml:space="preserve"> SEQ Figure \* ARABIC </w:instrText>
      </w:r>
      <w:r w:rsidR="00412FCE">
        <w:fldChar w:fldCharType="separate"/>
      </w:r>
      <w:r w:rsidR="0073691D">
        <w:rPr>
          <w:noProof/>
        </w:rPr>
        <w:t>15</w:t>
      </w:r>
      <w:r w:rsidR="00412FCE">
        <w:rPr>
          <w:noProof/>
        </w:rPr>
        <w:fldChar w:fldCharType="end"/>
      </w:r>
      <w:bookmarkEnd w:id="116"/>
      <w:r>
        <w:t>: Semantics of AvocadoMaki class</w:t>
      </w:r>
      <w:bookmarkEnd w:id="117"/>
    </w:p>
    <w:p w14:paraId="2ED2B9F9" w14:textId="490E8A70" w:rsidR="00C200B3" w:rsidRDefault="00C441E7" w:rsidP="00CA4FD0">
      <w:pPr>
        <w:spacing w:line="360" w:lineRule="auto"/>
        <w:jc w:val="both"/>
      </w:pPr>
      <w:r>
        <w:fldChar w:fldCharType="begin"/>
      </w:r>
      <w:r>
        <w:instrText xml:space="preserve"> REF _Ref267743899 \h </w:instrText>
      </w:r>
      <w:r>
        <w:fldChar w:fldCharType="separate"/>
      </w:r>
      <w:r w:rsidR="0073691D">
        <w:t xml:space="preserve">Figure </w:t>
      </w:r>
      <w:r w:rsidR="0073691D">
        <w:rPr>
          <w:noProof/>
        </w:rPr>
        <w:t>15</w:t>
      </w:r>
      <w:r>
        <w:fldChar w:fldCharType="end"/>
      </w:r>
      <w:r w:rsidR="00890E24">
        <w:t xml:space="preserve"> illustrates </w:t>
      </w:r>
      <w:r w:rsidR="00A27886">
        <w:t xml:space="preserve">the semantics of a NamedSushi class </w:t>
      </w:r>
      <w:r w:rsidR="00A07808">
        <w:t>AvocadoMaki.</w:t>
      </w:r>
      <w:r w:rsidR="00BD35DC">
        <w:t xml:space="preserve"> The first one </w:t>
      </w:r>
      <w:r w:rsidR="00862813">
        <w:t>specifies</w:t>
      </w:r>
      <w:r w:rsidR="00596199">
        <w:t xml:space="preserve"> a suitable category for </w:t>
      </w:r>
      <w:r w:rsidR="00862813">
        <w:t>AvocadoMaki that</w:t>
      </w:r>
      <w:r w:rsidR="00596199">
        <w:t xml:space="preserve"> is Maki Category.</w:t>
      </w:r>
      <w:r w:rsidR="00862813">
        <w:t xml:space="preserve"> hasIngredient property is used to specify </w:t>
      </w:r>
      <w:r w:rsidR="004D5544">
        <w:t xml:space="preserve">the ingredients of AvocadoMaki. Notice </w:t>
      </w:r>
      <w:r w:rsidR="001B6AA0">
        <w:t xml:space="preserve">it </w:t>
      </w:r>
      <w:r w:rsidR="00DF5A25">
        <w:t xml:space="preserve">uses </w:t>
      </w:r>
      <w:r w:rsidR="001B6AA0">
        <w:t xml:space="preserve">some to include the </w:t>
      </w:r>
      <w:r w:rsidR="00DF5A25">
        <w:t xml:space="preserve">ingredients and </w:t>
      </w:r>
      <w:r w:rsidR="0036679A">
        <w:t xml:space="preserve">use only to state that only these ingredients </w:t>
      </w:r>
      <w:r w:rsidR="00A22A43">
        <w:t>and nothing else is</w:t>
      </w:r>
      <w:r w:rsidR="0036679A">
        <w:t xml:space="preserve"> included.</w:t>
      </w:r>
      <w:r w:rsidR="00FF7C12">
        <w:t xml:space="preserve"> </w:t>
      </w:r>
      <w:r w:rsidR="006A1F9F">
        <w:t>Rests of SushiIngredients’s subclasses are</w:t>
      </w:r>
      <w:r w:rsidR="00FF7C12">
        <w:t xml:space="preserve"> similar in this way.</w:t>
      </w:r>
    </w:p>
    <w:p w14:paraId="61C864EB" w14:textId="77777777" w:rsidR="00405A9C" w:rsidRDefault="00405A9C" w:rsidP="00CA4FD0">
      <w:pPr>
        <w:spacing w:line="360" w:lineRule="auto"/>
        <w:jc w:val="both"/>
      </w:pPr>
    </w:p>
    <w:p w14:paraId="215C8AB0" w14:textId="24FC7D4E" w:rsidR="00D40F07" w:rsidRDefault="002E14C3" w:rsidP="00CA4FD0">
      <w:pPr>
        <w:spacing w:line="360" w:lineRule="auto"/>
        <w:jc w:val="both"/>
      </w:pPr>
      <w:r>
        <w:t xml:space="preserve">The most important part of semantics is using annotation properties to drive the UI as well as </w:t>
      </w:r>
      <w:r w:rsidR="000B1013">
        <w:t>specifying filters, facets, and the object properties used with them.</w:t>
      </w:r>
      <w:r w:rsidR="000D5A31">
        <w:t xml:space="preserve"> </w:t>
      </w:r>
      <w:r w:rsidR="002542F8">
        <w:t xml:space="preserve">According to </w:t>
      </w:r>
      <w:r w:rsidR="00142828">
        <w:fldChar w:fldCharType="begin"/>
      </w:r>
      <w:r w:rsidR="00142828">
        <w:instrText xml:space="preserve"> REF _Ref267743977 \h </w:instrText>
      </w:r>
      <w:r w:rsidR="00142828">
        <w:fldChar w:fldCharType="separate"/>
      </w:r>
      <w:r w:rsidR="0073691D">
        <w:t xml:space="preserve">Figure </w:t>
      </w:r>
      <w:r w:rsidR="0073691D">
        <w:rPr>
          <w:noProof/>
        </w:rPr>
        <w:t>16</w:t>
      </w:r>
      <w:r w:rsidR="00142828">
        <w:fldChar w:fldCharType="end"/>
      </w:r>
      <w:r w:rsidR="006B03B4">
        <w:t xml:space="preserve">, </w:t>
      </w:r>
      <w:r w:rsidR="0028115C">
        <w:t>three things need to be considered for the tool to run different ontologies.</w:t>
      </w:r>
      <w:r w:rsidR="00DE3DCA">
        <w:t xml:space="preserve"> </w:t>
      </w:r>
      <w:r w:rsidR="00CE0CF7">
        <w:t>BaseClass, IngredientClass, and the Property used to represent the relation between BaseClass and IngredientClass.</w:t>
      </w:r>
      <w:r w:rsidR="00983D75">
        <w:t xml:space="preserve"> Figures</w:t>
      </w:r>
      <w:r w:rsidR="00A74268">
        <w:t xml:space="preserve"> </w:t>
      </w:r>
      <w:r w:rsidR="00C37A4B">
        <w:fldChar w:fldCharType="begin"/>
      </w:r>
      <w:r w:rsidR="00C37A4B">
        <w:instrText xml:space="preserve"> REF _Ref267744028 \h </w:instrText>
      </w:r>
      <w:r w:rsidR="00C37A4B">
        <w:fldChar w:fldCharType="separate"/>
      </w:r>
      <w:r w:rsidR="0073691D">
        <w:t xml:space="preserve">Figure </w:t>
      </w:r>
      <w:r w:rsidR="0073691D">
        <w:rPr>
          <w:noProof/>
        </w:rPr>
        <w:t>17</w:t>
      </w:r>
      <w:r w:rsidR="00C37A4B">
        <w:fldChar w:fldCharType="end"/>
      </w:r>
      <w:r w:rsidR="00A74268">
        <w:t xml:space="preserve">, </w:t>
      </w:r>
      <w:r w:rsidR="00C37A4B">
        <w:fldChar w:fldCharType="begin"/>
      </w:r>
      <w:r w:rsidR="00C37A4B">
        <w:instrText xml:space="preserve"> REF _Ref267744039 \h </w:instrText>
      </w:r>
      <w:r w:rsidR="00C37A4B">
        <w:fldChar w:fldCharType="separate"/>
      </w:r>
      <w:r w:rsidR="0073691D">
        <w:t xml:space="preserve">Figure </w:t>
      </w:r>
      <w:r w:rsidR="0073691D">
        <w:rPr>
          <w:noProof/>
        </w:rPr>
        <w:t>18</w:t>
      </w:r>
      <w:r w:rsidR="00C37A4B">
        <w:fldChar w:fldCharType="end"/>
      </w:r>
      <w:r w:rsidR="00A74268">
        <w:t xml:space="preserve">, and </w:t>
      </w:r>
      <w:r w:rsidR="00C37A4B">
        <w:fldChar w:fldCharType="begin"/>
      </w:r>
      <w:r w:rsidR="00C37A4B">
        <w:instrText xml:space="preserve"> REF _Ref267744049 \h </w:instrText>
      </w:r>
      <w:r w:rsidR="00C37A4B">
        <w:fldChar w:fldCharType="separate"/>
      </w:r>
      <w:r w:rsidR="0073691D">
        <w:t xml:space="preserve">Figure </w:t>
      </w:r>
      <w:r w:rsidR="0073691D">
        <w:rPr>
          <w:noProof/>
        </w:rPr>
        <w:t>19</w:t>
      </w:r>
      <w:r w:rsidR="00C37A4B">
        <w:fldChar w:fldCharType="end"/>
      </w:r>
      <w:r w:rsidR="00B57BFC">
        <w:t xml:space="preserve"> </w:t>
      </w:r>
      <w:r w:rsidR="002B39F1">
        <w:t>illustrate</w:t>
      </w:r>
      <w:r w:rsidR="00A74268">
        <w:t xml:space="preserve"> </w:t>
      </w:r>
      <w:r w:rsidR="00BD0DAA">
        <w:t>the semantics in details.</w:t>
      </w:r>
    </w:p>
    <w:p w14:paraId="7F3C2AF2" w14:textId="77777777" w:rsidR="009B2248" w:rsidRDefault="009B2248" w:rsidP="00CA4FD0">
      <w:pPr>
        <w:spacing w:line="360" w:lineRule="auto"/>
        <w:jc w:val="both"/>
      </w:pPr>
    </w:p>
    <w:p w14:paraId="1E854D50" w14:textId="77777777" w:rsidR="00C8335F" w:rsidRDefault="00242DB4" w:rsidP="009B2248">
      <w:pPr>
        <w:keepNext/>
        <w:jc w:val="center"/>
      </w:pPr>
      <w:r w:rsidRPr="00242DB4">
        <w:rPr>
          <w:noProof/>
        </w:rPr>
        <w:drawing>
          <wp:inline distT="0" distB="0" distL="0" distR="0" wp14:anchorId="03EDBBA4" wp14:editId="524435AE">
            <wp:extent cx="2876550" cy="1271905"/>
            <wp:effectExtent l="25400" t="2540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png"/>
                    <pic:cNvPicPr/>
                  </pic:nvPicPr>
                  <pic:blipFill>
                    <a:blip r:embed="rId27">
                      <a:extLst>
                        <a:ext uri="{28A0092B-C50C-407E-A947-70E740481C1C}">
                          <a14:useLocalDpi xmlns:a14="http://schemas.microsoft.com/office/drawing/2010/main" val="0"/>
                        </a:ext>
                      </a:extLst>
                    </a:blip>
                    <a:stretch>
                      <a:fillRect/>
                    </a:stretch>
                  </pic:blipFill>
                  <pic:spPr>
                    <a:xfrm>
                      <a:off x="0" y="0"/>
                      <a:ext cx="2876550" cy="1271905"/>
                    </a:xfrm>
                    <a:prstGeom prst="rect">
                      <a:avLst/>
                    </a:prstGeom>
                    <a:ln>
                      <a:solidFill>
                        <a:schemeClr val="tx1"/>
                      </a:solidFill>
                    </a:ln>
                  </pic:spPr>
                </pic:pic>
              </a:graphicData>
            </a:graphic>
          </wp:inline>
        </w:drawing>
      </w:r>
    </w:p>
    <w:p w14:paraId="59030B88" w14:textId="4248873E" w:rsidR="001256E2" w:rsidRDefault="00C8335F" w:rsidP="009B2248">
      <w:pPr>
        <w:pStyle w:val="Caption"/>
        <w:spacing w:line="360" w:lineRule="auto"/>
        <w:jc w:val="center"/>
      </w:pPr>
      <w:bookmarkStart w:id="118" w:name="_Ref267743977"/>
      <w:bookmarkStart w:id="119" w:name="_Toc269659871"/>
      <w:r>
        <w:t xml:space="preserve">Figure </w:t>
      </w:r>
      <w:r w:rsidR="00412FCE">
        <w:fldChar w:fldCharType="begin"/>
      </w:r>
      <w:r w:rsidR="00412FCE">
        <w:instrText xml:space="preserve"> SEQ Figure \* ARABIC </w:instrText>
      </w:r>
      <w:r w:rsidR="00412FCE">
        <w:fldChar w:fldCharType="separate"/>
      </w:r>
      <w:r w:rsidR="0073691D">
        <w:rPr>
          <w:noProof/>
        </w:rPr>
        <w:t>16</w:t>
      </w:r>
      <w:r w:rsidR="00412FCE">
        <w:rPr>
          <w:noProof/>
        </w:rPr>
        <w:fldChar w:fldCharType="end"/>
      </w:r>
      <w:bookmarkEnd w:id="118"/>
      <w:r>
        <w:t>: Basic annotations diagram of sushi ontology</w:t>
      </w:r>
      <w:bookmarkEnd w:id="119"/>
    </w:p>
    <w:p w14:paraId="64DE3B98" w14:textId="006A9C75" w:rsidR="001256E2" w:rsidRDefault="001256E2" w:rsidP="00CA4FD0">
      <w:pPr>
        <w:spacing w:line="360" w:lineRule="auto"/>
        <w:jc w:val="both"/>
      </w:pPr>
    </w:p>
    <w:p w14:paraId="7F9EA825" w14:textId="77777777" w:rsidR="00437EAD" w:rsidRDefault="00D4679A" w:rsidP="009B2248">
      <w:pPr>
        <w:keepNext/>
        <w:jc w:val="center"/>
      </w:pPr>
      <w:r>
        <w:rPr>
          <w:noProof/>
        </w:rPr>
        <w:drawing>
          <wp:inline distT="0" distB="0" distL="0" distR="0" wp14:anchorId="62141714" wp14:editId="6F99FF06">
            <wp:extent cx="2873375" cy="1638935"/>
            <wp:effectExtent l="25400" t="25400" r="22225" b="374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4.png"/>
                    <pic:cNvPicPr/>
                  </pic:nvPicPr>
                  <pic:blipFill>
                    <a:blip r:embed="rId28">
                      <a:extLst>
                        <a:ext uri="{28A0092B-C50C-407E-A947-70E740481C1C}">
                          <a14:useLocalDpi xmlns:a14="http://schemas.microsoft.com/office/drawing/2010/main" val="0"/>
                        </a:ext>
                      </a:extLst>
                    </a:blip>
                    <a:stretch>
                      <a:fillRect/>
                    </a:stretch>
                  </pic:blipFill>
                  <pic:spPr>
                    <a:xfrm>
                      <a:off x="0" y="0"/>
                      <a:ext cx="2873375" cy="1638935"/>
                    </a:xfrm>
                    <a:prstGeom prst="rect">
                      <a:avLst/>
                    </a:prstGeom>
                    <a:ln>
                      <a:solidFill>
                        <a:srgbClr val="000000"/>
                      </a:solidFill>
                    </a:ln>
                  </pic:spPr>
                </pic:pic>
              </a:graphicData>
            </a:graphic>
          </wp:inline>
        </w:drawing>
      </w:r>
    </w:p>
    <w:p w14:paraId="3CA1123B" w14:textId="3F392401" w:rsidR="001256E2" w:rsidRDefault="00437EAD" w:rsidP="00CA4FD0">
      <w:pPr>
        <w:pStyle w:val="Caption"/>
        <w:spacing w:line="360" w:lineRule="auto"/>
        <w:jc w:val="center"/>
      </w:pPr>
      <w:bookmarkStart w:id="120" w:name="_Ref267744028"/>
      <w:bookmarkStart w:id="121" w:name="_Toc269659872"/>
      <w:r>
        <w:t xml:space="preserve">Figure </w:t>
      </w:r>
      <w:r w:rsidR="00412FCE">
        <w:fldChar w:fldCharType="begin"/>
      </w:r>
      <w:r w:rsidR="00412FCE">
        <w:instrText xml:space="preserve"> SEQ Figure \* ARABIC </w:instrText>
      </w:r>
      <w:r w:rsidR="00412FCE">
        <w:fldChar w:fldCharType="separate"/>
      </w:r>
      <w:r w:rsidR="0073691D">
        <w:rPr>
          <w:noProof/>
        </w:rPr>
        <w:t>17</w:t>
      </w:r>
      <w:r w:rsidR="00412FCE">
        <w:rPr>
          <w:noProof/>
        </w:rPr>
        <w:fldChar w:fldCharType="end"/>
      </w:r>
      <w:bookmarkEnd w:id="120"/>
      <w:r>
        <w:t>: hasRole annotation used in NamedSushi class</w:t>
      </w:r>
      <w:bookmarkEnd w:id="121"/>
    </w:p>
    <w:p w14:paraId="5FD477CA" w14:textId="1FD45EF5" w:rsidR="00405A9C" w:rsidRDefault="00B94F8D" w:rsidP="00CA4FD0">
      <w:pPr>
        <w:spacing w:line="360" w:lineRule="auto"/>
        <w:jc w:val="both"/>
      </w:pPr>
      <w:r>
        <w:fldChar w:fldCharType="begin"/>
      </w:r>
      <w:r>
        <w:instrText xml:space="preserve"> REF _Ref267744028 \h </w:instrText>
      </w:r>
      <w:r>
        <w:fldChar w:fldCharType="separate"/>
      </w:r>
      <w:r w:rsidR="0073691D">
        <w:t xml:space="preserve">Figure </w:t>
      </w:r>
      <w:r w:rsidR="0073691D">
        <w:rPr>
          <w:noProof/>
        </w:rPr>
        <w:t>17</w:t>
      </w:r>
      <w:r>
        <w:fldChar w:fldCharType="end"/>
      </w:r>
      <w:r w:rsidR="0075695C">
        <w:t xml:space="preserve"> shows that NamedSushi class </w:t>
      </w:r>
      <w:r w:rsidR="001A2E31">
        <w:t>use hasRole</w:t>
      </w:r>
      <w:r w:rsidR="002E28CE">
        <w:t xml:space="preserve"> annotation property </w:t>
      </w:r>
      <w:r w:rsidR="001F5FD5">
        <w:t>to indicate this is the BaseClass by using constant value “BaseClass”</w:t>
      </w:r>
      <w:r w:rsidR="00E043D7">
        <w:t>.</w:t>
      </w:r>
      <w:r w:rsidR="00D61BB5">
        <w:t xml:space="preserve"> </w:t>
      </w:r>
    </w:p>
    <w:p w14:paraId="73791CC7" w14:textId="77777777" w:rsidR="009B2248" w:rsidRDefault="009B2248" w:rsidP="00CA4FD0">
      <w:pPr>
        <w:spacing w:line="360" w:lineRule="auto"/>
        <w:jc w:val="both"/>
      </w:pPr>
    </w:p>
    <w:p w14:paraId="27E1C385" w14:textId="77777777" w:rsidR="004D3537" w:rsidRDefault="002C76F1" w:rsidP="009B2248">
      <w:pPr>
        <w:keepNext/>
        <w:jc w:val="center"/>
      </w:pPr>
      <w:r w:rsidRPr="002C76F1">
        <w:rPr>
          <w:noProof/>
        </w:rPr>
        <w:drawing>
          <wp:inline distT="0" distB="0" distL="0" distR="0" wp14:anchorId="3608AC04" wp14:editId="05BBF703">
            <wp:extent cx="2921635" cy="1599565"/>
            <wp:effectExtent l="25400" t="25400" r="2476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5.png"/>
                    <pic:cNvPicPr/>
                  </pic:nvPicPr>
                  <pic:blipFill>
                    <a:blip r:embed="rId29">
                      <a:extLst>
                        <a:ext uri="{28A0092B-C50C-407E-A947-70E740481C1C}">
                          <a14:useLocalDpi xmlns:a14="http://schemas.microsoft.com/office/drawing/2010/main" val="0"/>
                        </a:ext>
                      </a:extLst>
                    </a:blip>
                    <a:stretch>
                      <a:fillRect/>
                    </a:stretch>
                  </pic:blipFill>
                  <pic:spPr>
                    <a:xfrm>
                      <a:off x="0" y="0"/>
                      <a:ext cx="2921635" cy="1599565"/>
                    </a:xfrm>
                    <a:prstGeom prst="rect">
                      <a:avLst/>
                    </a:prstGeom>
                    <a:ln>
                      <a:solidFill>
                        <a:srgbClr val="000000"/>
                      </a:solidFill>
                    </a:ln>
                  </pic:spPr>
                </pic:pic>
              </a:graphicData>
            </a:graphic>
          </wp:inline>
        </w:drawing>
      </w:r>
    </w:p>
    <w:p w14:paraId="0481B887" w14:textId="05B460CD" w:rsidR="00464F78" w:rsidRDefault="004D3537" w:rsidP="00CA4FD0">
      <w:pPr>
        <w:pStyle w:val="Caption"/>
        <w:spacing w:line="360" w:lineRule="auto"/>
        <w:jc w:val="center"/>
      </w:pPr>
      <w:bookmarkStart w:id="122" w:name="_Ref267744039"/>
      <w:bookmarkStart w:id="123" w:name="_Toc269659873"/>
      <w:r>
        <w:t xml:space="preserve">Figure </w:t>
      </w:r>
      <w:r w:rsidR="00412FCE">
        <w:fldChar w:fldCharType="begin"/>
      </w:r>
      <w:r w:rsidR="00412FCE">
        <w:instrText xml:space="preserve"> SEQ Figure \* ARABIC </w:instrText>
      </w:r>
      <w:r w:rsidR="00412FCE">
        <w:fldChar w:fldCharType="separate"/>
      </w:r>
      <w:r w:rsidR="0073691D">
        <w:rPr>
          <w:noProof/>
        </w:rPr>
        <w:t>18</w:t>
      </w:r>
      <w:r w:rsidR="00412FCE">
        <w:rPr>
          <w:noProof/>
        </w:rPr>
        <w:fldChar w:fldCharType="end"/>
      </w:r>
      <w:bookmarkEnd w:id="122"/>
      <w:r>
        <w:t>: hasRole annotation used in SushiIngredient class</w:t>
      </w:r>
      <w:bookmarkEnd w:id="123"/>
    </w:p>
    <w:p w14:paraId="43CFCF0E" w14:textId="2A8ED636" w:rsidR="000B737F" w:rsidRDefault="00EE500F" w:rsidP="00CA4FD0">
      <w:pPr>
        <w:spacing w:line="360" w:lineRule="auto"/>
        <w:jc w:val="both"/>
      </w:pPr>
      <w:r>
        <w:t>hasRole annotation property is being used in different location</w:t>
      </w:r>
      <w:r w:rsidR="0055218B">
        <w:t>s</w:t>
      </w:r>
      <w:r>
        <w:t xml:space="preserve"> within the ontology.</w:t>
      </w:r>
      <w:r w:rsidR="0055218B">
        <w:t xml:space="preserve"> Here in </w:t>
      </w:r>
      <w:r w:rsidR="00B94F8D">
        <w:fldChar w:fldCharType="begin"/>
      </w:r>
      <w:r w:rsidR="00B94F8D">
        <w:instrText xml:space="preserve"> REF _Ref267744039 \h </w:instrText>
      </w:r>
      <w:r w:rsidR="00B94F8D">
        <w:fldChar w:fldCharType="separate"/>
      </w:r>
      <w:r w:rsidR="0073691D">
        <w:t xml:space="preserve">Figure </w:t>
      </w:r>
      <w:r w:rsidR="0073691D">
        <w:rPr>
          <w:noProof/>
        </w:rPr>
        <w:t>18</w:t>
      </w:r>
      <w:r w:rsidR="00B94F8D">
        <w:fldChar w:fldCharType="end"/>
      </w:r>
      <w:r w:rsidR="0055218B">
        <w:t xml:space="preserve">, SushiIngredient Class is annotated using hasRole annotation property with the constant value “IngClass” to </w:t>
      </w:r>
      <w:r w:rsidR="009D11AD">
        <w:t xml:space="preserve">indicate that </w:t>
      </w:r>
      <w:r w:rsidR="00F16DC5">
        <w:t xml:space="preserve">SushiIngredient class </w:t>
      </w:r>
      <w:r w:rsidR="004021BC">
        <w:t>has the role of</w:t>
      </w:r>
      <w:r w:rsidR="00F16DC5">
        <w:t xml:space="preserve"> the Ingredient class</w:t>
      </w:r>
      <w:r w:rsidR="009D54F4">
        <w:t>.</w:t>
      </w:r>
    </w:p>
    <w:p w14:paraId="72B0FF4B" w14:textId="77777777" w:rsidR="002F0B18" w:rsidRDefault="006D1DF4" w:rsidP="009B2248">
      <w:pPr>
        <w:keepNext/>
        <w:jc w:val="center"/>
      </w:pPr>
      <w:r>
        <w:rPr>
          <w:noProof/>
        </w:rPr>
        <w:drawing>
          <wp:inline distT="0" distB="0" distL="0" distR="0" wp14:anchorId="54A48474" wp14:editId="072C7C30">
            <wp:extent cx="3330713" cy="1650910"/>
            <wp:effectExtent l="25400" t="25400" r="2222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6.png"/>
                    <pic:cNvPicPr/>
                  </pic:nvPicPr>
                  <pic:blipFill>
                    <a:blip r:embed="rId30">
                      <a:extLst>
                        <a:ext uri="{28A0092B-C50C-407E-A947-70E740481C1C}">
                          <a14:useLocalDpi xmlns:a14="http://schemas.microsoft.com/office/drawing/2010/main" val="0"/>
                        </a:ext>
                      </a:extLst>
                    </a:blip>
                    <a:stretch>
                      <a:fillRect/>
                    </a:stretch>
                  </pic:blipFill>
                  <pic:spPr>
                    <a:xfrm>
                      <a:off x="0" y="0"/>
                      <a:ext cx="3330713" cy="1650910"/>
                    </a:xfrm>
                    <a:prstGeom prst="rect">
                      <a:avLst/>
                    </a:prstGeom>
                    <a:ln>
                      <a:solidFill>
                        <a:srgbClr val="000000"/>
                      </a:solidFill>
                    </a:ln>
                  </pic:spPr>
                </pic:pic>
              </a:graphicData>
            </a:graphic>
          </wp:inline>
        </w:drawing>
      </w:r>
    </w:p>
    <w:p w14:paraId="321D2CF8" w14:textId="14037429" w:rsidR="007A5087" w:rsidRDefault="002F0B18" w:rsidP="00CA4FD0">
      <w:pPr>
        <w:pStyle w:val="Caption"/>
        <w:spacing w:line="360" w:lineRule="auto"/>
        <w:jc w:val="center"/>
      </w:pPr>
      <w:bookmarkStart w:id="124" w:name="_Ref267744049"/>
      <w:bookmarkStart w:id="125" w:name="_Toc269659874"/>
      <w:r>
        <w:t xml:space="preserve">Figure </w:t>
      </w:r>
      <w:r w:rsidR="00412FCE">
        <w:fldChar w:fldCharType="begin"/>
      </w:r>
      <w:r w:rsidR="00412FCE">
        <w:instrText xml:space="preserve"> SEQ Figure \* ARABIC </w:instrText>
      </w:r>
      <w:r w:rsidR="00412FCE">
        <w:fldChar w:fldCharType="separate"/>
      </w:r>
      <w:r w:rsidR="0073691D">
        <w:rPr>
          <w:noProof/>
        </w:rPr>
        <w:t>19</w:t>
      </w:r>
      <w:r w:rsidR="00412FCE">
        <w:rPr>
          <w:noProof/>
        </w:rPr>
        <w:fldChar w:fldCharType="end"/>
      </w:r>
      <w:bookmarkEnd w:id="124"/>
      <w:r>
        <w:t>: The use of hasRole annotation property in hasIngredient object property</w:t>
      </w:r>
      <w:bookmarkEnd w:id="125"/>
    </w:p>
    <w:p w14:paraId="54FC5BAA" w14:textId="5448DC4C" w:rsidR="00BD4AD0" w:rsidRDefault="00B94F8D" w:rsidP="00CA4FD0">
      <w:pPr>
        <w:spacing w:line="360" w:lineRule="auto"/>
        <w:jc w:val="both"/>
      </w:pPr>
      <w:r>
        <w:fldChar w:fldCharType="begin"/>
      </w:r>
      <w:r>
        <w:instrText xml:space="preserve"> REF _Ref267744049 \h </w:instrText>
      </w:r>
      <w:r>
        <w:fldChar w:fldCharType="separate"/>
      </w:r>
      <w:r w:rsidR="0073691D">
        <w:t xml:space="preserve">Figure </w:t>
      </w:r>
      <w:r w:rsidR="0073691D">
        <w:rPr>
          <w:noProof/>
        </w:rPr>
        <w:t>19</w:t>
      </w:r>
      <w:r>
        <w:fldChar w:fldCharType="end"/>
      </w:r>
      <w:r w:rsidR="002C6E73">
        <w:t xml:space="preserve"> shows the use of hasRole annotation property </w:t>
      </w:r>
      <w:r w:rsidR="008C2C4F">
        <w:t>in hasIngredient object prop</w:t>
      </w:r>
      <w:r w:rsidR="00D40616">
        <w:t xml:space="preserve">erty. </w:t>
      </w:r>
      <w:r w:rsidR="00571F23">
        <w:t xml:space="preserve">It means hasIngredient object property plays the role of the </w:t>
      </w:r>
      <w:r w:rsidR="00011F68">
        <w:t xml:space="preserve">property that describes the relation the ingredient class and </w:t>
      </w:r>
      <w:r w:rsidR="009667A9">
        <w:t xml:space="preserve">the base class. </w:t>
      </w:r>
    </w:p>
    <w:p w14:paraId="2C7B1DE3" w14:textId="77777777" w:rsidR="00705F60" w:rsidRDefault="00705F60" w:rsidP="00CA4FD0">
      <w:pPr>
        <w:spacing w:line="360" w:lineRule="auto"/>
        <w:jc w:val="both"/>
      </w:pPr>
    </w:p>
    <w:p w14:paraId="0A36504E" w14:textId="3735B1F4" w:rsidR="00705F60" w:rsidRDefault="00D54D56" w:rsidP="00CA4FD0">
      <w:pPr>
        <w:spacing w:line="360" w:lineRule="auto"/>
        <w:jc w:val="both"/>
      </w:pPr>
      <w:r>
        <w:t xml:space="preserve">hasRole is used also in determining filters and facets. Filters need only to be indicated by the hasRole annotations property with constant value “filter” for the tool to know it is a filter. </w:t>
      </w:r>
      <w:r w:rsidR="00274417">
        <w:fldChar w:fldCharType="begin"/>
      </w:r>
      <w:r w:rsidR="00274417">
        <w:instrText xml:space="preserve"> REF _Ref267745615 \h </w:instrText>
      </w:r>
      <w:r w:rsidR="00274417">
        <w:fldChar w:fldCharType="separate"/>
      </w:r>
      <w:r w:rsidR="0073691D">
        <w:t xml:space="preserve">Figure </w:t>
      </w:r>
      <w:r w:rsidR="0073691D">
        <w:rPr>
          <w:noProof/>
        </w:rPr>
        <w:t>20</w:t>
      </w:r>
      <w:r w:rsidR="00274417">
        <w:fldChar w:fldCharType="end"/>
      </w:r>
      <w:r w:rsidR="00274417">
        <w:t xml:space="preserve"> shows that VeganIngredient class is a filter.</w:t>
      </w:r>
    </w:p>
    <w:p w14:paraId="0851F489" w14:textId="77777777" w:rsidR="009B2248" w:rsidRDefault="009B2248" w:rsidP="00CA4FD0">
      <w:pPr>
        <w:spacing w:line="360" w:lineRule="auto"/>
        <w:jc w:val="both"/>
      </w:pPr>
    </w:p>
    <w:p w14:paraId="71F2EFCB" w14:textId="77777777" w:rsidR="00992BCD" w:rsidRDefault="00992BCD" w:rsidP="009B2248">
      <w:pPr>
        <w:keepNext/>
        <w:jc w:val="center"/>
      </w:pPr>
      <w:r>
        <w:rPr>
          <w:noProof/>
        </w:rPr>
        <w:drawing>
          <wp:inline distT="0" distB="0" distL="0" distR="0" wp14:anchorId="72FA2AD1" wp14:editId="3FA3D2EF">
            <wp:extent cx="2873513" cy="2066506"/>
            <wp:effectExtent l="25400" t="25400" r="2222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7.png"/>
                    <pic:cNvPicPr/>
                  </pic:nvPicPr>
                  <pic:blipFill>
                    <a:blip r:embed="rId31">
                      <a:extLst>
                        <a:ext uri="{28A0092B-C50C-407E-A947-70E740481C1C}">
                          <a14:useLocalDpi xmlns:a14="http://schemas.microsoft.com/office/drawing/2010/main" val="0"/>
                        </a:ext>
                      </a:extLst>
                    </a:blip>
                    <a:stretch>
                      <a:fillRect/>
                    </a:stretch>
                  </pic:blipFill>
                  <pic:spPr>
                    <a:xfrm>
                      <a:off x="0" y="0"/>
                      <a:ext cx="2873513" cy="2066506"/>
                    </a:xfrm>
                    <a:prstGeom prst="rect">
                      <a:avLst/>
                    </a:prstGeom>
                    <a:ln>
                      <a:solidFill>
                        <a:srgbClr val="000000"/>
                      </a:solidFill>
                    </a:ln>
                  </pic:spPr>
                </pic:pic>
              </a:graphicData>
            </a:graphic>
          </wp:inline>
        </w:drawing>
      </w:r>
    </w:p>
    <w:p w14:paraId="5CBF83EE" w14:textId="44265F4F" w:rsidR="00D54D56" w:rsidRDefault="00992BCD" w:rsidP="00CA4FD0">
      <w:pPr>
        <w:pStyle w:val="Caption"/>
        <w:spacing w:line="360" w:lineRule="auto"/>
        <w:jc w:val="center"/>
      </w:pPr>
      <w:bookmarkStart w:id="126" w:name="_Ref267745615"/>
      <w:bookmarkStart w:id="127" w:name="_Toc269659875"/>
      <w:r>
        <w:t xml:space="preserve">Figure </w:t>
      </w:r>
      <w:r w:rsidR="00412FCE">
        <w:fldChar w:fldCharType="begin"/>
      </w:r>
      <w:r w:rsidR="00412FCE">
        <w:instrText xml:space="preserve"> SEQ Figure \* ARABIC</w:instrText>
      </w:r>
      <w:r w:rsidR="00412FCE">
        <w:instrText xml:space="preserve"> </w:instrText>
      </w:r>
      <w:r w:rsidR="00412FCE">
        <w:fldChar w:fldCharType="separate"/>
      </w:r>
      <w:r w:rsidR="0073691D">
        <w:rPr>
          <w:noProof/>
        </w:rPr>
        <w:t>20</w:t>
      </w:r>
      <w:r w:rsidR="00412FCE">
        <w:rPr>
          <w:noProof/>
        </w:rPr>
        <w:fldChar w:fldCharType="end"/>
      </w:r>
      <w:bookmarkEnd w:id="126"/>
      <w:r>
        <w:t>: hasRole annotation property used to determine VeganIngredient as a filter</w:t>
      </w:r>
      <w:bookmarkEnd w:id="127"/>
    </w:p>
    <w:p w14:paraId="4718FCD6" w14:textId="7358F093" w:rsidR="00EE3137" w:rsidRDefault="002838F5" w:rsidP="00CA4FD0">
      <w:pPr>
        <w:spacing w:line="360" w:lineRule="auto"/>
        <w:jc w:val="both"/>
      </w:pPr>
      <w:r>
        <w:t xml:space="preserve">Defining facets require more than using hasRole annotation property, since there is need to be an object property that describe the relation between the ingredient sushi class </w:t>
      </w:r>
      <w:r w:rsidR="00C92F26">
        <w:t xml:space="preserve">and the its </w:t>
      </w:r>
      <w:r w:rsidR="00C92F26" w:rsidRPr="00C92F26">
        <w:t>characteristic</w:t>
      </w:r>
      <w:r w:rsidR="008C713B">
        <w:t xml:space="preserve">. For example a sweet ingredient and sweet class shown in </w:t>
      </w:r>
      <w:r w:rsidR="008C713B">
        <w:fldChar w:fldCharType="begin"/>
      </w:r>
      <w:r w:rsidR="008C713B">
        <w:instrText xml:space="preserve"> REF _Ref267743703 \h </w:instrText>
      </w:r>
      <w:r w:rsidR="008C713B">
        <w:fldChar w:fldCharType="separate"/>
      </w:r>
      <w:r w:rsidR="0073691D">
        <w:t xml:space="preserve">Figure </w:t>
      </w:r>
      <w:r w:rsidR="0073691D">
        <w:rPr>
          <w:noProof/>
        </w:rPr>
        <w:t>9</w:t>
      </w:r>
      <w:r w:rsidR="008C713B">
        <w:fldChar w:fldCharType="end"/>
      </w:r>
      <w:r w:rsidR="008C713B">
        <w:t xml:space="preserve"> need to have some kind of link between them. </w:t>
      </w:r>
      <w:r w:rsidR="00335354">
        <w:fldChar w:fldCharType="begin"/>
      </w:r>
      <w:r w:rsidR="00335354">
        <w:instrText xml:space="preserve"> REF _Ref267746329 \h </w:instrText>
      </w:r>
      <w:r w:rsidR="00335354">
        <w:fldChar w:fldCharType="separate"/>
      </w:r>
      <w:r w:rsidR="0073691D">
        <w:t xml:space="preserve">Figure </w:t>
      </w:r>
      <w:r w:rsidR="0073691D">
        <w:rPr>
          <w:noProof/>
        </w:rPr>
        <w:t>21</w:t>
      </w:r>
      <w:r w:rsidR="00335354">
        <w:fldChar w:fldCharType="end"/>
      </w:r>
      <w:r w:rsidR="00335354">
        <w:t xml:space="preserve"> </w:t>
      </w:r>
      <w:r w:rsidR="00263908">
        <w:t xml:space="preserve">shows the use of two annotation properties hasRole to define the role of Sweet class as facet and </w:t>
      </w:r>
      <w:r w:rsidR="0055126E">
        <w:t xml:space="preserve">hasProperty </w:t>
      </w:r>
      <w:r w:rsidR="00263908">
        <w:t>to specify the object property used to like the sweet class with ingredient classes.</w:t>
      </w:r>
      <w:r w:rsidR="0055126E">
        <w:t xml:space="preserve"> Notice here the value of </w:t>
      </w:r>
      <w:r w:rsidR="008F6696">
        <w:t xml:space="preserve">annotation property hasProperty is IRI of hasSweetness object property shown in </w:t>
      </w:r>
      <w:r w:rsidR="008F6696">
        <w:fldChar w:fldCharType="begin"/>
      </w:r>
      <w:r w:rsidR="008F6696">
        <w:instrText xml:space="preserve"> REF _Ref267743782 \h </w:instrText>
      </w:r>
      <w:r w:rsidR="008F6696">
        <w:fldChar w:fldCharType="separate"/>
      </w:r>
      <w:r w:rsidR="0073691D">
        <w:t xml:space="preserve">Figure </w:t>
      </w:r>
      <w:r w:rsidR="0073691D">
        <w:rPr>
          <w:noProof/>
        </w:rPr>
        <w:t>10</w:t>
      </w:r>
      <w:r w:rsidR="008F6696">
        <w:fldChar w:fldCharType="end"/>
      </w:r>
      <w:r w:rsidR="008F6696">
        <w:t>.</w:t>
      </w:r>
    </w:p>
    <w:p w14:paraId="60AF1919" w14:textId="77777777" w:rsidR="00657FFD" w:rsidRDefault="00657FFD" w:rsidP="009B2248">
      <w:pPr>
        <w:keepNext/>
        <w:jc w:val="center"/>
      </w:pPr>
      <w:r>
        <w:rPr>
          <w:noProof/>
        </w:rPr>
        <w:drawing>
          <wp:inline distT="0" distB="0" distL="0" distR="0" wp14:anchorId="5C1D6E71" wp14:editId="41F72AC0">
            <wp:extent cx="2594113" cy="1864519"/>
            <wp:effectExtent l="25400" t="25400" r="2222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8.png"/>
                    <pic:cNvPicPr/>
                  </pic:nvPicPr>
                  <pic:blipFill>
                    <a:blip r:embed="rId32">
                      <a:extLst>
                        <a:ext uri="{28A0092B-C50C-407E-A947-70E740481C1C}">
                          <a14:useLocalDpi xmlns:a14="http://schemas.microsoft.com/office/drawing/2010/main" val="0"/>
                        </a:ext>
                      </a:extLst>
                    </a:blip>
                    <a:stretch>
                      <a:fillRect/>
                    </a:stretch>
                  </pic:blipFill>
                  <pic:spPr>
                    <a:xfrm>
                      <a:off x="0" y="0"/>
                      <a:ext cx="2594113" cy="1864519"/>
                    </a:xfrm>
                    <a:prstGeom prst="rect">
                      <a:avLst/>
                    </a:prstGeom>
                    <a:ln>
                      <a:solidFill>
                        <a:srgbClr val="000000"/>
                      </a:solidFill>
                    </a:ln>
                  </pic:spPr>
                </pic:pic>
              </a:graphicData>
            </a:graphic>
          </wp:inline>
        </w:drawing>
      </w:r>
    </w:p>
    <w:p w14:paraId="1383CD0D" w14:textId="0723C605" w:rsidR="00022693" w:rsidRPr="00EE3137" w:rsidRDefault="00657FFD" w:rsidP="00CA4FD0">
      <w:pPr>
        <w:pStyle w:val="Caption"/>
        <w:spacing w:line="360" w:lineRule="auto"/>
        <w:jc w:val="center"/>
      </w:pPr>
      <w:bookmarkStart w:id="128" w:name="_Ref267746329"/>
      <w:bookmarkStart w:id="129" w:name="_Toc269659876"/>
      <w:r>
        <w:t xml:space="preserve">Figure </w:t>
      </w:r>
      <w:r w:rsidR="00412FCE">
        <w:fldChar w:fldCharType="begin"/>
      </w:r>
      <w:r w:rsidR="00412FCE">
        <w:instrText xml:space="preserve"> SEQ Figure \* ARABIC </w:instrText>
      </w:r>
      <w:r w:rsidR="00412FCE">
        <w:fldChar w:fldCharType="separate"/>
      </w:r>
      <w:r w:rsidR="0073691D">
        <w:rPr>
          <w:noProof/>
        </w:rPr>
        <w:t>21</w:t>
      </w:r>
      <w:r w:rsidR="00412FCE">
        <w:rPr>
          <w:noProof/>
        </w:rPr>
        <w:fldChar w:fldCharType="end"/>
      </w:r>
      <w:bookmarkEnd w:id="128"/>
      <w:r>
        <w:t>: Facets are determined in the ontology</w:t>
      </w:r>
      <w:bookmarkEnd w:id="129"/>
    </w:p>
    <w:p w14:paraId="6B57EA1E" w14:textId="77777777" w:rsidR="00A0559A" w:rsidRDefault="00A0559A" w:rsidP="00A0559A">
      <w:pPr>
        <w:pStyle w:val="Heading2"/>
        <w:spacing w:line="360" w:lineRule="auto"/>
      </w:pPr>
      <w:bookmarkStart w:id="130" w:name="_Toc269907894"/>
      <w:r>
        <w:t>Conclusion</w:t>
      </w:r>
      <w:bookmarkEnd w:id="130"/>
    </w:p>
    <w:p w14:paraId="26BD641B" w14:textId="77777777" w:rsidR="00A0559A" w:rsidRDefault="00A0559A" w:rsidP="00A0559A">
      <w:pPr>
        <w:spacing w:line="360" w:lineRule="auto"/>
        <w:jc w:val="both"/>
      </w:pPr>
      <w:r>
        <w:t>This chapter presented the design process of the important aspects of the project. It started with the design of the sushi ontology that was used mainly with the tool. Then it moves to the design of different user stories, which have the role of determining the functionalities of the System. Finally, it shows the design process of the UI based on the ontology that was in used, and the user stories that specify the functionalities of the UI.</w:t>
      </w:r>
    </w:p>
    <w:p w14:paraId="4AB6262A" w14:textId="77777777" w:rsidR="00A0559A" w:rsidRDefault="00A0559A" w:rsidP="00A0559A">
      <w:pPr>
        <w:spacing w:line="360" w:lineRule="auto"/>
        <w:jc w:val="both"/>
      </w:pPr>
    </w:p>
    <w:p w14:paraId="48E3089A" w14:textId="77777777" w:rsidR="00A0559A" w:rsidRPr="00B00FF3" w:rsidRDefault="00A0559A" w:rsidP="00A0559A">
      <w:pPr>
        <w:spacing w:line="360" w:lineRule="auto"/>
        <w:jc w:val="both"/>
      </w:pPr>
      <w:r>
        <w:t>The next chapter gives details of the implementation process of the System.</w:t>
      </w:r>
    </w:p>
    <w:p w14:paraId="19EBA3DC" w14:textId="77777777" w:rsidR="00D46C40" w:rsidRDefault="00D46C40" w:rsidP="00CA4FD0">
      <w:pPr>
        <w:spacing w:line="360" w:lineRule="auto"/>
        <w:rPr>
          <w:rFonts w:eastAsiaTheme="majorEastAsia" w:cs="Times New Roman"/>
          <w:b/>
          <w:bCs/>
          <w:color w:val="4F81BD" w:themeColor="accent1"/>
          <w:sz w:val="26"/>
          <w:szCs w:val="26"/>
        </w:rPr>
      </w:pPr>
      <w:r>
        <w:br w:type="page"/>
      </w:r>
    </w:p>
    <w:p w14:paraId="310D4D9D" w14:textId="07B8559D" w:rsidR="00D46C40" w:rsidRDefault="00D46C40" w:rsidP="00CA4FD0">
      <w:pPr>
        <w:pStyle w:val="Heading1"/>
        <w:spacing w:line="360" w:lineRule="auto"/>
        <w:rPr>
          <w:rFonts w:cs="Times New Roman"/>
        </w:rPr>
      </w:pPr>
      <w:bookmarkStart w:id="131" w:name="_Toc269907895"/>
      <w:r w:rsidRPr="00D46C40">
        <w:rPr>
          <w:rFonts w:cs="Times New Roman"/>
        </w:rPr>
        <w:t>IMPLEMENTATION</w:t>
      </w:r>
      <w:bookmarkEnd w:id="131"/>
    </w:p>
    <w:p w14:paraId="61926322" w14:textId="08302D50" w:rsidR="00554C5A" w:rsidRPr="00554C5A" w:rsidRDefault="00A31138" w:rsidP="00B4202C">
      <w:pPr>
        <w:spacing w:line="360" w:lineRule="auto"/>
        <w:jc w:val="both"/>
      </w:pPr>
      <w:r>
        <w:t>This chapter</w:t>
      </w:r>
      <w:r w:rsidR="009E130F">
        <w:t xml:space="preserve"> talks about the implementation process of the system</w:t>
      </w:r>
      <w:r w:rsidR="00B4202C">
        <w:t xml:space="preserve"> “The Manchester Sushi Finder”</w:t>
      </w:r>
      <w:r w:rsidR="0004362B">
        <w:t xml:space="preserve">. Moreover, </w:t>
      </w:r>
      <w:r w:rsidR="0083660F">
        <w:t xml:space="preserve">it </w:t>
      </w:r>
      <w:r w:rsidR="00DB0444">
        <w:t xml:space="preserve">contains </w:t>
      </w:r>
      <w:r w:rsidR="00AA6E89">
        <w:t xml:space="preserve">some limitations </w:t>
      </w:r>
      <w:r w:rsidR="00DB0444">
        <w:t xml:space="preserve">that occurred </w:t>
      </w:r>
      <w:r w:rsidR="0083660F">
        <w:t xml:space="preserve">during the implementation </w:t>
      </w:r>
      <w:r w:rsidR="00DB0444">
        <w:t>phase.</w:t>
      </w:r>
    </w:p>
    <w:p w14:paraId="7C92480C" w14:textId="4AAA4097" w:rsidR="00A162C2" w:rsidRDefault="00CA562C" w:rsidP="00F703DD">
      <w:pPr>
        <w:pStyle w:val="Heading2"/>
        <w:spacing w:line="360" w:lineRule="auto"/>
        <w:ind w:left="0" w:firstLine="0"/>
      </w:pPr>
      <w:bookmarkStart w:id="132" w:name="_Toc269907896"/>
      <w:r>
        <w:t>User Interface Implementation</w:t>
      </w:r>
      <w:bookmarkEnd w:id="132"/>
    </w:p>
    <w:p w14:paraId="789A59CE" w14:textId="14F757B5" w:rsidR="00760CB4" w:rsidRPr="00760CB4" w:rsidRDefault="00F703DD" w:rsidP="00F703DD">
      <w:pPr>
        <w:spacing w:line="360" w:lineRule="auto"/>
        <w:jc w:val="both"/>
      </w:pPr>
      <w:r>
        <w:t xml:space="preserve">This section contains the details </w:t>
      </w:r>
      <w:r w:rsidR="00A826CD">
        <w:t xml:space="preserve">of the Manchester Sushi Finder </w:t>
      </w:r>
      <w:r w:rsidR="006B3473">
        <w:t>implementation process</w:t>
      </w:r>
      <w:r w:rsidR="007622F1">
        <w:t xml:space="preserve">. </w:t>
      </w:r>
      <w:r w:rsidR="00196BE3">
        <w:t xml:space="preserve">Firstly, </w:t>
      </w:r>
      <w:r w:rsidR="00E276EA">
        <w:t xml:space="preserve">it provides details about the technology </w:t>
      </w:r>
      <w:r w:rsidR="00DB7D27">
        <w:t xml:space="preserve">and software process model </w:t>
      </w:r>
      <w:r w:rsidR="00E276EA">
        <w:t xml:space="preserve">that </w:t>
      </w:r>
      <w:r w:rsidR="00DB7D27">
        <w:t>are</w:t>
      </w:r>
      <w:r w:rsidR="00E276EA">
        <w:t xml:space="preserve"> used</w:t>
      </w:r>
      <w:r w:rsidR="00F55892">
        <w:t xml:space="preserve"> during the implementation</w:t>
      </w:r>
      <w:r w:rsidR="00E276EA">
        <w:t xml:space="preserve">. </w:t>
      </w:r>
      <w:r w:rsidR="00E912F8">
        <w:t xml:space="preserve">Then, </w:t>
      </w:r>
      <w:r w:rsidR="00F55892">
        <w:t xml:space="preserve">it discusses </w:t>
      </w:r>
      <w:r w:rsidR="00A232E3">
        <w:t xml:space="preserve">the new functionalities </w:t>
      </w:r>
      <w:r w:rsidR="007B74E1">
        <w:t xml:space="preserve">and </w:t>
      </w:r>
      <w:r w:rsidR="00DB3241">
        <w:t>provides</w:t>
      </w:r>
      <w:r w:rsidR="007B74E1">
        <w:t xml:space="preserve"> snapshots </w:t>
      </w:r>
      <w:r w:rsidR="005C53F9">
        <w:t>of this tool that built on the top of the “Manchester Pizza Finder”</w:t>
      </w:r>
      <w:r w:rsidR="00021ABF">
        <w:t>.</w:t>
      </w:r>
      <w:r w:rsidR="00DB3241">
        <w:t xml:space="preserve"> Finally, </w:t>
      </w:r>
      <w:r w:rsidR="000D68D3">
        <w:t xml:space="preserve">it </w:t>
      </w:r>
      <w:r w:rsidR="00D45ACD">
        <w:t>elaborates</w:t>
      </w:r>
      <w:r w:rsidR="000D68D3">
        <w:t xml:space="preserve"> on some limitations that were faced during the implementation phase.</w:t>
      </w:r>
    </w:p>
    <w:p w14:paraId="756FE4DD" w14:textId="40994A8A" w:rsidR="00554334" w:rsidRDefault="00554334" w:rsidP="00E96D5D">
      <w:pPr>
        <w:pStyle w:val="Heading3"/>
        <w:spacing w:line="360" w:lineRule="auto"/>
        <w:jc w:val="both"/>
      </w:pPr>
      <w:bookmarkStart w:id="133" w:name="_Toc269907897"/>
      <w:r>
        <w:t>Java</w:t>
      </w:r>
      <w:bookmarkEnd w:id="133"/>
    </w:p>
    <w:p w14:paraId="71CB9F92" w14:textId="7D37522E" w:rsidR="00796550" w:rsidRDefault="0000084F" w:rsidP="006B738E">
      <w:pPr>
        <w:spacing w:line="360" w:lineRule="auto"/>
        <w:jc w:val="both"/>
      </w:pPr>
      <w:r>
        <w:t xml:space="preserve">The Manchester Sushi Finder is </w:t>
      </w:r>
      <w:r w:rsidR="00F5082E">
        <w:t>implemented</w:t>
      </w:r>
      <w:r>
        <w:t xml:space="preserve"> using </w:t>
      </w:r>
      <w:r w:rsidR="00BD473A">
        <w:t>java</w:t>
      </w:r>
      <w:r w:rsidR="00560962">
        <w:t xml:space="preserve"> </w:t>
      </w:r>
      <w:r w:rsidR="00BD473A">
        <w:t xml:space="preserve">programming language. </w:t>
      </w:r>
      <w:r w:rsidR="008F7935">
        <w:t xml:space="preserve">Since </w:t>
      </w:r>
      <w:r w:rsidR="006B738E">
        <w:t>the this tool</w:t>
      </w:r>
      <w:r w:rsidR="009C6F3F">
        <w:t xml:space="preserve"> </w:t>
      </w:r>
      <w:r w:rsidR="00F5082E">
        <w:t xml:space="preserve">is </w:t>
      </w:r>
      <w:r w:rsidR="00493D20">
        <w:t xml:space="preserve">built </w:t>
      </w:r>
      <w:r w:rsidR="001B12FF">
        <w:t>on the top of existing tool “The Manchester Pizza finder” that was implemented using java programming language.</w:t>
      </w:r>
      <w:r w:rsidR="00560962">
        <w:t xml:space="preserve"> </w:t>
      </w:r>
      <w:r w:rsidR="00D4653E">
        <w:t xml:space="preserve">Another reason </w:t>
      </w:r>
      <w:r w:rsidR="0038087E">
        <w:t xml:space="preserve">to use jave programming language </w:t>
      </w:r>
      <w:r w:rsidR="00D4653E">
        <w:t xml:space="preserve">would be the use of OWL </w:t>
      </w:r>
      <w:r w:rsidR="001D6215">
        <w:t>API that</w:t>
      </w:r>
      <w:r w:rsidR="00D4653E">
        <w:t xml:space="preserve"> is </w:t>
      </w:r>
      <w:r w:rsidR="00311726">
        <w:t>a java interface</w:t>
      </w:r>
      <w:r w:rsidR="00673C91">
        <w:t>.</w:t>
      </w:r>
      <w:r w:rsidR="00CD3975">
        <w:t xml:space="preserve"> </w:t>
      </w:r>
      <w:r w:rsidR="00F47978">
        <w:t xml:space="preserve">So, continuing implementing in java eases the process of the compatibility with the old tool and </w:t>
      </w:r>
      <w:r w:rsidR="00ED438B">
        <w:t>the accessibility of the</w:t>
      </w:r>
      <w:r w:rsidR="00F47978">
        <w:t xml:space="preserve"> o</w:t>
      </w:r>
      <w:r w:rsidR="004B61EE">
        <w:t>ld basic functionalities.</w:t>
      </w:r>
    </w:p>
    <w:p w14:paraId="111C13FC" w14:textId="77777777" w:rsidR="004B61EE" w:rsidRDefault="004B61EE" w:rsidP="006B738E">
      <w:pPr>
        <w:spacing w:line="360" w:lineRule="auto"/>
        <w:jc w:val="both"/>
      </w:pPr>
    </w:p>
    <w:p w14:paraId="7A56D431" w14:textId="0B241A6D" w:rsidR="00B427BB" w:rsidRDefault="00D631A0" w:rsidP="006B738E">
      <w:pPr>
        <w:spacing w:line="360" w:lineRule="auto"/>
        <w:jc w:val="both"/>
      </w:pPr>
      <w:r>
        <w:fldChar w:fldCharType="begin"/>
      </w:r>
      <w:r w:rsidR="00123409">
        <w:instrText xml:space="preserve"> ADDIN EN.CITE &lt;EndNote&gt;&lt;Cite&gt;&lt;RecNum&gt;67&lt;/RecNum&gt;&lt;DisplayText&gt;[21, 22]&lt;/DisplayText&gt;&lt;record&gt;&lt;rec-number&gt;67&lt;/rec-number&gt;&lt;foreign-keys&gt;&lt;key app="EN" db-id="ts25ppery0xtwlevwr5vrr0ivsptart9ve22" timestamp="1406813910"&gt;67&lt;/key&gt;&lt;/foreign-keys&gt;&lt;ref-type name="Web Page"&gt;12&lt;/ref-type&gt;&lt;contributors&gt;&lt;secondary-authors&gt;&lt;author&gt;Oracle&lt;/author&gt;&lt;/secondary-authors&gt;&lt;/contributors&gt;&lt;titles&gt;&lt;title&gt;The Java Technology Phenomenon&lt;/title&gt;&lt;/titles&gt;&lt;volume&gt;2014&lt;/volume&gt;&lt;number&gt;July 31, 2014&lt;/number&gt;&lt;dates&gt;&lt;/dates&gt;&lt;pub-location&gt;Oracle&lt;/pub-location&gt;&lt;publisher&gt;Oracle&lt;/publisher&gt;&lt;urls&gt;&lt;related-urls&gt;&lt;url&gt;http://docs.oracle.com/javase/tutorial/getStarted/intro/definition.html&lt;/url&gt;&lt;/related-urls&gt;&lt;/urls&gt;&lt;/record&gt;&lt;/Cite&gt;&lt;Cite&gt;&lt;Author&gt;Gosling&lt;/Author&gt;&lt;Year&gt;1995&lt;/Year&gt;&lt;RecNum&gt;68&lt;/RecNum&gt;&lt;record&gt;&lt;rec-number&gt;68&lt;/rec-number&gt;&lt;foreign-keys&gt;&lt;key app="EN" db-id="ts25ppery0xtwlevwr5vrr0ivsptart9ve22" timestamp="1406816214"&gt;68&lt;/key&gt;&lt;/foreign-keys&gt;&lt;ref-type name="Book"&gt;6&lt;/ref-type&gt;&lt;contributors&gt;&lt;authors&gt;&lt;author&gt;Gosling, James&lt;/author&gt;&lt;author&gt;McGilton, Henry&lt;/author&gt;&lt;/authors&gt;&lt;/contributors&gt;&lt;titles&gt;&lt;title&gt;The Java language environment&lt;/title&gt;&lt;/titles&gt;&lt;volume&gt;2550&lt;/volume&gt;&lt;dates&gt;&lt;year&gt;1995&lt;/year&gt;&lt;/dates&gt;&lt;publisher&gt;Sun Microsystems Computer Company&lt;/publisher&gt;&lt;urls&gt;&lt;/urls&gt;&lt;/record&gt;&lt;/Cite&gt;&lt;/EndNote&gt;</w:instrText>
      </w:r>
      <w:r>
        <w:fldChar w:fldCharType="separate"/>
      </w:r>
      <w:r w:rsidR="00123409">
        <w:rPr>
          <w:noProof/>
        </w:rPr>
        <w:t>[21, 22]</w:t>
      </w:r>
      <w:r>
        <w:fldChar w:fldCharType="end"/>
      </w:r>
      <w:r>
        <w:t xml:space="preserve"> </w:t>
      </w:r>
      <w:r w:rsidR="005D6F95">
        <w:t>Characterizes</w:t>
      </w:r>
      <w:r w:rsidR="00486C95">
        <w:t xml:space="preserve"> java as two things in one</w:t>
      </w:r>
      <w:r w:rsidR="005D6F95">
        <w:t>,</w:t>
      </w:r>
      <w:r w:rsidR="00695927">
        <w:t xml:space="preserve"> </w:t>
      </w:r>
      <w:r w:rsidR="005D6F95">
        <w:t>s</w:t>
      </w:r>
      <w:r w:rsidR="00695927">
        <w:t>o it is a programming language and a platform.</w:t>
      </w:r>
      <w:r w:rsidR="00F936EC">
        <w:t xml:space="preserve"> </w:t>
      </w:r>
      <w:r w:rsidR="00C66408">
        <w:t>Java programming language is considered as high-level programming language.</w:t>
      </w:r>
      <w:r w:rsidR="001453DB">
        <w:t xml:space="preserve"> </w:t>
      </w:r>
      <w:r w:rsidR="00A56595">
        <w:t>It has been described as simple, object oriented, portable, and robust.</w:t>
      </w:r>
      <w:r w:rsidR="00310405">
        <w:t xml:space="preserve"> </w:t>
      </w:r>
      <w:r w:rsidR="00B151AD">
        <w:t>the program is written as plan text then it gets compiled to bytecode</w:t>
      </w:r>
      <w:r w:rsidR="008651D7">
        <w:t>s</w:t>
      </w:r>
      <w:r w:rsidR="00B151AD">
        <w:t xml:space="preserve"> that is understandable be Java Virtual Machine (JVM)</w:t>
      </w:r>
      <w:r w:rsidR="00E724B2">
        <w:t xml:space="preserve">. Finally, it is run using JVM that is </w:t>
      </w:r>
      <w:r w:rsidR="00DE654A">
        <w:t>available in most of the operating systems.</w:t>
      </w:r>
      <w:r w:rsidR="00DB38B3">
        <w:t xml:space="preserve"> </w:t>
      </w:r>
      <w:r w:rsidR="00A16B53">
        <w:t xml:space="preserve">Platforms usually </w:t>
      </w:r>
      <w:r w:rsidR="00EB30DA">
        <w:t xml:space="preserve">consist of software part that lay on the top of the second </w:t>
      </w:r>
      <w:r w:rsidR="006A1F9F">
        <w:t>part, which</w:t>
      </w:r>
      <w:r w:rsidR="00EB30DA">
        <w:t xml:space="preserve"> is the hardware part.</w:t>
      </w:r>
      <w:r w:rsidR="00DD2F7D">
        <w:t xml:space="preserve"> Java is considered </w:t>
      </w:r>
      <w:r w:rsidR="00B23C70">
        <w:t>as a platform since it has the software part without the hardware part.</w:t>
      </w:r>
      <w:r w:rsidR="0011752C">
        <w:t xml:space="preserve"> Since JVM is available in most to the operating systems, java can be run in different platforms.</w:t>
      </w:r>
      <w:r w:rsidR="00394B45">
        <w:t xml:space="preserve"> </w:t>
      </w:r>
      <w:r w:rsidR="001B73CA">
        <w:t xml:space="preserve">Moreover, </w:t>
      </w:r>
      <w:r w:rsidR="008024C6">
        <w:t>it is simpler to learn and user</w:t>
      </w:r>
      <w:r w:rsidR="00090090">
        <w:t xml:space="preserve"> and it is object oriented that supports the reusability of modules.</w:t>
      </w:r>
      <w:r w:rsidR="002B1672">
        <w:t xml:space="preserve"> Although </w:t>
      </w:r>
      <w:r w:rsidR="001B05EE">
        <w:t xml:space="preserve">java has a lot of advantages, it has also a major </w:t>
      </w:r>
      <w:r w:rsidR="00A86EC8">
        <w:t xml:space="preserve">disadvantage that is </w:t>
      </w:r>
      <w:r w:rsidR="00F94880">
        <w:t>the slowness because of the platform independent environment.</w:t>
      </w:r>
    </w:p>
    <w:p w14:paraId="4E58B249" w14:textId="4EAA23FB" w:rsidR="004B61EE" w:rsidRPr="00796550" w:rsidRDefault="00737B4E" w:rsidP="006B738E">
      <w:pPr>
        <w:spacing w:line="360" w:lineRule="auto"/>
        <w:jc w:val="both"/>
      </w:pPr>
      <w:r>
        <w:t xml:space="preserve"> </w:t>
      </w:r>
    </w:p>
    <w:p w14:paraId="03023C6E" w14:textId="1540E3F8" w:rsidR="00305AE0" w:rsidRDefault="00305AE0" w:rsidP="00305AE0">
      <w:pPr>
        <w:pStyle w:val="Heading3"/>
        <w:spacing w:line="360" w:lineRule="auto"/>
      </w:pPr>
      <w:bookmarkStart w:id="134" w:name="_Toc269907898"/>
      <w:r>
        <w:t>Maven</w:t>
      </w:r>
      <w:bookmarkEnd w:id="134"/>
    </w:p>
    <w:p w14:paraId="4933F33E" w14:textId="14BC761C" w:rsidR="008E44DE" w:rsidRDefault="00563155" w:rsidP="00AB31EA">
      <w:pPr>
        <w:spacing w:line="360" w:lineRule="auto"/>
        <w:jc w:val="both"/>
      </w:pPr>
      <w:r>
        <w:t>The Manchester Pizza finder is implemented using java, and built using maven.</w:t>
      </w:r>
      <w:r w:rsidR="00B12975">
        <w:t xml:space="preserve"> Since the Manchester Sushi finder is built on the top of its ancestor, it is only natural </w:t>
      </w:r>
      <w:r w:rsidR="00431707">
        <w:t>to use maven technology for the build process.</w:t>
      </w:r>
    </w:p>
    <w:p w14:paraId="784916A9" w14:textId="77777777" w:rsidR="003B1CD8" w:rsidRDefault="003B1CD8" w:rsidP="00AB31EA">
      <w:pPr>
        <w:spacing w:line="360" w:lineRule="auto"/>
        <w:jc w:val="both"/>
      </w:pPr>
    </w:p>
    <w:p w14:paraId="26F739B2" w14:textId="645D5D62" w:rsidR="003B1CD8" w:rsidRPr="008E44DE" w:rsidRDefault="003B1CD8" w:rsidP="009C6B8F">
      <w:pPr>
        <w:spacing w:line="360" w:lineRule="auto"/>
        <w:jc w:val="both"/>
      </w:pPr>
      <w:r>
        <w:fldChar w:fldCharType="begin"/>
      </w:r>
      <w:r>
        <w:instrText xml:space="preserve"> ADDIN EN.CITE &lt;EndNote&gt;&lt;Cite&gt;&lt;RecNum&gt;69&lt;/RecNum&gt;&lt;DisplayText&gt;[23]&lt;/DisplayText&gt;&lt;record&gt;&lt;rec-number&gt;69&lt;/rec-number&gt;&lt;foreign-keys&gt;&lt;key app="EN" db-id="ts25ppery0xtwlevwr5vrr0ivsptart9ve22" timestamp="1406832380"&gt;69&lt;/key&gt;&lt;/foreign-keys&gt;&lt;ref-type name="Web Page"&gt;12&lt;/ref-type&gt;&lt;contributors&gt;&lt;/contributors&gt;&lt;titles&gt;&lt;title&gt;Apache Maven Project&lt;/title&gt;&lt;/titles&gt;&lt;volume&gt;2014&lt;/volume&gt;&lt;number&gt;July 31, 2014&lt;/number&gt;&lt;dates&gt;&lt;/dates&gt;&lt;publisher&gt; The Apache Software Foundation&lt;/publisher&gt;&lt;urls&gt;&lt;related-urls&gt;&lt;url&gt;http://maven.apache.org/what-is-maven.html&lt;/url&gt;&lt;/related-urls&gt;&lt;/urls&gt;&lt;/record&gt;&lt;/Cite&gt;&lt;/EndNote&gt;</w:instrText>
      </w:r>
      <w:r>
        <w:fldChar w:fldCharType="separate"/>
      </w:r>
      <w:r>
        <w:rPr>
          <w:noProof/>
        </w:rPr>
        <w:t>[23]</w:t>
      </w:r>
      <w:r>
        <w:fldChar w:fldCharType="end"/>
      </w:r>
      <w:r>
        <w:t xml:space="preserve"> defines maven as knowledge accumulation. </w:t>
      </w:r>
      <w:r w:rsidR="004B045F">
        <w:t xml:space="preserve">It is </w:t>
      </w:r>
      <w:r w:rsidR="006A1F9F">
        <w:t>a tool that simplifies</w:t>
      </w:r>
      <w:r w:rsidR="004B045F">
        <w:t xml:space="preserve"> the build process</w:t>
      </w:r>
      <w:r w:rsidR="00D16DA0">
        <w:t xml:space="preserve">. The goal of maven can be summarize in five </w:t>
      </w:r>
      <w:r w:rsidR="006C0F06">
        <w:t>objectives</w:t>
      </w:r>
      <w:r w:rsidR="00265990">
        <w:t xml:space="preserve">. </w:t>
      </w:r>
      <w:r w:rsidR="0051650B">
        <w:t xml:space="preserve">These </w:t>
      </w:r>
      <w:r w:rsidR="006C0F06">
        <w:t>objectives</w:t>
      </w:r>
      <w:r w:rsidR="0051650B">
        <w:t xml:space="preserve"> are </w:t>
      </w:r>
      <w:r w:rsidR="00391A78">
        <w:t xml:space="preserve">easiness, uniformity, </w:t>
      </w:r>
      <w:r w:rsidR="00464C62">
        <w:t>informativity, guidance, and migration to new features.</w:t>
      </w:r>
      <w:r w:rsidR="00134CD8">
        <w:t xml:space="preserve"> The first objective </w:t>
      </w:r>
      <w:r w:rsidR="00E07085">
        <w:t>is that maven makes the build process easy for the developer since there is no need to know about the underlying mechanism</w:t>
      </w:r>
      <w:r w:rsidR="006A1850">
        <w:t>s</w:t>
      </w:r>
      <w:r w:rsidR="00E07085">
        <w:t>.</w:t>
      </w:r>
      <w:r w:rsidR="002F530F">
        <w:t xml:space="preserve"> The second provides </w:t>
      </w:r>
      <w:r w:rsidR="00212F69">
        <w:t xml:space="preserve">a uniform way of </w:t>
      </w:r>
      <w:r w:rsidR="000F253E">
        <w:t xml:space="preserve">building project using </w:t>
      </w:r>
      <w:r w:rsidR="00F517C0">
        <w:t>Project Object Model</w:t>
      </w:r>
      <w:r w:rsidR="000F253E">
        <w:t xml:space="preserve"> (</w:t>
      </w:r>
      <w:r w:rsidR="00F517C0">
        <w:t>POM)</w:t>
      </w:r>
      <w:r w:rsidR="00D32717">
        <w:t xml:space="preserve">. The third objective is </w:t>
      </w:r>
      <w:r w:rsidR="00AC48AD">
        <w:t xml:space="preserve">providing the developer with a set of useful information. </w:t>
      </w:r>
      <w:r w:rsidR="00607634">
        <w:t xml:space="preserve">The fourth objective all about </w:t>
      </w:r>
      <w:r w:rsidR="00D66822">
        <w:t xml:space="preserve">taking the best practice of building process and direct the project toward that way. The last object talks about </w:t>
      </w:r>
      <w:r w:rsidR="004879B3">
        <w:t>the easiness of update the installation of Maven</w:t>
      </w:r>
      <w:r w:rsidR="00182C01">
        <w:t>, so any change to maven will be available to the developers.</w:t>
      </w:r>
    </w:p>
    <w:p w14:paraId="280C4737" w14:textId="77777777" w:rsidR="00A162C2" w:rsidRDefault="00A162C2" w:rsidP="00E96D5D">
      <w:pPr>
        <w:pStyle w:val="Heading3"/>
        <w:spacing w:line="360" w:lineRule="auto"/>
        <w:jc w:val="both"/>
      </w:pPr>
      <w:bookmarkStart w:id="135" w:name="_Toc269907899"/>
      <w:r>
        <w:t>OWL API</w:t>
      </w:r>
      <w:bookmarkEnd w:id="135"/>
    </w:p>
    <w:p w14:paraId="258E6E20" w14:textId="0CED68A3" w:rsidR="00F42B2D" w:rsidRDefault="00E24282" w:rsidP="00F42B2D">
      <w:pPr>
        <w:spacing w:line="360" w:lineRule="auto"/>
        <w:jc w:val="both"/>
      </w:pPr>
      <w:r>
        <w:t>OWL API has been u</w:t>
      </w:r>
      <w:r w:rsidR="00B55AD7">
        <w:t xml:space="preserve">sed to link ontologies with tool (UI) that is </w:t>
      </w:r>
      <w:r w:rsidR="00E93700">
        <w:t>built</w:t>
      </w:r>
      <w:r w:rsidR="00B55AD7">
        <w:t xml:space="preserve">. </w:t>
      </w:r>
      <w:r w:rsidR="005F4174">
        <w:t xml:space="preserve">As it was mentioned in </w:t>
      </w:r>
      <w:r w:rsidR="009D4811">
        <w:t xml:space="preserve">section </w:t>
      </w:r>
      <w:r w:rsidR="00397240">
        <w:fldChar w:fldCharType="begin"/>
      </w:r>
      <w:r w:rsidR="00397240">
        <w:instrText xml:space="preserve"> REF _Ref268528780 \r \h </w:instrText>
      </w:r>
      <w:r w:rsidR="00397240">
        <w:fldChar w:fldCharType="separate"/>
      </w:r>
      <w:r w:rsidR="0073691D">
        <w:t>2.2</w:t>
      </w:r>
      <w:r w:rsidR="00397240">
        <w:fldChar w:fldCharType="end"/>
      </w:r>
      <w:r w:rsidR="00432623">
        <w:t xml:space="preserve"> OWL API </w:t>
      </w:r>
      <w:r w:rsidR="004C1CA7">
        <w:t xml:space="preserve">is used to facilitate </w:t>
      </w:r>
      <w:r w:rsidR="00371EFD">
        <w:t>creating</w:t>
      </w:r>
      <w:r w:rsidR="00D13A50">
        <w:t xml:space="preserve">, </w:t>
      </w:r>
      <w:r w:rsidR="00371EFD">
        <w:t>manipulating</w:t>
      </w:r>
      <w:r w:rsidR="00D13A50">
        <w:t xml:space="preserve">, </w:t>
      </w:r>
      <w:r w:rsidR="00371EFD">
        <w:t xml:space="preserve">and reason on ontologies used with tool. </w:t>
      </w:r>
      <w:r w:rsidR="000571CE">
        <w:t xml:space="preserve">Using OWL API is an advantage since the project is developed using java and OWL API is a java libraries. </w:t>
      </w:r>
      <w:r w:rsidR="00DA20C5">
        <w:t>In addition, the previous version of the finder The “Manche</w:t>
      </w:r>
      <w:r w:rsidR="00D53AD8">
        <w:t>ster Pizza finder” used OWL API.</w:t>
      </w:r>
      <w:r w:rsidR="00DA20C5">
        <w:t xml:space="preserve"> </w:t>
      </w:r>
      <w:r w:rsidR="00D53AD8">
        <w:t>S</w:t>
      </w:r>
      <w:r w:rsidR="00DA20C5">
        <w:t>ince the new finder the “Manchester Sushi finder”</w:t>
      </w:r>
      <w:r w:rsidR="00010290">
        <w:t xml:space="preserve"> is built on top of the </w:t>
      </w:r>
      <w:r w:rsidR="00D53AD8">
        <w:t xml:space="preserve">earlier one, </w:t>
      </w:r>
      <w:r w:rsidR="00A94989">
        <w:t xml:space="preserve">using it in the newer version </w:t>
      </w:r>
      <w:r w:rsidR="004D5881">
        <w:t>ease the use of basic old functionalities that have implemented before.</w:t>
      </w:r>
      <w:r w:rsidR="006C025B">
        <w:t xml:space="preserve"> </w:t>
      </w:r>
    </w:p>
    <w:p w14:paraId="20E62039" w14:textId="77777777" w:rsidR="002E2CA6" w:rsidRDefault="002E2CA6" w:rsidP="00F42B2D">
      <w:pPr>
        <w:spacing w:line="360" w:lineRule="auto"/>
        <w:jc w:val="both"/>
      </w:pPr>
    </w:p>
    <w:p w14:paraId="376EEF7E" w14:textId="73A02B14" w:rsidR="002E2CA6" w:rsidRDefault="00E30721" w:rsidP="00F42B2D">
      <w:pPr>
        <w:spacing w:line="360" w:lineRule="auto"/>
        <w:jc w:val="both"/>
      </w:pPr>
      <w:r>
        <w:t>It has contributed a lot in this project.</w:t>
      </w:r>
      <w:r w:rsidR="00462587">
        <w:t xml:space="preserve"> The main contributions are:</w:t>
      </w:r>
      <w:r>
        <w:t xml:space="preserve"> </w:t>
      </w:r>
      <w:r w:rsidR="00D952EE">
        <w:t xml:space="preserve">reading ontologies, searching for annotations, </w:t>
      </w:r>
      <w:r w:rsidR="0065272B">
        <w:t>rendering ontologies with different languages, and query for result.</w:t>
      </w:r>
      <w:r w:rsidR="00785826">
        <w:t xml:space="preserve"> </w:t>
      </w:r>
      <w:r>
        <w:t>It</w:t>
      </w:r>
      <w:r w:rsidR="00611C51">
        <w:t xml:space="preserve"> </w:t>
      </w:r>
      <w:r w:rsidR="005D5C31">
        <w:t xml:space="preserve">facilitates reading ontologies as they are being uploaded to the tool. </w:t>
      </w:r>
      <w:r w:rsidR="00B00665">
        <w:t>It provides the tool with ingredient class</w:t>
      </w:r>
      <w:r w:rsidR="00C43D34">
        <w:t>, switch</w:t>
      </w:r>
      <w:r w:rsidR="00245E61">
        <w:t>es</w:t>
      </w:r>
      <w:r w:rsidR="00C43D34">
        <w:t xml:space="preserve"> between languages</w:t>
      </w:r>
      <w:r w:rsidR="00E4073E">
        <w:t>, and get</w:t>
      </w:r>
      <w:r w:rsidR="00245E61">
        <w:t>s</w:t>
      </w:r>
      <w:r w:rsidR="00E4073E">
        <w:t xml:space="preserve"> the results based on some criteria.</w:t>
      </w:r>
    </w:p>
    <w:p w14:paraId="62A18F08" w14:textId="77777777" w:rsidR="003F7D8E" w:rsidRDefault="003F7D8E" w:rsidP="00F42B2D">
      <w:pPr>
        <w:spacing w:line="360" w:lineRule="auto"/>
        <w:jc w:val="both"/>
      </w:pPr>
    </w:p>
    <w:p w14:paraId="4F45AA9C" w14:textId="4621BFD6" w:rsidR="00E825E7" w:rsidRPr="00F42B2D" w:rsidRDefault="00E825E7" w:rsidP="00F42B2D">
      <w:pPr>
        <w:spacing w:line="360" w:lineRule="auto"/>
        <w:jc w:val="both"/>
      </w:pPr>
      <w:r>
        <w:t xml:space="preserve">Next section will shed the light on the complementary </w:t>
      </w:r>
      <w:r w:rsidR="00C71CDE">
        <w:t>side</w:t>
      </w:r>
      <w:r w:rsidR="00166884">
        <w:t xml:space="preserve"> </w:t>
      </w:r>
      <w:r w:rsidR="008A659A">
        <w:t xml:space="preserve">of </w:t>
      </w:r>
      <w:r w:rsidR="009D6210">
        <w:t xml:space="preserve">using </w:t>
      </w:r>
      <w:r w:rsidR="003F4E1F">
        <w:t>OWL API</w:t>
      </w:r>
      <w:r w:rsidR="00056508">
        <w:t xml:space="preserve"> within this project</w:t>
      </w:r>
      <w:r w:rsidR="003F4E1F">
        <w:t>.</w:t>
      </w:r>
    </w:p>
    <w:p w14:paraId="01F5E577" w14:textId="77777777" w:rsidR="00095289" w:rsidRDefault="00095289" w:rsidP="00095289">
      <w:pPr>
        <w:pStyle w:val="Heading3"/>
        <w:spacing w:line="360" w:lineRule="auto"/>
        <w:jc w:val="both"/>
      </w:pPr>
      <w:bookmarkStart w:id="136" w:name="_Toc269907900"/>
      <w:r>
        <w:t>Using Ontology Annotations</w:t>
      </w:r>
      <w:bookmarkEnd w:id="136"/>
    </w:p>
    <w:p w14:paraId="11DADBD6" w14:textId="44F41CE9" w:rsidR="009E7678" w:rsidRDefault="00782021" w:rsidP="001A7755">
      <w:pPr>
        <w:spacing w:line="360" w:lineRule="auto"/>
        <w:jc w:val="both"/>
      </w:pPr>
      <w:r>
        <w:t>Annotation properties are</w:t>
      </w:r>
      <w:r w:rsidR="008E103B">
        <w:t xml:space="preserve"> one of the main pillars of this project. </w:t>
      </w:r>
      <w:r w:rsidR="00247494">
        <w:fldChar w:fldCharType="begin"/>
      </w:r>
      <w:r w:rsidR="00247494">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247494">
        <w:fldChar w:fldCharType="separate"/>
      </w:r>
      <w:r w:rsidR="00247494">
        <w:rPr>
          <w:noProof/>
        </w:rPr>
        <w:t>[24]</w:t>
      </w:r>
      <w:r w:rsidR="00247494">
        <w:fldChar w:fldCharType="end"/>
      </w:r>
      <w:r w:rsidR="00855651">
        <w:t xml:space="preserve"> </w:t>
      </w:r>
      <w:r w:rsidR="001D644C">
        <w:t>defines a</w:t>
      </w:r>
      <w:r w:rsidR="009F255D">
        <w:t xml:space="preserve">nnotations </w:t>
      </w:r>
      <w:r w:rsidR="001D644C">
        <w:t>as</w:t>
      </w:r>
      <w:r w:rsidR="009F255D">
        <w:t xml:space="preserve"> metadata that </w:t>
      </w:r>
      <w:r w:rsidR="001D644C">
        <w:t xml:space="preserve">can be </w:t>
      </w:r>
      <w:r w:rsidR="00FE6CD0">
        <w:t xml:space="preserve">associated to </w:t>
      </w:r>
      <w:r w:rsidR="002F146E">
        <w:t xml:space="preserve">different part of </w:t>
      </w:r>
      <w:r w:rsidR="008702DE">
        <w:t>the ontology</w:t>
      </w:r>
      <w:r w:rsidR="001D644C">
        <w:t>.</w:t>
      </w:r>
      <w:r w:rsidR="000E0DB2">
        <w:t xml:space="preserve"> </w:t>
      </w:r>
      <w:r w:rsidR="00966EA1">
        <w:t xml:space="preserve">The previous version of the UI the “Manchester Pizza finder” </w:t>
      </w:r>
      <w:r w:rsidR="00E80857">
        <w:t>stores the configurations about the ontology in external file</w:t>
      </w:r>
      <w:r w:rsidR="00FC7D62">
        <w:t xml:space="preserve">. </w:t>
      </w:r>
      <w:r w:rsidR="00ED5D29">
        <w:t xml:space="preserve">So, </w:t>
      </w:r>
      <w:r w:rsidR="00C61C3A">
        <w:t>why</w:t>
      </w:r>
      <w:r w:rsidR="00ED5D29">
        <w:t xml:space="preserve"> not store </w:t>
      </w:r>
      <w:r w:rsidR="009E7678">
        <w:t>them</w:t>
      </w:r>
      <w:r w:rsidR="00ED5D29">
        <w:t xml:space="preserve"> in the ontology file itself</w:t>
      </w:r>
      <w:r w:rsidR="009E7678">
        <w:t xml:space="preserve"> instead</w:t>
      </w:r>
      <w:r w:rsidR="00ED5D29">
        <w:t xml:space="preserve">. </w:t>
      </w:r>
    </w:p>
    <w:p w14:paraId="1FBF3BA0" w14:textId="77777777" w:rsidR="009E7678" w:rsidRDefault="009E7678" w:rsidP="001A7755">
      <w:pPr>
        <w:spacing w:line="360" w:lineRule="auto"/>
        <w:jc w:val="both"/>
      </w:pPr>
    </w:p>
    <w:p w14:paraId="0E0F8D67" w14:textId="71388F11" w:rsidR="00B21DC4" w:rsidRDefault="00B644C1" w:rsidP="001A7755">
      <w:pPr>
        <w:spacing w:line="360" w:lineRule="auto"/>
        <w:jc w:val="both"/>
      </w:pPr>
      <w:r>
        <w:t>The new finder uses the store configurations as annotations inside the ontology</w:t>
      </w:r>
      <w:r w:rsidR="00866BF7">
        <w:t>.</w:t>
      </w:r>
      <w:r w:rsidR="0003745C">
        <w:t xml:space="preserve"> </w:t>
      </w:r>
      <w:r w:rsidR="00C61C3A">
        <w:t>A</w:t>
      </w:r>
      <w:r w:rsidR="00B1541E">
        <w:t>s a result</w:t>
      </w:r>
      <w:r w:rsidR="00575230">
        <w:t xml:space="preserve">, </w:t>
      </w:r>
      <w:r w:rsidR="002B5CFF">
        <w:t xml:space="preserve">every ontology has those standard annotations </w:t>
      </w:r>
      <w:r w:rsidR="00C72AA7">
        <w:t xml:space="preserve">stored in them </w:t>
      </w:r>
      <w:r w:rsidR="002B5CFF">
        <w:t>will be run by the UI.</w:t>
      </w:r>
      <w:r w:rsidR="00DF0DD7">
        <w:t xml:space="preserve"> </w:t>
      </w:r>
      <w:r w:rsidR="00356615">
        <w:t xml:space="preserve">Annotations determine the ingredient class to be displayed to the user as </w:t>
      </w:r>
      <w:r w:rsidR="00DB6089">
        <w:fldChar w:fldCharType="begin"/>
      </w:r>
      <w:r w:rsidR="00DB6089">
        <w:instrText xml:space="preserve"> REF _Ref269559891 \h </w:instrText>
      </w:r>
      <w:r w:rsidR="00DB6089">
        <w:fldChar w:fldCharType="separate"/>
      </w:r>
      <w:r w:rsidR="0073691D">
        <w:t xml:space="preserve">Figure </w:t>
      </w:r>
      <w:r w:rsidR="0073691D">
        <w:rPr>
          <w:noProof/>
        </w:rPr>
        <w:t>5</w:t>
      </w:r>
      <w:r w:rsidR="00DB6089">
        <w:fldChar w:fldCharType="end"/>
      </w:r>
      <w:r w:rsidR="00DB6089">
        <w:t xml:space="preserve"> </w:t>
      </w:r>
      <w:r w:rsidR="008F6C0B">
        <w:t>shows</w:t>
      </w:r>
      <w:r w:rsidR="00223FCC">
        <w:t>.</w:t>
      </w:r>
      <w:r w:rsidR="002561ED">
        <w:t xml:space="preserve"> </w:t>
      </w:r>
      <w:r w:rsidR="00541568">
        <w:t>According to</w:t>
      </w:r>
      <w:r w:rsidR="00B80701">
        <w:t xml:space="preserve"> </w:t>
      </w:r>
      <w:r w:rsidR="00B80701">
        <w:fldChar w:fldCharType="begin"/>
      </w:r>
      <w:r w:rsidR="00B80701">
        <w:instrText xml:space="preserve"> REF _Ref269561817 \h </w:instrText>
      </w:r>
      <w:r w:rsidR="00B80701">
        <w:fldChar w:fldCharType="separate"/>
      </w:r>
      <w:r w:rsidR="0073691D">
        <w:t xml:space="preserve">Figure </w:t>
      </w:r>
      <w:r w:rsidR="0073691D">
        <w:rPr>
          <w:noProof/>
        </w:rPr>
        <w:t>6</w:t>
      </w:r>
      <w:r w:rsidR="00B80701">
        <w:fldChar w:fldCharType="end"/>
      </w:r>
      <w:r w:rsidR="00541568">
        <w:t>, t</w:t>
      </w:r>
      <w:r w:rsidR="00424556">
        <w:t xml:space="preserve">hey been used to determine the </w:t>
      </w:r>
      <w:r w:rsidR="00325DE2">
        <w:t>base class and the property used</w:t>
      </w:r>
      <w:r w:rsidR="00B10BCA">
        <w:t>, in order to form a query.</w:t>
      </w:r>
      <w:r w:rsidR="00D860F1">
        <w:t xml:space="preserve"> </w:t>
      </w:r>
      <w:r w:rsidR="00A213B7">
        <w:t xml:space="preserve">In addition, </w:t>
      </w:r>
      <w:r w:rsidR="00274634">
        <w:t>some new functions have been added</w:t>
      </w:r>
      <w:r w:rsidR="00E0227E">
        <w:t xml:space="preserve"> by using annotations.</w:t>
      </w:r>
      <w:r w:rsidR="004625CA">
        <w:t xml:space="preserve"> </w:t>
      </w:r>
      <w:r w:rsidR="00434653">
        <w:t xml:space="preserve">Filters and facets are </w:t>
      </w:r>
      <w:r w:rsidR="00D97436">
        <w:t>specified</w:t>
      </w:r>
      <w:r w:rsidR="001D2F28">
        <w:t xml:space="preserve"> </w:t>
      </w:r>
      <w:r w:rsidR="008E69D8">
        <w:t>by using hasRole annotation property</w:t>
      </w:r>
      <w:r w:rsidR="00CA297A">
        <w:t xml:space="preserve"> as it was mentioned earlier in </w:t>
      </w:r>
      <w:r w:rsidR="00446E0B">
        <w:fldChar w:fldCharType="begin"/>
      </w:r>
      <w:r w:rsidR="00446E0B">
        <w:instrText xml:space="preserve"> REF _Ref267745615 \h </w:instrText>
      </w:r>
      <w:r w:rsidR="00446E0B">
        <w:fldChar w:fldCharType="separate"/>
      </w:r>
      <w:r w:rsidR="0073691D">
        <w:t xml:space="preserve">Figure </w:t>
      </w:r>
      <w:r w:rsidR="0073691D">
        <w:rPr>
          <w:noProof/>
        </w:rPr>
        <w:t>20</w:t>
      </w:r>
      <w:r w:rsidR="00446E0B">
        <w:fldChar w:fldCharType="end"/>
      </w:r>
      <w:r w:rsidR="00446E0B">
        <w:t xml:space="preserve"> and </w:t>
      </w:r>
      <w:r w:rsidR="00446E0B">
        <w:fldChar w:fldCharType="begin"/>
      </w:r>
      <w:r w:rsidR="00446E0B">
        <w:instrText xml:space="preserve"> REF _Ref267746329 \h </w:instrText>
      </w:r>
      <w:r w:rsidR="00446E0B">
        <w:fldChar w:fldCharType="separate"/>
      </w:r>
      <w:r w:rsidR="0073691D">
        <w:t xml:space="preserve">Figure </w:t>
      </w:r>
      <w:r w:rsidR="0073691D">
        <w:rPr>
          <w:noProof/>
        </w:rPr>
        <w:t>21</w:t>
      </w:r>
      <w:r w:rsidR="00446E0B">
        <w:fldChar w:fldCharType="end"/>
      </w:r>
      <w:r w:rsidR="008E69D8">
        <w:t>.</w:t>
      </w:r>
      <w:r w:rsidR="0090607E">
        <w:t xml:space="preserve"> Almost </w:t>
      </w:r>
      <w:r w:rsidR="005A4B39">
        <w:t>everything in the ontology that been used by the UI is specified by using hasRole annotation property.</w:t>
      </w:r>
    </w:p>
    <w:p w14:paraId="22B2CD89" w14:textId="6EA08314" w:rsidR="00FD3EB6" w:rsidRDefault="00FD3EB6" w:rsidP="00E96D5D">
      <w:pPr>
        <w:pStyle w:val="Heading3"/>
        <w:spacing w:line="360" w:lineRule="auto"/>
        <w:jc w:val="both"/>
      </w:pPr>
      <w:bookmarkStart w:id="137" w:name="_Toc269907901"/>
      <w:r>
        <w:t>Iterative and Incremental Development</w:t>
      </w:r>
      <w:bookmarkEnd w:id="137"/>
    </w:p>
    <w:p w14:paraId="17317331" w14:textId="3A8C119F" w:rsidR="002E0F24" w:rsidRPr="002E0F24" w:rsidRDefault="00AA3C70" w:rsidP="00C667BA">
      <w:pPr>
        <w:spacing w:line="360" w:lineRule="auto"/>
        <w:jc w:val="both"/>
      </w:pPr>
      <w:r>
        <w:t xml:space="preserve">Development </w:t>
      </w:r>
      <w:r w:rsidR="00A64ECC">
        <w:t xml:space="preserve">process </w:t>
      </w:r>
      <w:r>
        <w:t xml:space="preserve">of </w:t>
      </w:r>
      <w:r w:rsidR="00FE0C21">
        <w:t>the Manchester Sushi Finder</w:t>
      </w:r>
      <w:r w:rsidR="00F77700">
        <w:t xml:space="preserve"> </w:t>
      </w:r>
      <w:r w:rsidR="0067308E">
        <w:t xml:space="preserve">has </w:t>
      </w:r>
      <w:r w:rsidR="00E443EF">
        <w:t>follow</w:t>
      </w:r>
      <w:r w:rsidR="0067308E">
        <w:t>ed</w:t>
      </w:r>
      <w:r w:rsidR="00F77700">
        <w:t xml:space="preserve"> the iterative and incremental development model</w:t>
      </w:r>
      <w:r w:rsidR="008139C3">
        <w:t xml:space="preserve"> </w:t>
      </w:r>
      <w:r w:rsidR="008139C3">
        <w:fldChar w:fldCharType="begin"/>
      </w:r>
      <w:r w:rsidR="008139C3">
        <w:instrText xml:space="preserve"> ADDIN EN.CITE &lt;EndNote&gt;&lt;Cite&gt;&lt;Author&gt;Larman&lt;/Author&gt;&lt;Year&gt;2003&lt;/Year&gt;&lt;RecNum&gt;71&lt;/RecNum&gt;&lt;DisplayText&gt;[25]&lt;/DisplayText&gt;&lt;record&gt;&lt;rec-number&gt;71&lt;/rec-number&gt;&lt;foreign-keys&gt;&lt;key app="EN" db-id="ts25ppery0xtwlevwr5vrr0ivsptart9ve22" timestamp="1406986774"&gt;71&lt;/key&gt;&lt;/foreign-keys&gt;&lt;ref-type name="Journal Article"&gt;17&lt;/ref-type&gt;&lt;contributors&gt;&lt;authors&gt;&lt;author&gt;Larman, Craig&lt;/author&gt;&lt;author&gt;Basili, Victor R&lt;/author&gt;&lt;/authors&gt;&lt;/contributors&gt;&lt;titles&gt;&lt;title&gt;Iterative and incremental development: A brief history&lt;/title&gt;&lt;secondary-title&gt;Computer&lt;/secondary-title&gt;&lt;/titles&gt;&lt;periodical&gt;&lt;full-title&gt;Computer&lt;/full-title&gt;&lt;/periodical&gt;&lt;pages&gt;47-56&lt;/pages&gt;&lt;volume&gt;36&lt;/volume&gt;&lt;number&gt;6&lt;/number&gt;&lt;dates&gt;&lt;year&gt;2003&lt;/year&gt;&lt;/dates&gt;&lt;isbn&gt;0018-9162&lt;/isbn&gt;&lt;urls&gt;&lt;/urls&gt;&lt;/record&gt;&lt;/Cite&gt;&lt;/EndNote&gt;</w:instrText>
      </w:r>
      <w:r w:rsidR="008139C3">
        <w:fldChar w:fldCharType="separate"/>
      </w:r>
      <w:r w:rsidR="008139C3">
        <w:rPr>
          <w:noProof/>
        </w:rPr>
        <w:t>[25]</w:t>
      </w:r>
      <w:r w:rsidR="008139C3">
        <w:fldChar w:fldCharType="end"/>
      </w:r>
      <w:r w:rsidR="008139C3">
        <w:t>.</w:t>
      </w:r>
      <w:r w:rsidR="00552369">
        <w:t xml:space="preserve"> </w:t>
      </w:r>
      <w:r w:rsidR="00FB0A6D">
        <w:t xml:space="preserve">Since the iterative and incremental development model is a combination of iterative design and incremental build </w:t>
      </w:r>
      <w:r w:rsidR="00C944B9">
        <w:t>model</w:t>
      </w:r>
      <w:r w:rsidR="005F6261">
        <w:t>,</w:t>
      </w:r>
      <w:r w:rsidR="009A5D22">
        <w:t xml:space="preserve"> five iterations </w:t>
      </w:r>
      <w:r w:rsidR="00256B14">
        <w:t>are involved in the process of the development</w:t>
      </w:r>
      <w:r w:rsidR="00EE7C59">
        <w:t>.</w:t>
      </w:r>
      <w:r w:rsidR="002D6493">
        <w:t xml:space="preserve"> Each iteration </w:t>
      </w:r>
      <w:r w:rsidR="003D7B8C">
        <w:t>responsible for a major functionality that been added to the tool.</w:t>
      </w:r>
      <w:r w:rsidR="006231C6">
        <w:t xml:space="preserve"> </w:t>
      </w:r>
      <w:r w:rsidR="00831962">
        <w:t>During the first iteration</w:t>
      </w:r>
      <w:r w:rsidR="00AD5FC9">
        <w:t>, configurations</w:t>
      </w:r>
      <w:r w:rsidR="0027297B">
        <w:t xml:space="preserve"> were added to </w:t>
      </w:r>
      <w:r w:rsidR="00894788">
        <w:t xml:space="preserve">the sushi </w:t>
      </w:r>
      <w:r w:rsidR="00F1626E">
        <w:t>ontology</w:t>
      </w:r>
      <w:r w:rsidR="003C1796">
        <w:t xml:space="preserve"> </w:t>
      </w:r>
      <w:r w:rsidR="00BB6BF6">
        <w:t xml:space="preserve">and </w:t>
      </w:r>
      <w:r w:rsidR="00673202">
        <w:t xml:space="preserve">the </w:t>
      </w:r>
      <w:r w:rsidR="00BB6BF6">
        <w:t xml:space="preserve">tool </w:t>
      </w:r>
      <w:r w:rsidR="009556D8">
        <w:t xml:space="preserve">was </w:t>
      </w:r>
      <w:r w:rsidR="00BB6BF6">
        <w:t>modified accordingly</w:t>
      </w:r>
      <w:r w:rsidR="00632843">
        <w:t xml:space="preserve"> </w:t>
      </w:r>
      <w:r w:rsidR="009556D8">
        <w:t>to be able to run ontologies containing these configurations mentioned in</w:t>
      </w:r>
      <w:r w:rsidR="00B80701">
        <w:t xml:space="preserve"> </w:t>
      </w:r>
      <w:r w:rsidR="00B80701">
        <w:fldChar w:fldCharType="begin"/>
      </w:r>
      <w:r w:rsidR="00B80701">
        <w:instrText xml:space="preserve"> REF _Ref269561817 \h </w:instrText>
      </w:r>
      <w:r w:rsidR="00B80701">
        <w:fldChar w:fldCharType="separate"/>
      </w:r>
      <w:r w:rsidR="0073691D">
        <w:t xml:space="preserve">Figure </w:t>
      </w:r>
      <w:r w:rsidR="0073691D">
        <w:rPr>
          <w:noProof/>
        </w:rPr>
        <w:t>6</w:t>
      </w:r>
      <w:r w:rsidR="00B80701">
        <w:fldChar w:fldCharType="end"/>
      </w:r>
      <w:r w:rsidR="00270CE4">
        <w:t xml:space="preserve">. </w:t>
      </w:r>
      <w:r w:rsidR="00C543DB">
        <w:t>In the s</w:t>
      </w:r>
      <w:r w:rsidR="007B2FB3">
        <w:t>econd iter</w:t>
      </w:r>
      <w:r w:rsidR="00C543DB">
        <w:t xml:space="preserve">ation, </w:t>
      </w:r>
      <w:r w:rsidR="00451449">
        <w:t xml:space="preserve">filters </w:t>
      </w:r>
      <w:r w:rsidR="00194DC0">
        <w:t xml:space="preserve">functionality </w:t>
      </w:r>
      <w:r w:rsidR="001600A5">
        <w:t>was implemented</w:t>
      </w:r>
      <w:r w:rsidR="00C42AD4">
        <w:t>.</w:t>
      </w:r>
      <w:r w:rsidR="00256FDF">
        <w:t xml:space="preserve"> New annotations were added to the ontology</w:t>
      </w:r>
      <w:r w:rsidR="00F64AD0">
        <w:t xml:space="preserve"> specifying filters, then </w:t>
      </w:r>
      <w:r w:rsidR="00EC1990">
        <w:t xml:space="preserve">new algorithms to get filters and display them were coded. </w:t>
      </w:r>
      <w:r w:rsidR="00427C33">
        <w:t xml:space="preserve">In the third iteration, </w:t>
      </w:r>
      <w:r w:rsidR="00A548D8">
        <w:t xml:space="preserve">sushi ontology was modified by adding new annotations to determine the facets to be applied on the search result, </w:t>
      </w:r>
      <w:r w:rsidR="005E3C78">
        <w:t>and then</w:t>
      </w:r>
      <w:r w:rsidR="00A548D8">
        <w:t xml:space="preserve"> </w:t>
      </w:r>
      <w:r w:rsidR="00872496">
        <w:t>tool modified to find these facet</w:t>
      </w:r>
      <w:r w:rsidR="005E3C78">
        <w:t>s</w:t>
      </w:r>
      <w:r w:rsidR="00872496">
        <w:t xml:space="preserve"> and display them to the user plus adding their functionality.</w:t>
      </w:r>
      <w:r w:rsidR="006E7C94">
        <w:t xml:space="preserve"> </w:t>
      </w:r>
      <w:r w:rsidR="00BE002B">
        <w:t xml:space="preserve">Fourth iteration is for </w:t>
      </w:r>
      <w:r w:rsidR="000E6C93">
        <w:t xml:space="preserve">displaying and switching between languages. </w:t>
      </w:r>
      <w:r w:rsidR="00196296">
        <w:t>In this iteration</w:t>
      </w:r>
      <w:r w:rsidR="001033EB">
        <w:t xml:space="preserve">, sushi ontology was modified </w:t>
      </w:r>
      <w:r w:rsidR="0018180D">
        <w:t xml:space="preserve">by adding labels with different languages and then </w:t>
      </w:r>
      <w:r w:rsidR="00A56582">
        <w:t xml:space="preserve">modifying the tool to display available </w:t>
      </w:r>
      <w:r w:rsidR="00F97553">
        <w:t>languages</w:t>
      </w:r>
      <w:r w:rsidR="00A56582">
        <w:t xml:space="preserve"> to the user</w:t>
      </w:r>
      <w:r w:rsidR="00F97553">
        <w:t>.</w:t>
      </w:r>
      <w:r w:rsidR="00AE092B">
        <w:t xml:space="preserve"> Finally, </w:t>
      </w:r>
      <w:r w:rsidR="00332547">
        <w:t>additional view was added to the tool to have two different views: tree and list view.</w:t>
      </w:r>
      <w:r w:rsidR="00C37349">
        <w:t xml:space="preserve"> After each i</w:t>
      </w:r>
      <w:r w:rsidR="000476E7">
        <w:t xml:space="preserve">teration </w:t>
      </w:r>
      <w:r w:rsidR="0077304C">
        <w:t>a</w:t>
      </w:r>
      <w:r w:rsidR="000476E7">
        <w:t xml:space="preserve"> new working version of the tool was produced.</w:t>
      </w:r>
    </w:p>
    <w:p w14:paraId="359CD78E" w14:textId="6AA96EAB" w:rsidR="00E07030" w:rsidRDefault="00AD04ED" w:rsidP="00CB021A">
      <w:pPr>
        <w:pStyle w:val="Heading3"/>
        <w:spacing w:line="360" w:lineRule="auto"/>
        <w:jc w:val="both"/>
      </w:pPr>
      <w:bookmarkStart w:id="138" w:name="_Toc269907902"/>
      <w:r>
        <w:t>Upload Ontology to the Tool</w:t>
      </w:r>
      <w:bookmarkEnd w:id="138"/>
    </w:p>
    <w:p w14:paraId="2F8EBC13" w14:textId="4E08E092" w:rsidR="006A6F68" w:rsidRDefault="0084787B" w:rsidP="00CB021A">
      <w:pPr>
        <w:spacing w:line="360" w:lineRule="auto"/>
        <w:jc w:val="both"/>
      </w:pPr>
      <w:r>
        <w:t xml:space="preserve">Uploading ontology after being annotated is </w:t>
      </w:r>
      <w:r w:rsidR="00863DD2">
        <w:t>the first thing a user</w:t>
      </w:r>
      <w:r w:rsidR="008F5C8F">
        <w:t xml:space="preserve"> need</w:t>
      </w:r>
      <w:r w:rsidR="0077304C">
        <w:t>s</w:t>
      </w:r>
      <w:r w:rsidR="008F5C8F">
        <w:t xml:space="preserve"> to</w:t>
      </w:r>
      <w:r w:rsidR="00863DD2">
        <w:t xml:space="preserve"> do.</w:t>
      </w:r>
      <w:r w:rsidR="00CB021A">
        <w:t xml:space="preserve"> On running the tool for</w:t>
      </w:r>
      <w:r w:rsidR="00654128">
        <w:t xml:space="preserve"> the first time</w:t>
      </w:r>
      <w:r w:rsidR="00617D03">
        <w:t>, the tool ask</w:t>
      </w:r>
      <w:r w:rsidR="00375E23">
        <w:t>s</w:t>
      </w:r>
      <w:r w:rsidR="00617D03">
        <w:t xml:space="preserve"> the user for </w:t>
      </w:r>
      <w:r w:rsidR="0056696E">
        <w:t>required input like ontology, icon, and logo location</w:t>
      </w:r>
      <w:r w:rsidR="00375E23">
        <w:t>;</w:t>
      </w:r>
      <w:r w:rsidR="00E34EF9">
        <w:t xml:space="preserve"> that</w:t>
      </w:r>
      <w:r w:rsidR="00D75F5B">
        <w:t xml:space="preserve"> is illustrated in </w:t>
      </w:r>
      <w:r w:rsidR="000B69F3">
        <w:fldChar w:fldCharType="begin"/>
      </w:r>
      <w:r w:rsidR="000B69F3">
        <w:instrText xml:space="preserve"> REF _Ref268628266 \h </w:instrText>
      </w:r>
      <w:r w:rsidR="000B69F3">
        <w:fldChar w:fldCharType="separate"/>
      </w:r>
      <w:r w:rsidR="0073691D">
        <w:t xml:space="preserve">Figure </w:t>
      </w:r>
      <w:r w:rsidR="0073691D">
        <w:rPr>
          <w:noProof/>
        </w:rPr>
        <w:t>22</w:t>
      </w:r>
      <w:r w:rsidR="000B69F3">
        <w:fldChar w:fldCharType="end"/>
      </w:r>
      <w:r w:rsidR="000B69F3">
        <w:t xml:space="preserve">. </w:t>
      </w:r>
      <w:r w:rsidR="00ED128B">
        <w:t>Then the entered information gets stored in a configuration file that is created.</w:t>
      </w:r>
      <w:r w:rsidR="00993741">
        <w:t xml:space="preserve"> </w:t>
      </w:r>
      <w:r w:rsidR="00750271">
        <w:fldChar w:fldCharType="begin"/>
      </w:r>
      <w:r w:rsidR="00750271">
        <w:instrText xml:space="preserve"> REF _Ref268628476 \h </w:instrText>
      </w:r>
      <w:r w:rsidR="00750271">
        <w:fldChar w:fldCharType="separate"/>
      </w:r>
      <w:r w:rsidR="0073691D">
        <w:t xml:space="preserve">Figure </w:t>
      </w:r>
      <w:r w:rsidR="0073691D">
        <w:rPr>
          <w:noProof/>
        </w:rPr>
        <w:t>23</w:t>
      </w:r>
      <w:r w:rsidR="00750271">
        <w:fldChar w:fldCharType="end"/>
      </w:r>
      <w:r w:rsidR="00750271">
        <w:t xml:space="preserve"> demonstrates later runs after the first time. </w:t>
      </w:r>
      <w:r w:rsidR="00853502">
        <w:t xml:space="preserve">The </w:t>
      </w:r>
      <w:r w:rsidR="006C4CCD">
        <w:t>tool gets the information from the configuration file and displays</w:t>
      </w:r>
      <w:r w:rsidR="00405E41">
        <w:t xml:space="preserve"> it to the user. </w:t>
      </w:r>
      <w:r w:rsidR="007E0621">
        <w:t xml:space="preserve">Then it is </w:t>
      </w:r>
      <w:r w:rsidR="00375E23">
        <w:t xml:space="preserve">the </w:t>
      </w:r>
      <w:r w:rsidR="006C4CCD">
        <w:t>user chooses</w:t>
      </w:r>
      <w:r w:rsidR="007E0621">
        <w:t xml:space="preserve"> to modify </w:t>
      </w:r>
      <w:r w:rsidR="006C4CCD">
        <w:t>this</w:t>
      </w:r>
      <w:r w:rsidR="007E0621">
        <w:t xml:space="preserve"> information and overwrite it</w:t>
      </w:r>
      <w:r w:rsidR="00375E23">
        <w:t xml:space="preserve"> or not</w:t>
      </w:r>
      <w:r w:rsidR="000E67DA">
        <w:t>.</w:t>
      </w:r>
      <w:r w:rsidR="00502F03">
        <w:t xml:space="preserve"> If the user choose to modify the </w:t>
      </w:r>
      <w:r w:rsidR="009B50FD">
        <w:t>ontology, logo, icon locat</w:t>
      </w:r>
      <w:r w:rsidR="001E202B">
        <w:t xml:space="preserve">ion; the user gets screen like the one in </w:t>
      </w:r>
      <w:r w:rsidR="001E202B">
        <w:fldChar w:fldCharType="begin"/>
      </w:r>
      <w:r w:rsidR="001E202B">
        <w:instrText xml:space="preserve"> REF _Ref268628266 \h </w:instrText>
      </w:r>
      <w:r w:rsidR="001E202B">
        <w:fldChar w:fldCharType="separate"/>
      </w:r>
      <w:r w:rsidR="0073691D">
        <w:t xml:space="preserve">Figure </w:t>
      </w:r>
      <w:r w:rsidR="0073691D">
        <w:rPr>
          <w:noProof/>
        </w:rPr>
        <w:t>22</w:t>
      </w:r>
      <w:r w:rsidR="001E202B">
        <w:fldChar w:fldCharType="end"/>
      </w:r>
      <w:r w:rsidR="001E202B">
        <w:t xml:space="preserve">. </w:t>
      </w:r>
      <w:r w:rsidR="00905C60">
        <w:t xml:space="preserve">However if the </w:t>
      </w:r>
      <w:r w:rsidR="006C4CCD">
        <w:t>user clicks</w:t>
      </w:r>
      <w:r w:rsidR="00905C60">
        <w:t xml:space="preserve"> on OK button, </w:t>
      </w:r>
      <w:r w:rsidR="00A43446">
        <w:t>the ontology gets loaded to the tool and the application starts to run.</w:t>
      </w:r>
    </w:p>
    <w:p w14:paraId="29FB8DC6" w14:textId="77777777" w:rsidR="009F64B4" w:rsidRDefault="009F64B4" w:rsidP="00CB021A">
      <w:pPr>
        <w:spacing w:line="360" w:lineRule="auto"/>
        <w:jc w:val="both"/>
      </w:pPr>
    </w:p>
    <w:p w14:paraId="0D6508DA" w14:textId="77777777" w:rsidR="00143780" w:rsidRDefault="00143780" w:rsidP="0060002A">
      <w:pPr>
        <w:keepNext/>
        <w:jc w:val="center"/>
      </w:pPr>
      <w:r>
        <w:rPr>
          <w:noProof/>
        </w:rPr>
        <w:drawing>
          <wp:inline distT="0" distB="0" distL="0" distR="0" wp14:anchorId="1BEAA8AE" wp14:editId="731BAFC3">
            <wp:extent cx="5270500" cy="1739265"/>
            <wp:effectExtent l="25400" t="25400" r="3810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Run.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1739265"/>
                    </a:xfrm>
                    <a:prstGeom prst="rect">
                      <a:avLst/>
                    </a:prstGeom>
                    <a:ln>
                      <a:solidFill>
                        <a:srgbClr val="000000"/>
                      </a:solidFill>
                    </a:ln>
                  </pic:spPr>
                </pic:pic>
              </a:graphicData>
            </a:graphic>
          </wp:inline>
        </w:drawing>
      </w:r>
    </w:p>
    <w:p w14:paraId="11D1E7AB" w14:textId="25666F58" w:rsidR="006A6F68" w:rsidRDefault="00143780" w:rsidP="00CF2C13">
      <w:pPr>
        <w:pStyle w:val="Caption"/>
        <w:spacing w:line="360" w:lineRule="auto"/>
        <w:jc w:val="center"/>
      </w:pPr>
      <w:bookmarkStart w:id="139" w:name="_Ref268628266"/>
      <w:bookmarkStart w:id="140" w:name="_Toc269659877"/>
      <w:r>
        <w:t xml:space="preserve">Figure </w:t>
      </w:r>
      <w:r w:rsidR="00412FCE">
        <w:fldChar w:fldCharType="begin"/>
      </w:r>
      <w:r w:rsidR="00412FCE">
        <w:instrText xml:space="preserve"> SEQ Figure \* ARABIC </w:instrText>
      </w:r>
      <w:r w:rsidR="00412FCE">
        <w:fldChar w:fldCharType="separate"/>
      </w:r>
      <w:r w:rsidR="0073691D">
        <w:rPr>
          <w:noProof/>
        </w:rPr>
        <w:t>22</w:t>
      </w:r>
      <w:r w:rsidR="00412FCE">
        <w:rPr>
          <w:noProof/>
        </w:rPr>
        <w:fldChar w:fldCharType="end"/>
      </w:r>
      <w:bookmarkEnd w:id="139"/>
      <w:r>
        <w:t>: Tool's first run</w:t>
      </w:r>
      <w:bookmarkEnd w:id="140"/>
    </w:p>
    <w:p w14:paraId="4B4A4E1C" w14:textId="77777777" w:rsidR="0010667E" w:rsidRPr="0010667E" w:rsidRDefault="0010667E" w:rsidP="0010667E"/>
    <w:p w14:paraId="1C19C01E" w14:textId="77777777" w:rsidR="00CF2C13" w:rsidRDefault="00CF2C13" w:rsidP="0060002A">
      <w:pPr>
        <w:keepNext/>
        <w:jc w:val="center"/>
      </w:pPr>
      <w:r>
        <w:rPr>
          <w:noProof/>
        </w:rPr>
        <w:drawing>
          <wp:inline distT="0" distB="0" distL="0" distR="0" wp14:anchorId="71E3BCBC" wp14:editId="2D8761C0">
            <wp:extent cx="5270500" cy="1750695"/>
            <wp:effectExtent l="25400" t="25400" r="3810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terRuns.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1750695"/>
                    </a:xfrm>
                    <a:prstGeom prst="rect">
                      <a:avLst/>
                    </a:prstGeom>
                    <a:ln>
                      <a:solidFill>
                        <a:srgbClr val="000000"/>
                      </a:solidFill>
                    </a:ln>
                  </pic:spPr>
                </pic:pic>
              </a:graphicData>
            </a:graphic>
          </wp:inline>
        </w:drawing>
      </w:r>
    </w:p>
    <w:p w14:paraId="02E5261D" w14:textId="0EC6122D" w:rsidR="00CF2C13" w:rsidRPr="00CF2C13" w:rsidRDefault="00CF2C13" w:rsidP="00CF2C13">
      <w:pPr>
        <w:pStyle w:val="Caption"/>
        <w:spacing w:line="360" w:lineRule="auto"/>
        <w:jc w:val="center"/>
      </w:pPr>
      <w:bookmarkStart w:id="141" w:name="_Ref268628476"/>
      <w:bookmarkStart w:id="142" w:name="_Toc269659878"/>
      <w:r>
        <w:t xml:space="preserve">Figure </w:t>
      </w:r>
      <w:r w:rsidR="00412FCE">
        <w:fldChar w:fldCharType="begin"/>
      </w:r>
      <w:r w:rsidR="00412FCE">
        <w:instrText xml:space="preserve"> SEQ Figure \* ARABIC </w:instrText>
      </w:r>
      <w:r w:rsidR="00412FCE">
        <w:fldChar w:fldCharType="separate"/>
      </w:r>
      <w:r w:rsidR="0073691D">
        <w:rPr>
          <w:noProof/>
        </w:rPr>
        <w:t>23</w:t>
      </w:r>
      <w:r w:rsidR="00412FCE">
        <w:rPr>
          <w:noProof/>
        </w:rPr>
        <w:fldChar w:fldCharType="end"/>
      </w:r>
      <w:bookmarkEnd w:id="141"/>
      <w:r>
        <w:t xml:space="preserve">: Tool's </w:t>
      </w:r>
      <w:r w:rsidR="006C4CCD">
        <w:t>later</w:t>
      </w:r>
      <w:r>
        <w:t xml:space="preserve"> runs</w:t>
      </w:r>
      <w:bookmarkEnd w:id="142"/>
    </w:p>
    <w:p w14:paraId="093B68B4" w14:textId="77777777" w:rsidR="00D96226" w:rsidRDefault="00D96226" w:rsidP="00D96226">
      <w:pPr>
        <w:pStyle w:val="Heading3"/>
        <w:numPr>
          <w:ilvl w:val="0"/>
          <w:numId w:val="0"/>
        </w:numPr>
        <w:spacing w:line="360" w:lineRule="auto"/>
        <w:ind w:left="720"/>
        <w:jc w:val="both"/>
      </w:pPr>
    </w:p>
    <w:p w14:paraId="18BE8F3C" w14:textId="77777777" w:rsidR="00D96226" w:rsidRDefault="00D96226" w:rsidP="00D96226"/>
    <w:p w14:paraId="6189B162" w14:textId="77777777" w:rsidR="00D96226" w:rsidRPr="00D96226" w:rsidRDefault="00D96226" w:rsidP="00D96226"/>
    <w:p w14:paraId="18983A41" w14:textId="214D0733" w:rsidR="00C667BA" w:rsidRDefault="00C667BA" w:rsidP="00E51843">
      <w:pPr>
        <w:pStyle w:val="Heading3"/>
        <w:spacing w:line="360" w:lineRule="auto"/>
        <w:jc w:val="both"/>
      </w:pPr>
      <w:bookmarkStart w:id="143" w:name="_Toc269907903"/>
      <w:r>
        <w:t>The Tool run different Ontologies</w:t>
      </w:r>
      <w:bookmarkEnd w:id="143"/>
    </w:p>
    <w:p w14:paraId="05C7FD73" w14:textId="77777777" w:rsidR="00021C0D" w:rsidRDefault="00021C0D" w:rsidP="00E51843">
      <w:pPr>
        <w:spacing w:line="360" w:lineRule="auto"/>
        <w:sectPr w:rsidR="00021C0D" w:rsidSect="00EB5326">
          <w:footerReference w:type="default" r:id="rId35"/>
          <w:pgSz w:w="11900" w:h="16840"/>
          <w:pgMar w:top="1440" w:right="1800" w:bottom="1440" w:left="1800" w:header="708" w:footer="708" w:gutter="0"/>
          <w:cols w:space="708"/>
          <w:titlePg/>
          <w:docGrid w:linePitch="360"/>
        </w:sectPr>
      </w:pPr>
    </w:p>
    <w:p w14:paraId="00FBA980" w14:textId="570D66CF" w:rsidR="00360ADF" w:rsidRDefault="00245993" w:rsidP="00C0753F">
      <w:pPr>
        <w:spacing w:line="360" w:lineRule="auto"/>
        <w:jc w:val="both"/>
      </w:pPr>
      <w:r>
        <w:t xml:space="preserve">The </w:t>
      </w:r>
      <w:r w:rsidR="00C837BA">
        <w:t xml:space="preserve">tool runs only ontologies with special annotations </w:t>
      </w:r>
      <w:r w:rsidR="000F7F70">
        <w:t xml:space="preserve">that </w:t>
      </w:r>
      <w:r w:rsidR="00C837BA">
        <w:t xml:space="preserve">mentioned in </w:t>
      </w:r>
      <w:r w:rsidR="000552ED">
        <w:t>both</w:t>
      </w:r>
      <w:r w:rsidR="0088022E">
        <w:t xml:space="preserve"> </w:t>
      </w:r>
      <w:r w:rsidR="0088022E">
        <w:fldChar w:fldCharType="begin"/>
      </w:r>
      <w:r w:rsidR="0088022E">
        <w:instrText xml:space="preserve"> REF _Ref269647942 \h </w:instrText>
      </w:r>
      <w:r w:rsidR="0088022E">
        <w:fldChar w:fldCharType="separate"/>
      </w:r>
      <w:r w:rsidR="0073691D">
        <w:t xml:space="preserve">Table </w:t>
      </w:r>
      <w:r w:rsidR="0073691D">
        <w:rPr>
          <w:noProof/>
        </w:rPr>
        <w:t>19</w:t>
      </w:r>
      <w:r w:rsidR="0073691D">
        <w:t>: Run 2 user story</w:t>
      </w:r>
      <w:r w:rsidR="0088022E">
        <w:fldChar w:fldCharType="end"/>
      </w:r>
      <w:r w:rsidR="000552ED">
        <w:t xml:space="preserve"> and</w:t>
      </w:r>
      <w:r w:rsidR="00006C7A">
        <w:t xml:space="preserve"> </w:t>
      </w:r>
      <w:r w:rsidR="00006C7A">
        <w:fldChar w:fldCharType="begin"/>
      </w:r>
      <w:r w:rsidR="00006C7A">
        <w:instrText xml:space="preserve"> REF _Ref269559891 \h </w:instrText>
      </w:r>
      <w:r w:rsidR="00006C7A">
        <w:fldChar w:fldCharType="separate"/>
      </w:r>
      <w:r w:rsidR="0073691D">
        <w:t xml:space="preserve">Figure </w:t>
      </w:r>
      <w:r w:rsidR="0073691D">
        <w:rPr>
          <w:noProof/>
        </w:rPr>
        <w:t>5</w:t>
      </w:r>
      <w:r w:rsidR="00006C7A">
        <w:fldChar w:fldCharType="end"/>
      </w:r>
      <w:r w:rsidR="00DC5AE8">
        <w:t>, if the ontology does not has these special annotations then the tool will not work</w:t>
      </w:r>
      <w:r w:rsidR="00425BE1">
        <w:t xml:space="preserve">. </w:t>
      </w:r>
      <w:r w:rsidR="009C15B6">
        <w:t xml:space="preserve">On running the tool, it first </w:t>
      </w:r>
      <w:r w:rsidR="006C4CCD">
        <w:t>searches</w:t>
      </w:r>
      <w:r w:rsidR="00481959">
        <w:t xml:space="preserve"> for </w:t>
      </w:r>
      <w:r w:rsidR="00C0753F">
        <w:t>a class uses has</w:t>
      </w:r>
      <w:r w:rsidR="00D846D6">
        <w:t>Role annotation property</w:t>
      </w:r>
      <w:r w:rsidR="00870ADF">
        <w:t xml:space="preserve"> with the constant value “IngClass”</w:t>
      </w:r>
      <w:r w:rsidR="00D44F25">
        <w:t xml:space="preserve">. Then, </w:t>
      </w:r>
      <w:r w:rsidR="004B23A0">
        <w:t xml:space="preserve">it gets that class and </w:t>
      </w:r>
      <w:r w:rsidR="00ED0BB1">
        <w:t xml:space="preserve">all of </w:t>
      </w:r>
      <w:r w:rsidR="004B23A0">
        <w:t>its subclasses and renders them</w:t>
      </w:r>
      <w:r w:rsidR="00360ADF">
        <w:t>.</w:t>
      </w:r>
      <w:r w:rsidR="004A29DE">
        <w:t xml:space="preserve"> Finally, the ingredients are displayed to the user.</w:t>
      </w:r>
      <w:r w:rsidR="00D76A90">
        <w:t xml:space="preserve"> </w:t>
      </w:r>
      <w:r w:rsidR="00D76A90">
        <w:fldChar w:fldCharType="begin"/>
      </w:r>
      <w:r w:rsidR="00D76A90">
        <w:instrText xml:space="preserve"> REF _Ref268696944 \h </w:instrText>
      </w:r>
      <w:r w:rsidR="00D76A90">
        <w:fldChar w:fldCharType="separate"/>
      </w:r>
      <w:r w:rsidR="0073691D">
        <w:t xml:space="preserve">Figure </w:t>
      </w:r>
      <w:r w:rsidR="0073691D">
        <w:rPr>
          <w:noProof/>
        </w:rPr>
        <w:t>24</w:t>
      </w:r>
      <w:r w:rsidR="00D76A90">
        <w:fldChar w:fldCharType="end"/>
      </w:r>
      <w:r w:rsidR="00D76A90">
        <w:t xml:space="preserve"> shows </w:t>
      </w:r>
      <w:r w:rsidR="0071569F">
        <w:t>the sushi ontology ingredient class</w:t>
      </w:r>
      <w:r w:rsidR="0010018D">
        <w:t xml:space="preserve"> on the left side of the application window.</w:t>
      </w:r>
      <w:r w:rsidR="00036C32">
        <w:t xml:space="preserve"> </w:t>
      </w:r>
      <w:r w:rsidR="006A001D">
        <w:t>Sushi ontology</w:t>
      </w:r>
      <w:r w:rsidR="0055322D">
        <w:t xml:space="preserve"> is the main </w:t>
      </w:r>
      <w:r w:rsidR="00374A70">
        <w:t>ontology for this project as it called the “ Manchester Sushi Finder”.</w:t>
      </w:r>
      <w:r w:rsidR="00D03967">
        <w:t xml:space="preserve"> The previous version of the tool </w:t>
      </w:r>
      <w:r w:rsidR="006C4CCD">
        <w:t>runs</w:t>
      </w:r>
      <w:r w:rsidR="00D03967">
        <w:t xml:space="preserve"> only one ontology that is pizza ontology.</w:t>
      </w:r>
      <w:r w:rsidR="00E20B98">
        <w:t xml:space="preserve"> </w:t>
      </w:r>
      <w:r w:rsidR="00366299">
        <w:t xml:space="preserve">The pizza ontology was annotated with </w:t>
      </w:r>
      <w:r w:rsidR="002770D8">
        <w:t xml:space="preserve">the standard annotations to make it work with the tool. </w:t>
      </w:r>
      <w:r w:rsidR="00814FE7">
        <w:fldChar w:fldCharType="begin"/>
      </w:r>
      <w:r w:rsidR="00814FE7">
        <w:instrText xml:space="preserve"> REF _Ref268697213 \h </w:instrText>
      </w:r>
      <w:r w:rsidR="00814FE7">
        <w:fldChar w:fldCharType="separate"/>
      </w:r>
      <w:r w:rsidR="0073691D">
        <w:t xml:space="preserve">Figure </w:t>
      </w:r>
      <w:r w:rsidR="0073691D">
        <w:rPr>
          <w:noProof/>
        </w:rPr>
        <w:t>25</w:t>
      </w:r>
      <w:r w:rsidR="00814FE7">
        <w:fldChar w:fldCharType="end"/>
      </w:r>
      <w:r w:rsidR="00814FE7">
        <w:t xml:space="preserve"> shows that the tool can run ontologies with standard annotations.</w:t>
      </w:r>
      <w:r w:rsidR="004A29DE">
        <w:t xml:space="preserve"> </w:t>
      </w:r>
      <w:r w:rsidR="00963AC2">
        <w:t xml:space="preserve"> </w:t>
      </w:r>
      <w:r w:rsidR="00963AC2">
        <w:fldChar w:fldCharType="begin"/>
      </w:r>
      <w:r w:rsidR="00963AC2">
        <w:instrText xml:space="preserve"> REF _Ref268696944 \h </w:instrText>
      </w:r>
      <w:r w:rsidR="00963AC2">
        <w:fldChar w:fldCharType="separate"/>
      </w:r>
      <w:r w:rsidR="0073691D">
        <w:t xml:space="preserve">Figure </w:t>
      </w:r>
      <w:r w:rsidR="0073691D">
        <w:rPr>
          <w:noProof/>
        </w:rPr>
        <w:t>24</w:t>
      </w:r>
      <w:r w:rsidR="00963AC2">
        <w:fldChar w:fldCharType="end"/>
      </w:r>
      <w:r w:rsidR="00963AC2">
        <w:t xml:space="preserve"> and </w:t>
      </w:r>
      <w:r w:rsidR="00963AC2">
        <w:fldChar w:fldCharType="begin"/>
      </w:r>
      <w:r w:rsidR="00963AC2">
        <w:instrText xml:space="preserve"> REF _Ref268697213 \h </w:instrText>
      </w:r>
      <w:r w:rsidR="00963AC2">
        <w:fldChar w:fldCharType="separate"/>
      </w:r>
      <w:r w:rsidR="0073691D">
        <w:t xml:space="preserve">Figure </w:t>
      </w:r>
      <w:r w:rsidR="0073691D">
        <w:rPr>
          <w:noProof/>
        </w:rPr>
        <w:t>25</w:t>
      </w:r>
      <w:r w:rsidR="00963AC2">
        <w:fldChar w:fldCharType="end"/>
      </w:r>
      <w:r w:rsidR="00963AC2">
        <w:t xml:space="preserve"> show two different ontologies running by the same tool.</w:t>
      </w:r>
    </w:p>
    <w:p w14:paraId="30037442" w14:textId="77777777" w:rsidR="00B530E0" w:rsidRDefault="00B530E0" w:rsidP="00C0753F">
      <w:pPr>
        <w:spacing w:line="360" w:lineRule="auto"/>
        <w:jc w:val="both"/>
      </w:pPr>
    </w:p>
    <w:p w14:paraId="299E88C4" w14:textId="77777777" w:rsidR="00683BE8" w:rsidRDefault="00683BE8" w:rsidP="00C0753F">
      <w:pPr>
        <w:spacing w:line="360" w:lineRule="auto"/>
        <w:jc w:val="both"/>
        <w:sectPr w:rsidR="00683BE8" w:rsidSect="00021C0D">
          <w:type w:val="continuous"/>
          <w:pgSz w:w="11900" w:h="16840"/>
          <w:pgMar w:top="1440" w:right="1800" w:bottom="1440" w:left="1800" w:header="708" w:footer="708" w:gutter="0"/>
          <w:cols w:space="708"/>
          <w:titlePg/>
          <w:docGrid w:linePitch="360"/>
        </w:sectPr>
      </w:pPr>
    </w:p>
    <w:p w14:paraId="60ED7ABA" w14:textId="5253BFF8" w:rsidR="00696E95" w:rsidRDefault="00021C0D" w:rsidP="00E51843">
      <w:pPr>
        <w:keepNext/>
        <w:jc w:val="center"/>
      </w:pPr>
      <w:r>
        <w:rPr>
          <w:noProof/>
        </w:rPr>
        <w:drawing>
          <wp:inline distT="0" distB="0" distL="0" distR="0" wp14:anchorId="71F87731" wp14:editId="5357CB3E">
            <wp:extent cx="5270500" cy="3513455"/>
            <wp:effectExtent l="25400" t="25400" r="3810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hiOntology.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513455"/>
                    </a:xfrm>
                    <a:prstGeom prst="rect">
                      <a:avLst/>
                    </a:prstGeom>
                    <a:ln>
                      <a:solidFill>
                        <a:srgbClr val="000000"/>
                      </a:solidFill>
                    </a:ln>
                  </pic:spPr>
                </pic:pic>
              </a:graphicData>
            </a:graphic>
          </wp:inline>
        </w:drawing>
      </w:r>
    </w:p>
    <w:p w14:paraId="3203EC5B" w14:textId="5CD8F00A" w:rsidR="00110490" w:rsidRDefault="00696E95" w:rsidP="00E51843">
      <w:pPr>
        <w:pStyle w:val="Caption"/>
        <w:spacing w:line="360" w:lineRule="auto"/>
        <w:jc w:val="center"/>
      </w:pPr>
      <w:bookmarkStart w:id="144" w:name="_Ref268696944"/>
      <w:bookmarkStart w:id="145" w:name="_Toc269659879"/>
      <w:r>
        <w:t xml:space="preserve">Figure </w:t>
      </w:r>
      <w:r w:rsidR="00412FCE">
        <w:fldChar w:fldCharType="begin"/>
      </w:r>
      <w:r w:rsidR="00412FCE">
        <w:instrText xml:space="preserve"> SEQ Figure \* ARABIC </w:instrText>
      </w:r>
      <w:r w:rsidR="00412FCE">
        <w:fldChar w:fldCharType="separate"/>
      </w:r>
      <w:r w:rsidR="0073691D">
        <w:rPr>
          <w:noProof/>
        </w:rPr>
        <w:t>24</w:t>
      </w:r>
      <w:r w:rsidR="00412FCE">
        <w:rPr>
          <w:noProof/>
        </w:rPr>
        <w:fldChar w:fldCharType="end"/>
      </w:r>
      <w:bookmarkEnd w:id="144"/>
      <w:r>
        <w:t>: Sushi ontology ingredients</w:t>
      </w:r>
      <w:bookmarkEnd w:id="145"/>
    </w:p>
    <w:p w14:paraId="4CADF805" w14:textId="11540339" w:rsidR="00696E95" w:rsidRDefault="00021C0D" w:rsidP="00E51843">
      <w:pPr>
        <w:keepNext/>
        <w:jc w:val="center"/>
      </w:pPr>
      <w:r>
        <w:rPr>
          <w:noProof/>
        </w:rPr>
        <w:drawing>
          <wp:inline distT="0" distB="0" distL="0" distR="0" wp14:anchorId="5F0C56FB" wp14:editId="77240529">
            <wp:extent cx="5270500" cy="3509645"/>
            <wp:effectExtent l="25400" t="25400" r="3810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Ontology.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3509645"/>
                    </a:xfrm>
                    <a:prstGeom prst="rect">
                      <a:avLst/>
                    </a:prstGeom>
                    <a:ln>
                      <a:solidFill>
                        <a:srgbClr val="000000"/>
                      </a:solidFill>
                    </a:ln>
                  </pic:spPr>
                </pic:pic>
              </a:graphicData>
            </a:graphic>
          </wp:inline>
        </w:drawing>
      </w:r>
    </w:p>
    <w:p w14:paraId="097D85E1" w14:textId="55F0C77E" w:rsidR="00696E95" w:rsidRPr="00696E95" w:rsidRDefault="00696E95" w:rsidP="00E51843">
      <w:pPr>
        <w:pStyle w:val="Caption"/>
        <w:spacing w:line="360" w:lineRule="auto"/>
        <w:jc w:val="center"/>
      </w:pPr>
      <w:bookmarkStart w:id="146" w:name="_Ref268697213"/>
      <w:bookmarkStart w:id="147" w:name="_Toc269659880"/>
      <w:r>
        <w:t xml:space="preserve">Figure </w:t>
      </w:r>
      <w:r w:rsidR="00412FCE">
        <w:fldChar w:fldCharType="begin"/>
      </w:r>
      <w:r w:rsidR="00412FCE">
        <w:instrText xml:space="preserve"> SEQ Figure \* ARABIC </w:instrText>
      </w:r>
      <w:r w:rsidR="00412FCE">
        <w:fldChar w:fldCharType="separate"/>
      </w:r>
      <w:r w:rsidR="0073691D">
        <w:rPr>
          <w:noProof/>
        </w:rPr>
        <w:t>25</w:t>
      </w:r>
      <w:r w:rsidR="00412FCE">
        <w:rPr>
          <w:noProof/>
        </w:rPr>
        <w:fldChar w:fldCharType="end"/>
      </w:r>
      <w:bookmarkEnd w:id="146"/>
      <w:r>
        <w:t>: Pizza ontology ingredients</w:t>
      </w:r>
      <w:bookmarkEnd w:id="147"/>
    </w:p>
    <w:p w14:paraId="252D1C20" w14:textId="77777777" w:rsidR="0016071C" w:rsidRDefault="0016071C" w:rsidP="00E51843">
      <w:pPr>
        <w:pStyle w:val="Heading3"/>
        <w:spacing w:line="360" w:lineRule="auto"/>
        <w:sectPr w:rsidR="0016071C" w:rsidSect="00021C0D">
          <w:type w:val="continuous"/>
          <w:pgSz w:w="11900" w:h="16840"/>
          <w:pgMar w:top="1440" w:right="1800" w:bottom="1440" w:left="1800" w:header="708" w:footer="708" w:gutter="0"/>
          <w:cols w:space="708"/>
          <w:titlePg/>
          <w:docGrid w:linePitch="360"/>
        </w:sectPr>
      </w:pPr>
    </w:p>
    <w:p w14:paraId="1421AAFD" w14:textId="6688B24D" w:rsidR="00AD04ED" w:rsidRDefault="006A0807" w:rsidP="00DF2D1B">
      <w:pPr>
        <w:pStyle w:val="Heading3"/>
        <w:spacing w:line="360" w:lineRule="auto"/>
        <w:jc w:val="both"/>
      </w:pPr>
      <w:bookmarkStart w:id="148" w:name="_Toc269907904"/>
      <w:r>
        <w:t>Filter Ingredients</w:t>
      </w:r>
      <w:bookmarkEnd w:id="148"/>
    </w:p>
    <w:p w14:paraId="0AB4FA9E" w14:textId="0B9E93AA" w:rsidR="00ED725C" w:rsidRDefault="00DF4CC7" w:rsidP="00DF2D1B">
      <w:pPr>
        <w:spacing w:line="360" w:lineRule="auto"/>
        <w:jc w:val="both"/>
      </w:pPr>
      <w:r>
        <w:fldChar w:fldCharType="begin"/>
      </w:r>
      <w:r>
        <w:instrText xml:space="preserve"> REF _Ref268696944 \h </w:instrText>
      </w:r>
      <w:r>
        <w:fldChar w:fldCharType="separate"/>
      </w:r>
      <w:r w:rsidR="0073691D">
        <w:t xml:space="preserve">Figure </w:t>
      </w:r>
      <w:r w:rsidR="0073691D">
        <w:rPr>
          <w:noProof/>
        </w:rPr>
        <w:t>24</w:t>
      </w:r>
      <w:r>
        <w:fldChar w:fldCharType="end"/>
      </w:r>
      <w:r>
        <w:t xml:space="preserve"> shows the </w:t>
      </w:r>
      <w:r w:rsidR="0093176A">
        <w:t xml:space="preserve">sushi ingredients without </w:t>
      </w:r>
      <w:r w:rsidR="000C5345">
        <w:t>specifying</w:t>
      </w:r>
      <w:r w:rsidR="0093176A">
        <w:t xml:space="preserve"> filters in the sushi ontology.</w:t>
      </w:r>
      <w:r w:rsidR="00F07657">
        <w:t xml:space="preserve"> </w:t>
      </w:r>
      <w:r w:rsidR="009B5CF8">
        <w:t xml:space="preserve">After annotating </w:t>
      </w:r>
      <w:r w:rsidR="00CF73E4">
        <w:t xml:space="preserve">some subclasses of the </w:t>
      </w:r>
      <w:r w:rsidR="00B349CA">
        <w:t>ingredient class</w:t>
      </w:r>
      <w:r w:rsidR="00356516">
        <w:t xml:space="preserve"> using hasRole annotation property with the constant value “filter” as mentioned in</w:t>
      </w:r>
      <w:r w:rsidR="00351A26">
        <w:t xml:space="preserve"> </w:t>
      </w:r>
      <w:r w:rsidR="00351A26">
        <w:fldChar w:fldCharType="begin"/>
      </w:r>
      <w:r w:rsidR="00351A26">
        <w:instrText xml:space="preserve"> REF _Ref269647966 \h </w:instrText>
      </w:r>
      <w:r w:rsidR="00351A26">
        <w:fldChar w:fldCharType="separate"/>
      </w:r>
      <w:r w:rsidR="0073691D">
        <w:t xml:space="preserve">Table </w:t>
      </w:r>
      <w:r w:rsidR="0073691D">
        <w:rPr>
          <w:noProof/>
        </w:rPr>
        <w:t>22</w:t>
      </w:r>
      <w:r w:rsidR="0073691D">
        <w:t>: Tree View Filter user story</w:t>
      </w:r>
      <w:r w:rsidR="00351A26">
        <w:fldChar w:fldCharType="end"/>
      </w:r>
      <w:r w:rsidR="00356516">
        <w:t xml:space="preserve">, </w:t>
      </w:r>
      <w:r w:rsidR="00E37FD0">
        <w:t>the tool starts to show these filters.</w:t>
      </w:r>
      <w:r w:rsidR="005108F5">
        <w:t xml:space="preserve"> In </w:t>
      </w:r>
      <w:r w:rsidR="005108F5">
        <w:fldChar w:fldCharType="begin"/>
      </w:r>
      <w:r w:rsidR="005108F5">
        <w:instrText xml:space="preserve"> REF _Ref268698127 \h </w:instrText>
      </w:r>
      <w:r w:rsidR="005108F5">
        <w:fldChar w:fldCharType="separate"/>
      </w:r>
      <w:r w:rsidR="0073691D">
        <w:t xml:space="preserve">Figure </w:t>
      </w:r>
      <w:r w:rsidR="0073691D">
        <w:rPr>
          <w:noProof/>
        </w:rPr>
        <w:t>26</w:t>
      </w:r>
      <w:r w:rsidR="005108F5">
        <w:fldChar w:fldCharType="end"/>
      </w:r>
      <w:r w:rsidR="005108F5">
        <w:t>,</w:t>
      </w:r>
      <w:r w:rsidR="00743EF4">
        <w:t xml:space="preserve"> three classes show as filters,</w:t>
      </w:r>
      <w:r w:rsidR="005108F5">
        <w:t xml:space="preserve"> </w:t>
      </w:r>
      <w:r w:rsidR="00743EF4">
        <w:t>these</w:t>
      </w:r>
      <w:r w:rsidR="00C073EF">
        <w:t xml:space="preserve"> classes were annotated to be used as filters; these </w:t>
      </w:r>
      <w:r w:rsidR="00913885">
        <w:t xml:space="preserve">classes </w:t>
      </w:r>
      <w:r w:rsidR="00C073EF">
        <w:t>are: spicy, vegetarian, and vegan classes</w:t>
      </w:r>
      <w:r w:rsidR="007E7120">
        <w:t xml:space="preserve">. </w:t>
      </w:r>
      <w:r w:rsidR="008D25A7">
        <w:t xml:space="preserve">hasRole annotation property </w:t>
      </w:r>
      <w:r w:rsidR="00960520">
        <w:t xml:space="preserve">is </w:t>
      </w:r>
      <w:r w:rsidR="008D25A7">
        <w:t xml:space="preserve">associated with each one of these </w:t>
      </w:r>
      <w:r w:rsidR="00093D5C">
        <w:t>classes</w:t>
      </w:r>
      <w:r w:rsidR="008D25A7">
        <w:t xml:space="preserve">. </w:t>
      </w:r>
      <w:r w:rsidR="00C52F0E">
        <w:t>On starting the application</w:t>
      </w:r>
      <w:r w:rsidR="008F232A">
        <w:t xml:space="preserve">, </w:t>
      </w:r>
      <w:r w:rsidR="00960520">
        <w:t xml:space="preserve">the </w:t>
      </w:r>
      <w:r w:rsidR="00093D5C">
        <w:t>tool starts searching for classes with filter annotations in them and displays</w:t>
      </w:r>
      <w:r w:rsidR="008F232A">
        <w:t xml:space="preserve"> them to the user.</w:t>
      </w:r>
      <w:r w:rsidR="00B607BA">
        <w:t xml:space="preserve"> </w:t>
      </w:r>
      <w:r w:rsidR="00DA0CD9">
        <w:t xml:space="preserve">On checking one of the filters, </w:t>
      </w:r>
      <w:r w:rsidR="00BD311E">
        <w:t>the tool highlights all classes matching checked filter and disable the rest.</w:t>
      </w:r>
      <w:r w:rsidR="00B11F52">
        <w:t xml:space="preserve"> As a result, user can only select highlighted ingredients.</w:t>
      </w:r>
    </w:p>
    <w:p w14:paraId="057668ED" w14:textId="77777777" w:rsidR="005E5D9B" w:rsidRDefault="005E5D9B" w:rsidP="005E5D9B">
      <w:pPr>
        <w:keepNext/>
        <w:jc w:val="center"/>
      </w:pPr>
      <w:r>
        <w:rPr>
          <w:noProof/>
        </w:rPr>
        <w:drawing>
          <wp:inline distT="0" distB="0" distL="0" distR="0" wp14:anchorId="2D3D18B3" wp14:editId="168F464E">
            <wp:extent cx="5270500" cy="3511550"/>
            <wp:effectExtent l="25400" t="25400" r="381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FilterHighlight.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511550"/>
                    </a:xfrm>
                    <a:prstGeom prst="rect">
                      <a:avLst/>
                    </a:prstGeom>
                    <a:ln>
                      <a:solidFill>
                        <a:srgbClr val="000000"/>
                      </a:solidFill>
                    </a:ln>
                  </pic:spPr>
                </pic:pic>
              </a:graphicData>
            </a:graphic>
          </wp:inline>
        </w:drawing>
      </w:r>
    </w:p>
    <w:p w14:paraId="788A1549" w14:textId="645F831C" w:rsidR="00C44E27" w:rsidRPr="00C44E27" w:rsidRDefault="005E5D9B" w:rsidP="00C44E27">
      <w:pPr>
        <w:pStyle w:val="Caption"/>
        <w:spacing w:line="360" w:lineRule="auto"/>
        <w:jc w:val="center"/>
      </w:pPr>
      <w:bookmarkStart w:id="149" w:name="_Ref268698127"/>
      <w:bookmarkStart w:id="150" w:name="_Toc269659881"/>
      <w:r>
        <w:t xml:space="preserve">Figure </w:t>
      </w:r>
      <w:r w:rsidR="00412FCE">
        <w:fldChar w:fldCharType="begin"/>
      </w:r>
      <w:r w:rsidR="00412FCE">
        <w:instrText xml:space="preserve"> SEQ Figure \* ARABIC </w:instrText>
      </w:r>
      <w:r w:rsidR="00412FCE">
        <w:fldChar w:fldCharType="separate"/>
      </w:r>
      <w:r w:rsidR="0073691D">
        <w:rPr>
          <w:noProof/>
        </w:rPr>
        <w:t>26</w:t>
      </w:r>
      <w:r w:rsidR="00412FCE">
        <w:rPr>
          <w:noProof/>
        </w:rPr>
        <w:fldChar w:fldCharType="end"/>
      </w:r>
      <w:bookmarkEnd w:id="149"/>
      <w:r>
        <w:t xml:space="preserve">: </w:t>
      </w:r>
      <w:r w:rsidR="00093EE3">
        <w:t>Sushi o</w:t>
      </w:r>
      <w:r>
        <w:t>ntolo</w:t>
      </w:r>
      <w:r w:rsidR="00093EE3">
        <w:t>gy f</w:t>
      </w:r>
      <w:r>
        <w:t>ilters</w:t>
      </w:r>
      <w:bookmarkEnd w:id="150"/>
    </w:p>
    <w:p w14:paraId="1C275389" w14:textId="415DE7B3" w:rsidR="006A0807" w:rsidRDefault="006A0807" w:rsidP="006E132E">
      <w:pPr>
        <w:pStyle w:val="Heading3"/>
        <w:spacing w:line="360" w:lineRule="auto"/>
        <w:jc w:val="both"/>
      </w:pPr>
      <w:bookmarkStart w:id="151" w:name="_Toc269907905"/>
      <w:r>
        <w:t>Filter the Search Result</w:t>
      </w:r>
      <w:bookmarkEnd w:id="151"/>
    </w:p>
    <w:p w14:paraId="57B2C284" w14:textId="48BF5F65" w:rsidR="003D6516" w:rsidRDefault="00072C37" w:rsidP="0070723C">
      <w:pPr>
        <w:spacing w:line="360" w:lineRule="auto"/>
        <w:jc w:val="both"/>
      </w:pPr>
      <w:r>
        <w:t>Filters that applied on the search result are called facets</w:t>
      </w:r>
      <w:r w:rsidR="00DB2289">
        <w:t xml:space="preserve">. </w:t>
      </w:r>
      <w:r w:rsidR="00650B4A">
        <w:fldChar w:fldCharType="begin"/>
      </w:r>
      <w:r w:rsidR="00650B4A">
        <w:instrText xml:space="preserve"> REF _Ref268708326 \h </w:instrText>
      </w:r>
      <w:r w:rsidR="00650B4A">
        <w:fldChar w:fldCharType="separate"/>
      </w:r>
      <w:r w:rsidR="0073691D">
        <w:t xml:space="preserve">Figure </w:t>
      </w:r>
      <w:r w:rsidR="0073691D">
        <w:rPr>
          <w:noProof/>
        </w:rPr>
        <w:t>27</w:t>
      </w:r>
      <w:r w:rsidR="00650B4A">
        <w:fldChar w:fldCharType="end"/>
      </w:r>
      <w:r w:rsidR="00650B4A">
        <w:t xml:space="preserve"> shows </w:t>
      </w:r>
      <w:r w:rsidR="00DD1C90">
        <w:t xml:space="preserve">the </w:t>
      </w:r>
      <w:r w:rsidR="008650EA">
        <w:t xml:space="preserve">result of a search query applied on the sushi ontology </w:t>
      </w:r>
      <w:r w:rsidR="00E94B0A">
        <w:t xml:space="preserve">without specifying facets to be applied on the result. </w:t>
      </w:r>
      <w:r w:rsidR="00F657D4">
        <w:t xml:space="preserve">In order to apply facets on the search result, </w:t>
      </w:r>
      <w:r w:rsidR="0051177A">
        <w:t xml:space="preserve">annotation properties need to be associated with value partition classes </w:t>
      </w:r>
      <w:r w:rsidR="00974184">
        <w:t>as mentioned in</w:t>
      </w:r>
      <w:r w:rsidR="000D2CAE">
        <w:t xml:space="preserve"> </w:t>
      </w:r>
      <w:r w:rsidR="000D2CAE">
        <w:fldChar w:fldCharType="begin"/>
      </w:r>
      <w:r w:rsidR="000D2CAE">
        <w:instrText xml:space="preserve"> REF _Ref269647990 \h </w:instrText>
      </w:r>
      <w:r w:rsidR="000D2CAE">
        <w:fldChar w:fldCharType="separate"/>
      </w:r>
      <w:r w:rsidR="0073691D">
        <w:t xml:space="preserve">Table </w:t>
      </w:r>
      <w:r w:rsidR="0073691D">
        <w:rPr>
          <w:noProof/>
        </w:rPr>
        <w:t>25</w:t>
      </w:r>
      <w:r w:rsidR="0073691D">
        <w:t>: Facet user story</w:t>
      </w:r>
      <w:r w:rsidR="000D2CAE">
        <w:fldChar w:fldCharType="end"/>
      </w:r>
      <w:r w:rsidR="00B81BF2">
        <w:t xml:space="preserve">. </w:t>
      </w:r>
      <w:r w:rsidR="00112CF6">
        <w:t xml:space="preserve">Value partition class like Spicy class </w:t>
      </w:r>
      <w:r w:rsidR="004B1411">
        <w:t xml:space="preserve">needs to have two annotation properties: hasRole, and hasProperty. </w:t>
      </w:r>
      <w:r w:rsidR="0044316B">
        <w:t xml:space="preserve">hasRole </w:t>
      </w:r>
      <w:r w:rsidR="00093D5C">
        <w:t>property defines</w:t>
      </w:r>
      <w:r w:rsidR="0044316B">
        <w:t xml:space="preserve"> the role of the </w:t>
      </w:r>
      <w:r w:rsidR="00093D5C">
        <w:t>class that</w:t>
      </w:r>
      <w:r w:rsidR="0044316B">
        <w:t xml:space="preserve"> is facet, and hasProperty </w:t>
      </w:r>
      <w:r w:rsidR="00093D5C">
        <w:t>property determines</w:t>
      </w:r>
      <w:r w:rsidR="0044316B">
        <w:t xml:space="preserve"> which object property </w:t>
      </w:r>
      <w:r w:rsidR="00E017F3">
        <w:t>link the Spicy class with an ingredient class.</w:t>
      </w:r>
      <w:r w:rsidR="007571C2">
        <w:t xml:space="preserve"> </w:t>
      </w:r>
      <w:r w:rsidR="009D69D6">
        <w:t>After annotating the sushi ontology</w:t>
      </w:r>
      <w:r w:rsidR="008A5C0D">
        <w:t xml:space="preserve"> with facets annotations</w:t>
      </w:r>
      <w:r w:rsidR="009575C8">
        <w:t xml:space="preserve">; when the user try to query for something, </w:t>
      </w:r>
      <w:r w:rsidR="00053603">
        <w:t xml:space="preserve">number of facets will be displayed depending on the annotations. </w:t>
      </w:r>
      <w:r w:rsidR="00B34614">
        <w:fldChar w:fldCharType="begin"/>
      </w:r>
      <w:r w:rsidR="00B34614">
        <w:instrText xml:space="preserve"> REF _Ref268709716 \h </w:instrText>
      </w:r>
      <w:r w:rsidR="00B34614">
        <w:fldChar w:fldCharType="separate"/>
      </w:r>
      <w:r w:rsidR="0073691D">
        <w:t xml:space="preserve">Figure </w:t>
      </w:r>
      <w:r w:rsidR="0073691D">
        <w:rPr>
          <w:noProof/>
        </w:rPr>
        <w:t>28</w:t>
      </w:r>
      <w:r w:rsidR="00B34614">
        <w:fldChar w:fldCharType="end"/>
      </w:r>
      <w:r w:rsidR="00AF0F1B">
        <w:t xml:space="preserve"> </w:t>
      </w:r>
      <w:r w:rsidR="00D93055">
        <w:t xml:space="preserve">shows </w:t>
      </w:r>
      <w:r w:rsidR="00AC58A9">
        <w:t>the use of facets</w:t>
      </w:r>
      <w:r w:rsidR="003376D4">
        <w:t xml:space="preserve">, </w:t>
      </w:r>
      <w:r w:rsidR="002C5304">
        <w:t>when the user chooses one facet</w:t>
      </w:r>
      <w:r w:rsidR="005F5EC3">
        <w:t xml:space="preserve"> the search result change to match </w:t>
      </w:r>
      <w:r w:rsidR="008A6649">
        <w:t xml:space="preserve">the facets. </w:t>
      </w:r>
      <w:r w:rsidR="00C97230">
        <w:t>Facets are associated with ingredients rather than the original result.</w:t>
      </w:r>
      <w:r w:rsidR="00CF57C7">
        <w:t xml:space="preserve"> </w:t>
      </w:r>
      <w:r w:rsidR="00C56A72">
        <w:t xml:space="preserve">On choosing Spicy facet, </w:t>
      </w:r>
      <w:r w:rsidR="00930538">
        <w:t>all sushi that have spicy ingredient will show up in the result panel.</w:t>
      </w:r>
      <w:r w:rsidR="00CB0744">
        <w:t xml:space="preserve"> If the </w:t>
      </w:r>
      <w:r w:rsidR="00093D5C">
        <w:t>user chooses</w:t>
      </w:r>
      <w:r w:rsidR="00CB0744">
        <w:t xml:space="preserve"> all results, then the unfiltered results </w:t>
      </w:r>
      <w:r w:rsidR="00093D5C">
        <w:t>appear</w:t>
      </w:r>
      <w:r w:rsidR="00CB0744">
        <w:t>.</w:t>
      </w:r>
    </w:p>
    <w:p w14:paraId="0614B92F" w14:textId="77777777" w:rsidR="0026652A" w:rsidRDefault="006C3936" w:rsidP="0026652A">
      <w:pPr>
        <w:keepNext/>
        <w:jc w:val="center"/>
      </w:pPr>
      <w:r>
        <w:rPr>
          <w:noProof/>
        </w:rPr>
        <w:drawing>
          <wp:inline distT="0" distB="0" distL="0" distR="0" wp14:anchorId="15B78B64" wp14:editId="244115DD">
            <wp:extent cx="5270500" cy="3496310"/>
            <wp:effectExtent l="25400" t="25400" r="38100" b="342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Facet.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496310"/>
                    </a:xfrm>
                    <a:prstGeom prst="rect">
                      <a:avLst/>
                    </a:prstGeom>
                    <a:ln>
                      <a:solidFill>
                        <a:srgbClr val="000000"/>
                      </a:solidFill>
                    </a:ln>
                  </pic:spPr>
                </pic:pic>
              </a:graphicData>
            </a:graphic>
          </wp:inline>
        </w:drawing>
      </w:r>
    </w:p>
    <w:p w14:paraId="162A4869" w14:textId="3F2235AD" w:rsidR="00A75D96" w:rsidRDefault="0026652A" w:rsidP="0026652A">
      <w:pPr>
        <w:pStyle w:val="Caption"/>
        <w:jc w:val="center"/>
      </w:pPr>
      <w:bookmarkStart w:id="152" w:name="_Ref268708326"/>
      <w:bookmarkStart w:id="153" w:name="_Toc269659882"/>
      <w:r>
        <w:t xml:space="preserve">Figure </w:t>
      </w:r>
      <w:r w:rsidR="00412FCE">
        <w:fldChar w:fldCharType="begin"/>
      </w:r>
      <w:r w:rsidR="00412FCE">
        <w:instrText xml:space="preserve"> SEQ Figure \* ARABIC </w:instrText>
      </w:r>
      <w:r w:rsidR="00412FCE">
        <w:fldChar w:fldCharType="separate"/>
      </w:r>
      <w:r w:rsidR="0073691D">
        <w:rPr>
          <w:noProof/>
        </w:rPr>
        <w:t>27</w:t>
      </w:r>
      <w:r w:rsidR="00412FCE">
        <w:rPr>
          <w:noProof/>
        </w:rPr>
        <w:fldChar w:fldCharType="end"/>
      </w:r>
      <w:bookmarkEnd w:id="152"/>
      <w:r>
        <w:t>: No facet is specified</w:t>
      </w:r>
      <w:bookmarkEnd w:id="153"/>
    </w:p>
    <w:p w14:paraId="3D7E7A51" w14:textId="77777777" w:rsidR="00AB4551" w:rsidRDefault="00AB4551" w:rsidP="00AB4551">
      <w:pPr>
        <w:keepNext/>
        <w:jc w:val="center"/>
      </w:pPr>
      <w:r>
        <w:rPr>
          <w:noProof/>
        </w:rPr>
        <w:drawing>
          <wp:inline distT="0" distB="0" distL="0" distR="0" wp14:anchorId="6D909F0F" wp14:editId="1DC98C51">
            <wp:extent cx="5270500" cy="3498215"/>
            <wp:effectExtent l="25400" t="25400" r="38100" b="323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cyFacet.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070D5444" w14:textId="7B20327E" w:rsidR="0087536B" w:rsidRPr="0087536B" w:rsidRDefault="00AB4551" w:rsidP="00117C09">
      <w:pPr>
        <w:pStyle w:val="Caption"/>
        <w:jc w:val="center"/>
      </w:pPr>
      <w:bookmarkStart w:id="154" w:name="_Ref268709716"/>
      <w:bookmarkStart w:id="155" w:name="_Ref268709688"/>
      <w:bookmarkStart w:id="156" w:name="_Toc269659883"/>
      <w:r>
        <w:t xml:space="preserve">Figure </w:t>
      </w:r>
      <w:r w:rsidR="00412FCE">
        <w:fldChar w:fldCharType="begin"/>
      </w:r>
      <w:r w:rsidR="00412FCE">
        <w:instrText xml:space="preserve"> SEQ Figure \* ARABIC </w:instrText>
      </w:r>
      <w:r w:rsidR="00412FCE">
        <w:fldChar w:fldCharType="separate"/>
      </w:r>
      <w:r w:rsidR="0073691D">
        <w:rPr>
          <w:noProof/>
        </w:rPr>
        <w:t>28</w:t>
      </w:r>
      <w:r w:rsidR="00412FCE">
        <w:rPr>
          <w:noProof/>
        </w:rPr>
        <w:fldChar w:fldCharType="end"/>
      </w:r>
      <w:bookmarkEnd w:id="154"/>
      <w:r>
        <w:t>: Spicy face</w:t>
      </w:r>
      <w:bookmarkEnd w:id="155"/>
      <w:r w:rsidR="00117C09">
        <w:t>t</w:t>
      </w:r>
      <w:bookmarkEnd w:id="156"/>
    </w:p>
    <w:p w14:paraId="30B05169" w14:textId="1D7315CC" w:rsidR="006A0807" w:rsidRDefault="006A0807" w:rsidP="00DF2D1B">
      <w:pPr>
        <w:pStyle w:val="Heading3"/>
        <w:spacing w:line="360" w:lineRule="auto"/>
        <w:jc w:val="both"/>
      </w:pPr>
      <w:bookmarkStart w:id="157" w:name="_Toc269907906"/>
      <w:r>
        <w:t>Display and Switch Between languages</w:t>
      </w:r>
      <w:bookmarkEnd w:id="157"/>
    </w:p>
    <w:p w14:paraId="054967DC" w14:textId="35D657DF" w:rsidR="0034237F" w:rsidRDefault="00A97FE5" w:rsidP="00A97FE5">
      <w:pPr>
        <w:spacing w:line="360" w:lineRule="auto"/>
        <w:jc w:val="both"/>
      </w:pPr>
      <w:r>
        <w:t>The display of different languages in the tool depends on the ontology used.</w:t>
      </w:r>
      <w:r w:rsidR="00441FD7">
        <w:t xml:space="preserve"> </w:t>
      </w:r>
      <w:r w:rsidR="00627EDF">
        <w:t xml:space="preserve">The tool shows available languages used to label the different classes in the ontology. </w:t>
      </w:r>
      <w:r w:rsidR="00184EB6">
        <w:t>The</w:t>
      </w:r>
      <w:r>
        <w:t xml:space="preserve"> </w:t>
      </w:r>
      <w:r w:rsidRPr="00A97FE5">
        <w:t>default</w:t>
      </w:r>
      <w:r>
        <w:t xml:space="preserve"> </w:t>
      </w:r>
      <w:r w:rsidR="00A05100">
        <w:t xml:space="preserve">language </w:t>
      </w:r>
      <w:r w:rsidR="00184EB6">
        <w:t xml:space="preserve">used </w:t>
      </w:r>
      <w:r w:rsidR="00A05100">
        <w:t>i</w:t>
      </w:r>
      <w:r w:rsidR="0067410A">
        <w:t>s English. So if the ontology wan not labeled with any language other than English, the tool shows the English</w:t>
      </w:r>
      <w:r w:rsidR="00E81EE4">
        <w:t>. If the ontology was not labeled at all, tools shows the name of the classes instead.</w:t>
      </w:r>
      <w:r w:rsidR="00792768">
        <w:t xml:space="preserve"> </w:t>
      </w:r>
      <w:r w:rsidR="00861CF4">
        <w:fldChar w:fldCharType="begin"/>
      </w:r>
      <w:r w:rsidR="00861CF4">
        <w:instrText xml:space="preserve"> REF _Ref268766151 \h </w:instrText>
      </w:r>
      <w:r w:rsidR="00861CF4">
        <w:fldChar w:fldCharType="separate"/>
      </w:r>
      <w:r w:rsidR="0073691D">
        <w:t xml:space="preserve">Figure </w:t>
      </w:r>
      <w:r w:rsidR="0073691D">
        <w:rPr>
          <w:noProof/>
        </w:rPr>
        <w:t>29</w:t>
      </w:r>
      <w:r w:rsidR="00861CF4">
        <w:fldChar w:fldCharType="end"/>
      </w:r>
      <w:r w:rsidR="00861CF4">
        <w:t xml:space="preserve"> demonstrates the available languages used to label ontology’s classes.</w:t>
      </w:r>
      <w:r w:rsidR="00BC286C">
        <w:t xml:space="preserve"> The tool shows the available languages along with the percentage of their representation to the whole ontology. </w:t>
      </w:r>
      <w:r w:rsidR="001B095B">
        <w:t>Notice labels in French language represent 51.83% to the ontology.</w:t>
      </w:r>
      <w:r w:rsidR="00C81165">
        <w:t xml:space="preserve"> </w:t>
      </w:r>
      <w:r w:rsidR="00794781">
        <w:t xml:space="preserve">User can see different languages be going to configuration, then available languages. </w:t>
      </w:r>
      <w:r w:rsidR="00D77952">
        <w:t xml:space="preserve">The below figure </w:t>
      </w:r>
      <w:r w:rsidR="004201C9">
        <w:t>shows four different languages: English, French, Spanish, and Arabic.</w:t>
      </w:r>
      <w:r w:rsidR="004D5F4B">
        <w:t xml:space="preserve"> On running the application, it starts looking for labels with different languages </w:t>
      </w:r>
      <w:r w:rsidR="00F50937">
        <w:t>and calculates their percentages.</w:t>
      </w:r>
      <w:r w:rsidR="0011401B">
        <w:t xml:space="preserve"> </w:t>
      </w:r>
      <w:r w:rsidR="00E70AE3">
        <w:fldChar w:fldCharType="begin"/>
      </w:r>
      <w:r w:rsidR="00E70AE3">
        <w:instrText xml:space="preserve"> REF _Ref268767572 \h </w:instrText>
      </w:r>
      <w:r w:rsidR="00E70AE3">
        <w:fldChar w:fldCharType="separate"/>
      </w:r>
      <w:r w:rsidR="0073691D">
        <w:t xml:space="preserve">Figure </w:t>
      </w:r>
      <w:r w:rsidR="0073691D">
        <w:rPr>
          <w:noProof/>
        </w:rPr>
        <w:t>30</w:t>
      </w:r>
      <w:r w:rsidR="00E70AE3">
        <w:fldChar w:fldCharType="end"/>
      </w:r>
      <w:r w:rsidR="00E70AE3">
        <w:t xml:space="preserve"> shows the content of the ontology in the selected languages. Here French is selected, so all </w:t>
      </w:r>
      <w:r w:rsidR="00BF5401">
        <w:t>the ontology components that are labeled with French show in French except the ones without French label will display in the default language English.</w:t>
      </w:r>
      <w:r w:rsidR="005C3AE3">
        <w:t xml:space="preserve"> After querying the result comes in </w:t>
      </w:r>
      <w:r w:rsidR="006A1F9F">
        <w:t>the selected</w:t>
      </w:r>
      <w:r w:rsidR="005C3AE3">
        <w:t xml:space="preserve"> language too.</w:t>
      </w:r>
    </w:p>
    <w:p w14:paraId="4C6C5663" w14:textId="77777777" w:rsidR="00CA2180" w:rsidRDefault="00CC0B55" w:rsidP="00CA2180">
      <w:pPr>
        <w:keepNext/>
        <w:jc w:val="center"/>
      </w:pPr>
      <w:r>
        <w:rPr>
          <w:noProof/>
        </w:rPr>
        <w:drawing>
          <wp:inline distT="0" distB="0" distL="0" distR="0" wp14:anchorId="116FFAE6" wp14:editId="76BE8641">
            <wp:extent cx="5270500" cy="3503930"/>
            <wp:effectExtent l="25400" t="25400" r="3810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Lang.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6B59ABB6" w14:textId="21263BFA" w:rsidR="00CC0B55" w:rsidRDefault="00CA2180" w:rsidP="00CA2180">
      <w:pPr>
        <w:pStyle w:val="Caption"/>
        <w:spacing w:line="360" w:lineRule="auto"/>
        <w:jc w:val="center"/>
      </w:pPr>
      <w:bookmarkStart w:id="158" w:name="_Ref268766151"/>
      <w:bookmarkStart w:id="159" w:name="_Toc269659884"/>
      <w:r>
        <w:t xml:space="preserve">Figure </w:t>
      </w:r>
      <w:r w:rsidR="00412FCE">
        <w:fldChar w:fldCharType="begin"/>
      </w:r>
      <w:r w:rsidR="00412FCE">
        <w:instrText xml:space="preserve"> SEQ Figure \* ARABIC </w:instrText>
      </w:r>
      <w:r w:rsidR="00412FCE">
        <w:fldChar w:fldCharType="separate"/>
      </w:r>
      <w:r w:rsidR="0073691D">
        <w:rPr>
          <w:noProof/>
        </w:rPr>
        <w:t>29</w:t>
      </w:r>
      <w:r w:rsidR="00412FCE">
        <w:rPr>
          <w:noProof/>
        </w:rPr>
        <w:fldChar w:fldCharType="end"/>
      </w:r>
      <w:bookmarkEnd w:id="158"/>
      <w:r>
        <w:t>: Shown available languages in the ontology</w:t>
      </w:r>
      <w:bookmarkEnd w:id="159"/>
    </w:p>
    <w:p w14:paraId="69562E3B" w14:textId="77777777" w:rsidR="00257641" w:rsidRPr="00257641" w:rsidRDefault="00257641" w:rsidP="00257641"/>
    <w:p w14:paraId="311D0B38" w14:textId="77777777" w:rsidR="00117C09" w:rsidRDefault="00117C09" w:rsidP="00117C09">
      <w:pPr>
        <w:keepNext/>
      </w:pPr>
      <w:r>
        <w:rPr>
          <w:noProof/>
        </w:rPr>
        <w:drawing>
          <wp:inline distT="0" distB="0" distL="0" distR="0" wp14:anchorId="6DD70A97" wp14:editId="27242080">
            <wp:extent cx="5270500" cy="3503930"/>
            <wp:effectExtent l="25400" t="25400" r="3810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selectinglan.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1D3DFD98" w14:textId="427A63D2" w:rsidR="00117C09" w:rsidRPr="00117C09" w:rsidRDefault="00117C09" w:rsidP="00117C09">
      <w:pPr>
        <w:pStyle w:val="Caption"/>
        <w:spacing w:line="360" w:lineRule="auto"/>
        <w:jc w:val="center"/>
      </w:pPr>
      <w:bookmarkStart w:id="160" w:name="_Ref268767572"/>
      <w:bookmarkStart w:id="161" w:name="_Toc269659885"/>
      <w:r>
        <w:t xml:space="preserve">Figure </w:t>
      </w:r>
      <w:r w:rsidR="00412FCE">
        <w:fldChar w:fldCharType="begin"/>
      </w:r>
      <w:r w:rsidR="00412FCE">
        <w:instrText xml:space="preserve"> SEQ Figure \* ARABIC </w:instrText>
      </w:r>
      <w:r w:rsidR="00412FCE">
        <w:fldChar w:fldCharType="separate"/>
      </w:r>
      <w:r w:rsidR="0073691D">
        <w:rPr>
          <w:noProof/>
        </w:rPr>
        <w:t>30</w:t>
      </w:r>
      <w:r w:rsidR="00412FCE">
        <w:rPr>
          <w:noProof/>
        </w:rPr>
        <w:fldChar w:fldCharType="end"/>
      </w:r>
      <w:bookmarkEnd w:id="160"/>
      <w:r>
        <w:t xml:space="preserve">: View </w:t>
      </w:r>
      <w:r w:rsidR="006A1F9F">
        <w:t>after</w:t>
      </w:r>
      <w:r>
        <w:t xml:space="preserve"> selecting French language</w:t>
      </w:r>
      <w:bookmarkEnd w:id="161"/>
    </w:p>
    <w:p w14:paraId="6317F0A0" w14:textId="4AEFF3B5" w:rsidR="006A0807" w:rsidRDefault="00D97CDA" w:rsidP="00AF2E11">
      <w:pPr>
        <w:pStyle w:val="Heading3"/>
        <w:spacing w:line="360" w:lineRule="auto"/>
        <w:jc w:val="both"/>
      </w:pPr>
      <w:bookmarkStart w:id="162" w:name="_Toc269907907"/>
      <w:r>
        <w:t>M</w:t>
      </w:r>
      <w:r w:rsidRPr="00D97CDA">
        <w:t>iscellaneous</w:t>
      </w:r>
      <w:bookmarkEnd w:id="162"/>
    </w:p>
    <w:p w14:paraId="6084D657" w14:textId="53DC849B" w:rsidR="00797980" w:rsidRDefault="00881F62" w:rsidP="00AF2E11">
      <w:pPr>
        <w:spacing w:line="360" w:lineRule="auto"/>
        <w:jc w:val="both"/>
      </w:pPr>
      <w:r>
        <w:t xml:space="preserve">There are </w:t>
      </w:r>
      <w:r w:rsidR="00496BF7">
        <w:t>two</w:t>
      </w:r>
      <w:r>
        <w:t xml:space="preserve"> miscellaneous that have direct relation to the UI and enhancing it rather than rel</w:t>
      </w:r>
      <w:r w:rsidR="004D2273">
        <w:t>ation</w:t>
      </w:r>
      <w:r>
        <w:t xml:space="preserve"> to OWL ontology or OWL API. These are important since they ease the process of using the </w:t>
      </w:r>
      <w:r w:rsidR="004D2273">
        <w:t>UI</w:t>
      </w:r>
      <w:r>
        <w:t>.</w:t>
      </w:r>
      <w:r w:rsidR="00B85F6B">
        <w:t xml:space="preserve"> </w:t>
      </w:r>
      <w:r w:rsidR="00E26F9F">
        <w:t>These miscellaneous are: different ingredients views</w:t>
      </w:r>
      <w:r w:rsidR="007D0DDD">
        <w:t>, and changing UI labels</w:t>
      </w:r>
      <w:r w:rsidR="007B744C">
        <w:t>’ and buttons’ text</w:t>
      </w:r>
      <w:r w:rsidR="007D0DDD">
        <w:t xml:space="preserve"> during runtime.</w:t>
      </w:r>
      <w:r w:rsidR="001A0F2E">
        <w:t xml:space="preserve"> </w:t>
      </w:r>
    </w:p>
    <w:p w14:paraId="45370D06" w14:textId="77777777" w:rsidR="00A91F59" w:rsidRDefault="00A91F59" w:rsidP="00AF2E11">
      <w:pPr>
        <w:spacing w:line="360" w:lineRule="auto"/>
        <w:jc w:val="both"/>
      </w:pPr>
    </w:p>
    <w:p w14:paraId="2974990B" w14:textId="15B6E53F" w:rsidR="00D747AC" w:rsidRDefault="00237D37" w:rsidP="00AF2E11">
      <w:pPr>
        <w:spacing w:line="360" w:lineRule="auto"/>
        <w:jc w:val="both"/>
      </w:pPr>
      <w:r>
        <w:t xml:space="preserve">The tool has two </w:t>
      </w:r>
      <w:r w:rsidR="00871C49">
        <w:t xml:space="preserve">views for the </w:t>
      </w:r>
      <w:r>
        <w:t xml:space="preserve">ingredients: tree view and list view. </w:t>
      </w:r>
      <w:r w:rsidR="0006241E">
        <w:t>I</w:t>
      </w:r>
      <w:r w:rsidR="009C0C01">
        <w:t xml:space="preserve">n the tree view, </w:t>
      </w:r>
      <w:r w:rsidR="002E0C2B">
        <w:t>ingredients are organized in a tree</w:t>
      </w:r>
      <w:r w:rsidR="000A4DBB">
        <w:t xml:space="preserve">. </w:t>
      </w:r>
      <w:r w:rsidR="00034F84">
        <w:t xml:space="preserve">Depending on the ontology that is used the tree changes. </w:t>
      </w:r>
      <w:r w:rsidR="00990D3B">
        <w:t>Tree view contains the filters mechanism that is generated from the ontology.</w:t>
      </w:r>
      <w:r w:rsidR="008E63F0">
        <w:t xml:space="preserve"> </w:t>
      </w:r>
      <w:r w:rsidR="00486E59">
        <w:t xml:space="preserve">As it is shown in </w:t>
      </w:r>
      <w:r w:rsidR="00F70F92">
        <w:fldChar w:fldCharType="begin"/>
      </w:r>
      <w:r w:rsidR="00F70F92">
        <w:instrText xml:space="preserve"> REF _Ref268767572 \h </w:instrText>
      </w:r>
      <w:r w:rsidR="00F70F92">
        <w:fldChar w:fldCharType="separate"/>
      </w:r>
      <w:r w:rsidR="0073691D">
        <w:t xml:space="preserve">Figure </w:t>
      </w:r>
      <w:r w:rsidR="0073691D">
        <w:rPr>
          <w:noProof/>
        </w:rPr>
        <w:t>30</w:t>
      </w:r>
      <w:r w:rsidR="00F70F92">
        <w:fldChar w:fldCharType="end"/>
      </w:r>
      <w:r w:rsidR="000A0F93">
        <w:t xml:space="preserve">, </w:t>
      </w:r>
      <w:r w:rsidR="009C31B3">
        <w:t xml:space="preserve">filters that are produced from the ontology </w:t>
      </w:r>
      <w:r w:rsidR="006A1F9F">
        <w:t>are</w:t>
      </w:r>
      <w:r w:rsidR="009C31B3">
        <w:t xml:space="preserve"> only present in the tree view. </w:t>
      </w:r>
      <w:r w:rsidR="000718F3">
        <w:t>Whereas, l</w:t>
      </w:r>
      <w:r w:rsidR="009C31B3">
        <w:t xml:space="preserve">ist view contains all of the ingredients in </w:t>
      </w:r>
      <w:r w:rsidR="009C31B3" w:rsidRPr="009C31B3">
        <w:t xml:space="preserve">alphabetical </w:t>
      </w:r>
      <w:r w:rsidR="009C31B3">
        <w:t>order</w:t>
      </w:r>
      <w:r w:rsidR="00513E80">
        <w:t>.</w:t>
      </w:r>
      <w:r w:rsidR="0018402D">
        <w:t xml:space="preserve"> View list have different filtering mechanism, since it filter the ingredients based on text.</w:t>
      </w:r>
      <w:r w:rsidR="004F33DD">
        <w:t xml:space="preserve"> If user enter a text in the filter filed, </w:t>
      </w:r>
      <w:r w:rsidR="00375BF2">
        <w:t>the ingredients that contain the text shows in the view.</w:t>
      </w:r>
      <w:r w:rsidR="00DD1BA4">
        <w:t xml:space="preserve"> </w:t>
      </w:r>
      <w:r w:rsidR="00F8061F">
        <w:t xml:space="preserve">The tool changes the view based on the user </w:t>
      </w:r>
      <w:r w:rsidR="004B7850">
        <w:t xml:space="preserve">preferences, however the default view is the tree view. </w:t>
      </w:r>
      <w:r w:rsidR="004B7850">
        <w:fldChar w:fldCharType="begin"/>
      </w:r>
      <w:r w:rsidR="004B7850">
        <w:instrText xml:space="preserve"> REF _Ref268781288 \h </w:instrText>
      </w:r>
      <w:r w:rsidR="004B7850">
        <w:fldChar w:fldCharType="separate"/>
      </w:r>
      <w:r w:rsidR="0073691D">
        <w:t xml:space="preserve">Figure </w:t>
      </w:r>
      <w:r w:rsidR="0073691D">
        <w:rPr>
          <w:noProof/>
        </w:rPr>
        <w:t>31</w:t>
      </w:r>
      <w:r w:rsidR="004B7850">
        <w:fldChar w:fldCharType="end"/>
      </w:r>
      <w:r w:rsidR="004B7850">
        <w:t xml:space="preserve"> shows the list view a</w:t>
      </w:r>
      <w:r w:rsidR="00D30ADE">
        <w:t>nd the use of filter filed</w:t>
      </w:r>
      <w:r w:rsidR="004B7850">
        <w:t>.</w:t>
      </w:r>
    </w:p>
    <w:p w14:paraId="5C6EF629" w14:textId="77777777" w:rsidR="00651917" w:rsidRDefault="00651917" w:rsidP="00651917">
      <w:pPr>
        <w:keepNext/>
        <w:jc w:val="both"/>
      </w:pPr>
      <w:r>
        <w:rPr>
          <w:noProof/>
        </w:rPr>
        <w:drawing>
          <wp:inline distT="0" distB="0" distL="0" distR="0" wp14:anchorId="62A3F77A" wp14:editId="6E8C3CFF">
            <wp:extent cx="5270500" cy="3498215"/>
            <wp:effectExtent l="25400" t="25400" r="38100" b="323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view.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71D303ED" w14:textId="448E9902" w:rsidR="00550A25" w:rsidRDefault="00651917" w:rsidP="00D95B35">
      <w:pPr>
        <w:pStyle w:val="Caption"/>
        <w:spacing w:line="360" w:lineRule="auto"/>
        <w:jc w:val="center"/>
      </w:pPr>
      <w:bookmarkStart w:id="163" w:name="_Ref268781288"/>
      <w:bookmarkStart w:id="164" w:name="_Toc269659886"/>
      <w:r>
        <w:t xml:space="preserve">Figure </w:t>
      </w:r>
      <w:r w:rsidR="00412FCE">
        <w:fldChar w:fldCharType="begin"/>
      </w:r>
      <w:r w:rsidR="00412FCE">
        <w:instrText xml:space="preserve"> SEQ Figure \* ARABIC </w:instrText>
      </w:r>
      <w:r w:rsidR="00412FCE">
        <w:fldChar w:fldCharType="separate"/>
      </w:r>
      <w:r w:rsidR="0073691D">
        <w:rPr>
          <w:noProof/>
        </w:rPr>
        <w:t>31</w:t>
      </w:r>
      <w:r w:rsidR="00412FCE">
        <w:rPr>
          <w:noProof/>
        </w:rPr>
        <w:fldChar w:fldCharType="end"/>
      </w:r>
      <w:bookmarkEnd w:id="163"/>
      <w:r>
        <w:t>: List view</w:t>
      </w:r>
      <w:bookmarkEnd w:id="164"/>
    </w:p>
    <w:p w14:paraId="01377AFF" w14:textId="2C000D40" w:rsidR="003415AF" w:rsidRDefault="00417EC4" w:rsidP="0035733B">
      <w:pPr>
        <w:spacing w:line="360" w:lineRule="auto"/>
        <w:jc w:val="both"/>
      </w:pPr>
      <w:r>
        <w:t xml:space="preserve">Since </w:t>
      </w:r>
      <w:r w:rsidR="00E67839">
        <w:t xml:space="preserve">the UI </w:t>
      </w:r>
      <w:r w:rsidR="00E82D4F">
        <w:t>has the ability</w:t>
      </w:r>
      <w:r w:rsidR="00CD4F79">
        <w:t xml:space="preserve"> to </w:t>
      </w:r>
      <w:r w:rsidR="002543E9">
        <w:t xml:space="preserve">display </w:t>
      </w:r>
      <w:r w:rsidR="00CD4F79">
        <w:t>different languages</w:t>
      </w:r>
      <w:r w:rsidR="002543E9">
        <w:t xml:space="preserve"> depending on the labeled ontology</w:t>
      </w:r>
      <w:r w:rsidR="001C58F4">
        <w:t xml:space="preserve">, </w:t>
      </w:r>
      <w:r w:rsidR="00670BCC">
        <w:t xml:space="preserve">labels and buttons in the UI need to be changed </w:t>
      </w:r>
      <w:r w:rsidR="00760C2C">
        <w:t>to match language selected</w:t>
      </w:r>
      <w:r w:rsidR="00670BCC">
        <w:t>.</w:t>
      </w:r>
      <w:r w:rsidR="0002691F">
        <w:t xml:space="preserve"> As it is shown in </w:t>
      </w:r>
      <w:r w:rsidR="0002691F">
        <w:fldChar w:fldCharType="begin"/>
      </w:r>
      <w:r w:rsidR="0002691F">
        <w:instrText xml:space="preserve"> REF _Ref268783775 \h </w:instrText>
      </w:r>
      <w:r w:rsidR="0002691F">
        <w:fldChar w:fldCharType="separate"/>
      </w:r>
      <w:r w:rsidR="0073691D">
        <w:t xml:space="preserve">Figure </w:t>
      </w:r>
      <w:r w:rsidR="0073691D">
        <w:rPr>
          <w:noProof/>
        </w:rPr>
        <w:t>32</w:t>
      </w:r>
      <w:r w:rsidR="0002691F">
        <w:fldChar w:fldCharType="end"/>
      </w:r>
      <w:r w:rsidR="0002691F">
        <w:t xml:space="preserve">, </w:t>
      </w:r>
      <w:r w:rsidR="007C259F">
        <w:t xml:space="preserve">user enters wanted text in any language and click OK. The </w:t>
      </w:r>
      <w:r w:rsidR="00782021">
        <w:t>application then refreshes</w:t>
      </w:r>
      <w:r w:rsidR="007C259F">
        <w:t xml:space="preserve"> its views to reflect the entered text.</w:t>
      </w:r>
      <w:r w:rsidR="00911CC9">
        <w:t xml:space="preserve"> </w:t>
      </w:r>
      <w:r w:rsidR="00C143CD">
        <w:t>Three labels can be changed the filters heading label in the tree view, the includes and the excludes labels in the query panel.</w:t>
      </w:r>
      <w:r w:rsidR="009415AA">
        <w:t xml:space="preserve"> In the other </w:t>
      </w:r>
      <w:r w:rsidR="006A1F9F">
        <w:t>hand,</w:t>
      </w:r>
      <w:r w:rsidR="009415AA">
        <w:t xml:space="preserve"> three buttons text can be changed</w:t>
      </w:r>
      <w:r w:rsidR="006262C6">
        <w:t xml:space="preserve"> add, remove, and the get buttons.</w:t>
      </w:r>
    </w:p>
    <w:p w14:paraId="17579BF9" w14:textId="77777777" w:rsidR="004A5999" w:rsidRDefault="00B25335" w:rsidP="00857622">
      <w:pPr>
        <w:keepNext/>
        <w:jc w:val="center"/>
      </w:pPr>
      <w:r>
        <w:rPr>
          <w:noProof/>
        </w:rPr>
        <w:drawing>
          <wp:inline distT="0" distB="0" distL="0" distR="0" wp14:anchorId="7A95656D" wp14:editId="4BBF1C50">
            <wp:extent cx="2240868" cy="2324100"/>
            <wp:effectExtent l="25400" t="25400" r="2032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Config.png"/>
                    <pic:cNvPicPr/>
                  </pic:nvPicPr>
                  <pic:blipFill>
                    <a:blip r:embed="rId44">
                      <a:extLst>
                        <a:ext uri="{28A0092B-C50C-407E-A947-70E740481C1C}">
                          <a14:useLocalDpi xmlns:a14="http://schemas.microsoft.com/office/drawing/2010/main" val="0"/>
                        </a:ext>
                      </a:extLst>
                    </a:blip>
                    <a:stretch>
                      <a:fillRect/>
                    </a:stretch>
                  </pic:blipFill>
                  <pic:spPr>
                    <a:xfrm>
                      <a:off x="0" y="0"/>
                      <a:ext cx="2240868" cy="2324100"/>
                    </a:xfrm>
                    <a:prstGeom prst="rect">
                      <a:avLst/>
                    </a:prstGeom>
                    <a:ln>
                      <a:solidFill>
                        <a:srgbClr val="000000"/>
                      </a:solidFill>
                    </a:ln>
                  </pic:spPr>
                </pic:pic>
              </a:graphicData>
            </a:graphic>
          </wp:inline>
        </w:drawing>
      </w:r>
    </w:p>
    <w:p w14:paraId="21FEC8E2" w14:textId="022E5627" w:rsidR="00B25335" w:rsidRPr="003415AF" w:rsidRDefault="004A5999" w:rsidP="00857622">
      <w:pPr>
        <w:pStyle w:val="Caption"/>
        <w:spacing w:line="360" w:lineRule="auto"/>
        <w:jc w:val="center"/>
      </w:pPr>
      <w:bookmarkStart w:id="165" w:name="_Ref268783775"/>
      <w:bookmarkStart w:id="166" w:name="_Toc269659887"/>
      <w:r>
        <w:t xml:space="preserve">Figure </w:t>
      </w:r>
      <w:r w:rsidR="00412FCE">
        <w:fldChar w:fldCharType="begin"/>
      </w:r>
      <w:r w:rsidR="00412FCE">
        <w:instrText xml:space="preserve"> SEQ Figure \* ARABIC </w:instrText>
      </w:r>
      <w:r w:rsidR="00412FCE">
        <w:fldChar w:fldCharType="separate"/>
      </w:r>
      <w:r w:rsidR="0073691D">
        <w:rPr>
          <w:noProof/>
        </w:rPr>
        <w:t>32</w:t>
      </w:r>
      <w:r w:rsidR="00412FCE">
        <w:rPr>
          <w:noProof/>
        </w:rPr>
        <w:fldChar w:fldCharType="end"/>
      </w:r>
      <w:bookmarkEnd w:id="165"/>
      <w:r>
        <w:t>: Change labels' &amp; buttons' text</w:t>
      </w:r>
      <w:bookmarkEnd w:id="166"/>
    </w:p>
    <w:p w14:paraId="68B9E1D8" w14:textId="020600A8" w:rsidR="004B79F8" w:rsidRDefault="004B79F8" w:rsidP="00AF2E11">
      <w:pPr>
        <w:pStyle w:val="Heading2"/>
        <w:spacing w:line="360" w:lineRule="auto"/>
        <w:jc w:val="both"/>
      </w:pPr>
      <w:bookmarkStart w:id="167" w:name="_Ref269907384"/>
      <w:bookmarkStart w:id="168" w:name="_Ref269907391"/>
      <w:bookmarkStart w:id="169" w:name="_Toc269907908"/>
      <w:r>
        <w:t>Limitations</w:t>
      </w:r>
      <w:bookmarkEnd w:id="167"/>
      <w:bookmarkEnd w:id="168"/>
      <w:bookmarkEnd w:id="169"/>
    </w:p>
    <w:p w14:paraId="434218BD" w14:textId="0C02EFAC" w:rsidR="00FD0A53" w:rsidRDefault="00FD0A53" w:rsidP="00FD0A53">
      <w:pPr>
        <w:spacing w:line="360" w:lineRule="auto"/>
        <w:jc w:val="both"/>
      </w:pPr>
      <w:r>
        <w:t xml:space="preserve">This section demonstrates some of the limitations that </w:t>
      </w:r>
      <w:r w:rsidR="00475DC8">
        <w:t>are</w:t>
      </w:r>
      <w:r>
        <w:t xml:space="preserve"> faced during the implementation phase.</w:t>
      </w:r>
      <w:r w:rsidR="00E14571">
        <w:t xml:space="preserve"> </w:t>
      </w:r>
      <w:r w:rsidR="00B520C1">
        <w:t>There are a number of things that can go wrong.</w:t>
      </w:r>
      <w:r w:rsidR="005E582E">
        <w:t xml:space="preserve"> Most of the enhancements</w:t>
      </w:r>
      <w:r w:rsidR="009A712C">
        <w:t>,</w:t>
      </w:r>
      <w:r w:rsidR="005E582E">
        <w:t xml:space="preserve"> that interact the ontology</w:t>
      </w:r>
      <w:r w:rsidR="009A712C">
        <w:t xml:space="preserve"> via OWL API, use ontology annotations.</w:t>
      </w:r>
      <w:r w:rsidR="00910C3C">
        <w:t xml:space="preserve"> </w:t>
      </w:r>
      <w:r w:rsidR="00BE3AAD">
        <w:t xml:space="preserve">Annotations as metadata for the ontology </w:t>
      </w:r>
      <w:r w:rsidR="006A1F9F">
        <w:t>classes</w:t>
      </w:r>
      <w:r w:rsidR="00912523">
        <w:t xml:space="preserve"> </w:t>
      </w:r>
      <w:r w:rsidR="003B7A2A">
        <w:t>drive most of the functionalities in the UI.</w:t>
      </w:r>
      <w:r w:rsidR="00CE14C3">
        <w:t xml:space="preserve"> </w:t>
      </w:r>
      <w:r w:rsidR="00E14571">
        <w:t xml:space="preserve">There </w:t>
      </w:r>
      <w:r w:rsidR="00F614AB">
        <w:t>are</w:t>
      </w:r>
      <w:r w:rsidR="00E14571">
        <w:t xml:space="preserve"> two major limitations faced: </w:t>
      </w:r>
    </w:p>
    <w:p w14:paraId="0DDC6E8B" w14:textId="45A6A9F9" w:rsidR="00B06A5F" w:rsidRDefault="00B06A5F" w:rsidP="00B06A5F">
      <w:pPr>
        <w:pStyle w:val="ListParagraph"/>
        <w:numPr>
          <w:ilvl w:val="0"/>
          <w:numId w:val="36"/>
        </w:numPr>
        <w:spacing w:line="360" w:lineRule="auto"/>
        <w:jc w:val="both"/>
      </w:pPr>
      <w:r>
        <w:t>Human factor.</w:t>
      </w:r>
    </w:p>
    <w:p w14:paraId="4EC5206A" w14:textId="77777777" w:rsidR="00F6506F" w:rsidRDefault="00B06A5F" w:rsidP="00F6506F">
      <w:pPr>
        <w:pStyle w:val="ListParagraph"/>
        <w:numPr>
          <w:ilvl w:val="0"/>
          <w:numId w:val="36"/>
        </w:numPr>
        <w:spacing w:after="240" w:line="360" w:lineRule="auto"/>
        <w:ind w:left="714" w:hanging="357"/>
        <w:jc w:val="both"/>
      </w:pPr>
      <w:r>
        <w:t>OWL</w:t>
      </w:r>
      <w:r w:rsidR="002E750B">
        <w:t xml:space="preserve"> annotations.</w:t>
      </w:r>
    </w:p>
    <w:p w14:paraId="5225A167" w14:textId="77777777" w:rsidR="0073691D" w:rsidRDefault="00A74F2D" w:rsidP="00A04BAE">
      <w:pPr>
        <w:keepNext/>
        <w:spacing w:after="120"/>
        <w:jc w:val="center"/>
      </w:pPr>
      <w:r>
        <w:t xml:space="preserve">At the beginning of the project, it seemed perfect to use annotations to drive the UI and its functionalities. </w:t>
      </w:r>
      <w:r w:rsidR="00215BBB">
        <w:t xml:space="preserve">As human, we are </w:t>
      </w:r>
      <w:r w:rsidR="00215BBB" w:rsidRPr="00215BBB">
        <w:t>deemed</w:t>
      </w:r>
      <w:r w:rsidR="009B5883">
        <w:t xml:space="preserve"> to make mistake</w:t>
      </w:r>
      <w:r w:rsidR="00677C89">
        <w:t xml:space="preserve">. </w:t>
      </w:r>
      <w:r w:rsidR="00C87D14">
        <w:t>Ontology developer</w:t>
      </w:r>
      <w:r w:rsidR="00995864">
        <w:t xml:space="preserve"> may misspell some of the annotations</w:t>
      </w:r>
      <w:r w:rsidR="00555BB7">
        <w:t xml:space="preserve"> or even may forget to annotate the ontology that will be used. </w:t>
      </w:r>
      <w:r w:rsidR="00F85716">
        <w:t>Developer may annotate wrong classes or wrong object properties.</w:t>
      </w:r>
      <w:r w:rsidR="002E17C9">
        <w:t xml:space="preserve"> </w:t>
      </w:r>
      <w:r w:rsidR="000A0DA7">
        <w:t xml:space="preserve">In the other hand, OWL itself suffers from some limitations regarding annotations. </w:t>
      </w:r>
      <w:r w:rsidR="0067201F">
        <w:t xml:space="preserve">In OWL there are two types of classes: named </w:t>
      </w:r>
      <w:r w:rsidR="006A1F9F">
        <w:t>class that</w:t>
      </w:r>
      <w:r w:rsidR="0067201F">
        <w:t xml:space="preserve"> is created and defined by the ontology developer, and unnamed </w:t>
      </w:r>
      <w:r w:rsidR="006A1F9F">
        <w:t>class that</w:t>
      </w:r>
      <w:r w:rsidR="0067201F">
        <w:t xml:space="preserve"> is a class expression.</w:t>
      </w:r>
      <w:r w:rsidR="00E35770">
        <w:t xml:space="preserve"> </w:t>
      </w:r>
      <w:r w:rsidR="00295CCC">
        <w:t>The</w:t>
      </w:r>
      <w:r w:rsidR="00E35770">
        <w:t xml:space="preserve"> best use of filters is with unnamed classes since the named one </w:t>
      </w:r>
      <w:r w:rsidR="006A1F9F">
        <w:t>is</w:t>
      </w:r>
      <w:r w:rsidR="00E35770">
        <w:t xml:space="preserve"> visible to the user, and </w:t>
      </w:r>
      <w:r w:rsidR="006F0582">
        <w:t>the unnamed one is perfect definition for a filter. For example, spicy class</w:t>
      </w:r>
      <w:r w:rsidR="004A191A">
        <w:t xml:space="preserve"> could be a filter</w:t>
      </w:r>
      <w:r w:rsidR="00C267E4">
        <w:t xml:space="preserve"> </w:t>
      </w:r>
      <w:r w:rsidR="000849A6">
        <w:t xml:space="preserve">because it </w:t>
      </w:r>
      <w:r w:rsidR="006A1F9F">
        <w:t>filters</w:t>
      </w:r>
      <w:r w:rsidR="000849A6">
        <w:t xml:space="preserve"> all classes that are spicy. </w:t>
      </w:r>
      <w:r w:rsidR="006B67CF">
        <w:t>So the user should see the spicy filter but not the spicy clas</w:t>
      </w:r>
      <w:r w:rsidR="00E26B54">
        <w:t>s in the ingredient, b</w:t>
      </w:r>
      <w:r w:rsidR="006B67CF">
        <w:t>ut that not the case</w:t>
      </w:r>
      <w:r w:rsidR="00E26B54">
        <w:t xml:space="preserve">. OWL annotation properties cannot associated to unnamed classes it can only associated to </w:t>
      </w:r>
      <w:r w:rsidR="0015013A">
        <w:t>IRI or Anonymous Individual as stated in</w:t>
      </w:r>
      <w:r w:rsidR="00BD6377">
        <w:t xml:space="preserve"> OWL 2 specifications</w:t>
      </w:r>
      <w:r w:rsidR="006B7948">
        <w:t xml:space="preserve"> in </w:t>
      </w:r>
      <w:r w:rsidR="004F4F4C">
        <w:fldChar w:fldCharType="begin"/>
      </w:r>
      <w:r w:rsidR="004F4F4C">
        <w:instrText xml:space="preserve"> REF _Ref268810612 \h </w:instrText>
      </w:r>
      <w:r w:rsidR="004F4F4C">
        <w:fldChar w:fldCharType="separate"/>
      </w:r>
      <w:r w:rsidR="0073691D">
        <w:rPr>
          <w:noProof/>
        </w:rPr>
        <w:drawing>
          <wp:inline distT="0" distB="0" distL="0" distR="0" wp14:anchorId="1EC06D14" wp14:editId="09658B19">
            <wp:extent cx="5270500" cy="3338195"/>
            <wp:effectExtent l="25400" t="25400" r="38100" b="146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s of Ontologies and Axioms in OWL 2 .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3338195"/>
                    </a:xfrm>
                    <a:prstGeom prst="rect">
                      <a:avLst/>
                    </a:prstGeom>
                    <a:ln>
                      <a:solidFill>
                        <a:srgbClr val="000000"/>
                      </a:solidFill>
                    </a:ln>
                  </pic:spPr>
                </pic:pic>
              </a:graphicData>
            </a:graphic>
          </wp:inline>
        </w:drawing>
      </w:r>
    </w:p>
    <w:p w14:paraId="7AF3A301" w14:textId="50F84313" w:rsidR="00DF7889" w:rsidRDefault="0073691D" w:rsidP="00F6506F">
      <w:pPr>
        <w:spacing w:after="240" w:line="360" w:lineRule="auto"/>
        <w:jc w:val="both"/>
      </w:pPr>
      <w:r>
        <w:t xml:space="preserve">Figure </w:t>
      </w:r>
      <w:r>
        <w:rPr>
          <w:noProof/>
        </w:rPr>
        <w:t>33</w:t>
      </w:r>
      <w:r>
        <w:t xml:space="preserve">: Annotations of IRIs and Anonymous Individuals in OWL 2 </w:t>
      </w:r>
      <w:r>
        <w:rPr>
          <w:noProof/>
        </w:rPr>
        <w:t>[24]</w:t>
      </w:r>
      <w:r w:rsidR="004F4F4C">
        <w:fldChar w:fldCharType="end"/>
      </w:r>
      <w:r w:rsidR="004F4F4C">
        <w:t>.</w:t>
      </w:r>
      <w:r w:rsidR="00A07475">
        <w:t xml:space="preserve"> </w:t>
      </w:r>
      <w:r w:rsidR="00F5526A">
        <w:t>As a result of this</w:t>
      </w:r>
      <w:r w:rsidR="00A07475">
        <w:t xml:space="preserve"> limitation, </w:t>
      </w:r>
      <w:r w:rsidR="006B7948">
        <w:t>user sees</w:t>
      </w:r>
      <w:r w:rsidR="00A07475">
        <w:t xml:space="preserve"> the filter as filter</w:t>
      </w:r>
      <w:r w:rsidR="006B7948">
        <w:t xml:space="preserve"> option</w:t>
      </w:r>
      <w:r w:rsidR="00A07475">
        <w:t xml:space="preserve"> and as a class</w:t>
      </w:r>
      <w:r w:rsidR="006B7948">
        <w:t xml:space="preserve"> in the ingredients hierarchy</w:t>
      </w:r>
      <w:r w:rsidR="00A07475">
        <w:t>.</w:t>
      </w:r>
    </w:p>
    <w:p w14:paraId="10AC6B13" w14:textId="61373A32" w:rsidR="00E841FC" w:rsidRDefault="004A056F" w:rsidP="00A04BAE">
      <w:pPr>
        <w:keepNext/>
        <w:spacing w:after="120"/>
        <w:jc w:val="center"/>
      </w:pPr>
      <w:bookmarkStart w:id="170" w:name="_Ref268810612"/>
      <w:r>
        <w:rPr>
          <w:noProof/>
        </w:rPr>
        <w:drawing>
          <wp:inline distT="0" distB="0" distL="0" distR="0" wp14:anchorId="1EC06D14" wp14:editId="09658B19">
            <wp:extent cx="5270500" cy="3338195"/>
            <wp:effectExtent l="25400" t="25400" r="38100" b="146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s of Ontologies and Axioms in OWL 2 .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3338195"/>
                    </a:xfrm>
                    <a:prstGeom prst="rect">
                      <a:avLst/>
                    </a:prstGeom>
                    <a:ln>
                      <a:solidFill>
                        <a:srgbClr val="000000"/>
                      </a:solidFill>
                    </a:ln>
                  </pic:spPr>
                </pic:pic>
              </a:graphicData>
            </a:graphic>
          </wp:inline>
        </w:drawing>
      </w:r>
    </w:p>
    <w:p w14:paraId="1D208903" w14:textId="0CFEF994" w:rsidR="00F63360" w:rsidRDefault="00E841FC" w:rsidP="004A056F">
      <w:pPr>
        <w:pStyle w:val="Caption"/>
        <w:spacing w:line="360" w:lineRule="auto"/>
        <w:jc w:val="center"/>
      </w:pPr>
      <w:bookmarkStart w:id="171" w:name="_Toc269659888"/>
      <w:r>
        <w:t xml:space="preserve">Figure </w:t>
      </w:r>
      <w:r w:rsidR="00412FCE">
        <w:fldChar w:fldCharType="begin"/>
      </w:r>
      <w:r w:rsidR="00412FCE">
        <w:instrText xml:space="preserve"> SEQ Figure \* ARABIC </w:instrText>
      </w:r>
      <w:r w:rsidR="00412FCE">
        <w:fldChar w:fldCharType="separate"/>
      </w:r>
      <w:r w:rsidR="0073691D">
        <w:rPr>
          <w:noProof/>
        </w:rPr>
        <w:t>33</w:t>
      </w:r>
      <w:r w:rsidR="00412FCE">
        <w:rPr>
          <w:noProof/>
        </w:rPr>
        <w:fldChar w:fldCharType="end"/>
      </w:r>
      <w:r>
        <w:t>: Annotations of IRIs and Anonymous Individuals in OWL 2</w:t>
      </w:r>
      <w:r w:rsidR="008B481F">
        <w:t xml:space="preserve"> </w:t>
      </w:r>
      <w:r w:rsidR="008B481F">
        <w:fldChar w:fldCharType="begin"/>
      </w:r>
      <w:r w:rsidR="008B481F">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8B481F">
        <w:fldChar w:fldCharType="separate"/>
      </w:r>
      <w:r w:rsidR="008B481F">
        <w:rPr>
          <w:noProof/>
        </w:rPr>
        <w:t>[24]</w:t>
      </w:r>
      <w:bookmarkEnd w:id="171"/>
      <w:r w:rsidR="008B481F">
        <w:fldChar w:fldCharType="end"/>
      </w:r>
      <w:bookmarkEnd w:id="170"/>
    </w:p>
    <w:p w14:paraId="3BA55733" w14:textId="77777777" w:rsidR="00C64562" w:rsidRDefault="003B77D1" w:rsidP="00870B86">
      <w:pPr>
        <w:pStyle w:val="Heading2"/>
        <w:spacing w:line="360" w:lineRule="auto"/>
        <w:jc w:val="both"/>
      </w:pPr>
      <w:bookmarkStart w:id="172" w:name="_Toc269907909"/>
      <w:r>
        <w:t>Conclusion</w:t>
      </w:r>
      <w:bookmarkEnd w:id="172"/>
    </w:p>
    <w:p w14:paraId="505CF2C0" w14:textId="7288400D" w:rsidR="00A20CEF" w:rsidRDefault="00A04BAE" w:rsidP="00870B86">
      <w:pPr>
        <w:spacing w:line="360" w:lineRule="auto"/>
        <w:jc w:val="both"/>
      </w:pPr>
      <w:r>
        <w:t xml:space="preserve">This chapter </w:t>
      </w:r>
      <w:r w:rsidR="002846C3">
        <w:t xml:space="preserve">illustrated </w:t>
      </w:r>
      <w:r w:rsidR="00620E58">
        <w:t xml:space="preserve">aspects of the implementation phase. </w:t>
      </w:r>
      <w:r w:rsidR="00934AFF">
        <w:t xml:space="preserve">Brief overview of the </w:t>
      </w:r>
      <w:r w:rsidR="00870B86">
        <w:t>technologies used to implement the Manchester Sushi Finder.</w:t>
      </w:r>
      <w:r w:rsidR="00981C48">
        <w:t xml:space="preserve"> Then went through major functionalities’ implementation process. Finally, it discussed some limitations faced during the implementation phase.</w:t>
      </w:r>
    </w:p>
    <w:p w14:paraId="37F5742D" w14:textId="77777777" w:rsidR="000B1A2F" w:rsidRDefault="000B1A2F" w:rsidP="00870B86">
      <w:pPr>
        <w:spacing w:line="360" w:lineRule="auto"/>
        <w:jc w:val="both"/>
      </w:pPr>
    </w:p>
    <w:p w14:paraId="5E76B19F" w14:textId="1E945150" w:rsidR="000B1A2F" w:rsidRDefault="000B7C63" w:rsidP="00870B86">
      <w:pPr>
        <w:spacing w:line="360" w:lineRule="auto"/>
        <w:jc w:val="both"/>
      </w:pPr>
      <w:r>
        <w:t>Next Chapt</w:t>
      </w:r>
      <w:r w:rsidR="009C1CBF">
        <w:t>er shows the testing process of the Manchester Sushi Finder.</w:t>
      </w:r>
    </w:p>
    <w:p w14:paraId="69B34867" w14:textId="77777777" w:rsidR="00A20CEF" w:rsidRDefault="00A20CEF" w:rsidP="00A20CEF"/>
    <w:p w14:paraId="156AF550" w14:textId="1BD54074" w:rsidR="00692AC2" w:rsidRDefault="006315D4" w:rsidP="00C55383">
      <w:pPr>
        <w:pStyle w:val="Heading2"/>
        <w:numPr>
          <w:ilvl w:val="0"/>
          <w:numId w:val="0"/>
        </w:numPr>
        <w:spacing w:line="360" w:lineRule="auto"/>
        <w:jc w:val="both"/>
      </w:pPr>
      <w:r>
        <w:br w:type="page"/>
      </w:r>
    </w:p>
    <w:p w14:paraId="336A8665" w14:textId="2ADA2E42" w:rsidR="00692AC2" w:rsidRDefault="00D2099C" w:rsidP="00EC248B">
      <w:pPr>
        <w:pStyle w:val="Heading1"/>
        <w:spacing w:line="360" w:lineRule="auto"/>
        <w:jc w:val="both"/>
        <w:rPr>
          <w:rFonts w:cs="Times New Roman"/>
        </w:rPr>
      </w:pPr>
      <w:bookmarkStart w:id="173" w:name="_Toc269907910"/>
      <w:r w:rsidRPr="00D2099C">
        <w:rPr>
          <w:rFonts w:cs="Times New Roman"/>
        </w:rPr>
        <w:t>EVALUATION AND CRITICAL ANALYSIS</w:t>
      </w:r>
      <w:bookmarkEnd w:id="173"/>
    </w:p>
    <w:p w14:paraId="34180AC3" w14:textId="674784D2" w:rsidR="00582BC7" w:rsidRPr="00582BC7" w:rsidRDefault="00DB5FDF" w:rsidP="00116EE3">
      <w:pPr>
        <w:spacing w:line="360" w:lineRule="auto"/>
        <w:jc w:val="both"/>
      </w:pPr>
      <w:r>
        <w:t>In this chapter, an evaluation of the Manchester Sushi Finder tool is presented.</w:t>
      </w:r>
      <w:r w:rsidR="008768BA">
        <w:t xml:space="preserve"> </w:t>
      </w:r>
      <w:r w:rsidR="00D06784">
        <w:t>The tool is evaluated based on</w:t>
      </w:r>
      <w:r w:rsidR="00B96178">
        <w:t xml:space="preserve"> an</w:t>
      </w:r>
      <w:r w:rsidR="00D06784">
        <w:t xml:space="preserve"> online survey.</w:t>
      </w:r>
    </w:p>
    <w:p w14:paraId="18B2ADC1" w14:textId="6A8D910D" w:rsidR="00692AC2" w:rsidRDefault="00081397" w:rsidP="00116EE3">
      <w:pPr>
        <w:pStyle w:val="Heading2"/>
        <w:spacing w:line="360" w:lineRule="auto"/>
        <w:jc w:val="both"/>
      </w:pPr>
      <w:bookmarkStart w:id="174" w:name="_Toc269907911"/>
      <w:r>
        <w:t>Survey</w:t>
      </w:r>
      <w:bookmarkEnd w:id="174"/>
    </w:p>
    <w:p w14:paraId="25167557" w14:textId="519473D7" w:rsidR="00140F50" w:rsidRPr="00140F50" w:rsidRDefault="0087045F" w:rsidP="00E872B6">
      <w:pPr>
        <w:spacing w:line="360" w:lineRule="auto"/>
        <w:jc w:val="both"/>
      </w:pPr>
      <w:r>
        <w:t xml:space="preserve">The survey is accessible </w:t>
      </w:r>
      <w:r w:rsidR="0029365F">
        <w:t xml:space="preserve">online </w:t>
      </w:r>
      <w:r>
        <w:t xml:space="preserve">via SurveyMonkey website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r>
        <w:fldChar w:fldCharType="end"/>
      </w:r>
      <w:r>
        <w:t>.</w:t>
      </w:r>
      <w:r w:rsidR="00BC2B36">
        <w:t xml:space="preserve"> This website provides free service to create surveys</w:t>
      </w:r>
      <w:r w:rsidR="0029365F">
        <w:t xml:space="preserve">. A survey </w:t>
      </w:r>
      <w:r w:rsidR="003B75B3">
        <w:t>for the purpose of evaluating</w:t>
      </w:r>
      <w:r w:rsidR="0029365F">
        <w:t xml:space="preserve"> the Manchester Sushi Finder tool </w:t>
      </w:r>
      <w:r w:rsidR="005336E2">
        <w:t xml:space="preserve">has been created. </w:t>
      </w:r>
      <w:r w:rsidR="008A3AA8">
        <w:t>After the questions have been created, t</w:t>
      </w:r>
      <w:r w:rsidR="006B01FD">
        <w:t>he website then provides the developer with a link to access the questions and answer them</w:t>
      </w:r>
      <w:r w:rsidR="009C0CA0">
        <w:t xml:space="preserve"> </w:t>
      </w:r>
      <w:r w:rsidR="009C0CA0">
        <w:fldChar w:fldCharType="begin"/>
      </w:r>
      <w:r w:rsidR="009C0CA0">
        <w:instrText xml:space="preserve"> ADDIN EN.CITE &lt;EndNote&gt;&lt;Cite&gt;&lt;Author&gt;Al Abbas&lt;/Author&gt;&lt;Year&gt;2014&lt;/Year&gt;&lt;RecNum&gt;73&lt;/RecNum&gt;&lt;DisplayText&gt;[27]&lt;/DisplayText&gt;&lt;record&gt;&lt;rec-number&gt;73&lt;/rec-number&gt;&lt;foreign-keys&gt;&lt;key app="EN" db-id="ts25ppery0xtwlevwr5vrr0ivsptart9ve22" timestamp="1407331969"&gt;73&lt;/key&gt;&lt;/foreign-keys&gt;&lt;ref-type name="Web Page"&gt;12&lt;/ref-type&gt;&lt;contributors&gt;&lt;authors&gt;&lt;author&gt;Al Abbas, Hani&lt;/author&gt;&lt;/authors&gt;&lt;/contributors&gt;&lt;titles&gt;&lt;title&gt;MSc Project (Software application-&amp;quot;The Manchester Sushi Finder&amp;quot;) &lt;/title&gt;&lt;/titles&gt;&lt;volume&gt;2014&lt;/volume&gt;&lt;number&gt;Aug 6, 2014&lt;/number&gt;&lt;dates&gt;&lt;year&gt;2014&lt;/year&gt;&lt;/dates&gt;&lt;pub-location&gt;SurveyMonkey&lt;/pub-location&gt;&lt;publisher&gt;SurveyMonkey&lt;/publisher&gt;&lt;urls&gt;&lt;related-urls&gt;&lt;url&gt;https://www.surveymonkey.com/s/NLRQZ37&lt;/url&gt;&lt;/related-urls&gt;&lt;/urls&gt;&lt;/record&gt;&lt;/Cite&gt;&lt;/EndNote&gt;</w:instrText>
      </w:r>
      <w:r w:rsidR="009C0CA0">
        <w:fldChar w:fldCharType="separate"/>
      </w:r>
      <w:r w:rsidR="009C0CA0">
        <w:rPr>
          <w:noProof/>
        </w:rPr>
        <w:t>[27]</w:t>
      </w:r>
      <w:r w:rsidR="009C0CA0">
        <w:fldChar w:fldCharType="end"/>
      </w:r>
      <w:r w:rsidR="006B01FD">
        <w:t>.</w:t>
      </w:r>
      <w:r w:rsidR="006453E7">
        <w:t xml:space="preserve"> This survey has been approved by the </w:t>
      </w:r>
      <w:r w:rsidR="00041F87">
        <w:t>computer science school</w:t>
      </w:r>
      <w:r w:rsidR="009E3FC3">
        <w:t>’s</w:t>
      </w:r>
      <w:r w:rsidR="00041F87">
        <w:t xml:space="preserve"> committee</w:t>
      </w:r>
      <w:r w:rsidR="009E3FC3">
        <w:t xml:space="preserve"> </w:t>
      </w:r>
      <w:r w:rsidR="009E3FC3">
        <w:fldChar w:fldCharType="begin"/>
      </w:r>
      <w:r w:rsidR="009E3FC3">
        <w:instrText xml:space="preserve"> ADDIN EN.CITE &lt;EndNote&gt;&lt;Cite&gt;&lt;Author&gt;Ethics&lt;/Author&gt;&lt;Year&gt;2014&lt;/Year&gt;&lt;RecNum&gt;74&lt;/RecNum&gt;&lt;DisplayText&gt;[28]&lt;/DisplayText&gt;&lt;record&gt;&lt;rec-number&gt;74&lt;/rec-number&gt;&lt;foreign-keys&gt;&lt;key app="EN" db-id="ts25ppery0xtwlevwr5vrr0ivsptart9ve22" timestamp="1407332371"&gt;74&lt;/key&gt;&lt;/foreign-keys&gt;&lt;ref-type name="Web Page"&gt;12&lt;/ref-type&gt;&lt;contributors&gt;&lt;authors&gt;&lt;author&gt; Computer Science Ethics &lt;/author&gt;&lt;/authors&gt;&lt;/contributors&gt;&lt;titles&gt;&lt;title&gt;Survey&lt;/title&gt;&lt;/titles&gt;&lt;volume&gt;2014&lt;/volume&gt;&lt;number&gt;Agu 6, 2014&lt;/number&gt;&lt;dates&gt;&lt;year&gt;2014&lt;/year&gt;&lt;/dates&gt;&lt;urls&gt;&lt;related-urls&gt;&lt;url&gt;http://ethics.cs.manchester.ac.uk&lt;/url&gt;&lt;/related-urls&gt;&lt;/urls&gt;&lt;/record&gt;&lt;/Cite&gt;&lt;/EndNote&gt;</w:instrText>
      </w:r>
      <w:r w:rsidR="009E3FC3">
        <w:fldChar w:fldCharType="separate"/>
      </w:r>
      <w:r w:rsidR="009E3FC3">
        <w:rPr>
          <w:noProof/>
        </w:rPr>
        <w:t>[28]</w:t>
      </w:r>
      <w:r w:rsidR="009E3FC3">
        <w:fldChar w:fldCharType="end"/>
      </w:r>
      <w:r w:rsidR="00041F87">
        <w:t xml:space="preserve">. </w:t>
      </w:r>
      <w:r w:rsidR="00B81289">
        <w:t>The next subsections provide details about the survey</w:t>
      </w:r>
      <w:r w:rsidR="00473F54">
        <w:t xml:space="preserve">. </w:t>
      </w:r>
      <w:r w:rsidR="008E470D">
        <w:t>Details</w:t>
      </w:r>
      <w:r w:rsidR="001F7952">
        <w:t xml:space="preserve"> included the questions, </w:t>
      </w:r>
      <w:r w:rsidR="008E470D">
        <w:t>participants</w:t>
      </w:r>
      <w:r w:rsidR="001F7952">
        <w:t>, results, and the hypothesis acceptance.</w:t>
      </w:r>
    </w:p>
    <w:p w14:paraId="39B51300" w14:textId="72DD343D" w:rsidR="003C39FF" w:rsidRDefault="003C39FF" w:rsidP="00F819E5">
      <w:pPr>
        <w:pStyle w:val="Heading3"/>
        <w:spacing w:line="360" w:lineRule="auto"/>
        <w:jc w:val="both"/>
        <w:rPr>
          <w:rFonts w:cs="Times New Roman"/>
        </w:rPr>
      </w:pPr>
      <w:bookmarkStart w:id="175" w:name="_Ref269221162"/>
      <w:bookmarkStart w:id="176" w:name="_Toc269907912"/>
      <w:r w:rsidRPr="003C39FF">
        <w:rPr>
          <w:rFonts w:cs="Times New Roman"/>
        </w:rPr>
        <w:t>Questions</w:t>
      </w:r>
      <w:bookmarkEnd w:id="175"/>
      <w:bookmarkEnd w:id="176"/>
    </w:p>
    <w:p w14:paraId="2DD8038B" w14:textId="3F91A927" w:rsidR="00A107F6" w:rsidRPr="00FF3D48" w:rsidRDefault="00184574" w:rsidP="00F819E5">
      <w:pPr>
        <w:spacing w:line="360" w:lineRule="auto"/>
        <w:jc w:val="both"/>
      </w:pPr>
      <w:r>
        <w:t xml:space="preserve">The Manchester Sushi Finder is evaluated </w:t>
      </w:r>
      <w:r w:rsidR="00D90E78">
        <w:t xml:space="preserve">based on </w:t>
      </w:r>
      <w:r w:rsidR="00955031">
        <w:t xml:space="preserve">evaluation plane in section </w:t>
      </w:r>
      <w:r w:rsidR="00414889">
        <w:fldChar w:fldCharType="begin"/>
      </w:r>
      <w:r w:rsidR="00414889">
        <w:instrText xml:space="preserve"> REF _Ref268962453 \r \h </w:instrText>
      </w:r>
      <w:r w:rsidR="00414889">
        <w:fldChar w:fldCharType="separate"/>
      </w:r>
      <w:r w:rsidR="0073691D">
        <w:t>3.3</w:t>
      </w:r>
      <w:r w:rsidR="00414889">
        <w:fldChar w:fldCharType="end"/>
      </w:r>
      <w:r w:rsidR="00244EF6">
        <w:t xml:space="preserve">. So </w:t>
      </w:r>
      <w:r w:rsidR="001C4883">
        <w:t xml:space="preserve">questions have been categorized in </w:t>
      </w:r>
      <w:r w:rsidR="00626B19">
        <w:t xml:space="preserve">eight categories. </w:t>
      </w:r>
      <w:r w:rsidR="00E36159">
        <w:t xml:space="preserve">These categories are </w:t>
      </w:r>
      <w:r w:rsidR="00F714CB">
        <w:t>configuration, views, tree filters, list filters, languages, facets, instructions, and finally feedback.</w:t>
      </w:r>
      <w:r w:rsidR="00F43DD4">
        <w:t xml:space="preserve"> </w:t>
      </w:r>
      <w:r w:rsidR="00BE5D2E">
        <w:t>The details of the categories are shown in the below tables:</w:t>
      </w:r>
    </w:p>
    <w:tbl>
      <w:tblPr>
        <w:tblStyle w:val="TableGrid"/>
        <w:tblW w:w="8703" w:type="dxa"/>
        <w:jc w:val="center"/>
        <w:tblLook w:val="04A0" w:firstRow="1" w:lastRow="0" w:firstColumn="1" w:lastColumn="0" w:noHBand="0" w:noVBand="1"/>
      </w:tblPr>
      <w:tblGrid>
        <w:gridCol w:w="675"/>
        <w:gridCol w:w="754"/>
        <w:gridCol w:w="6204"/>
        <w:gridCol w:w="1070"/>
      </w:tblGrid>
      <w:tr w:rsidR="00A107F6" w14:paraId="3D1B82D7" w14:textId="77777777" w:rsidTr="00811593">
        <w:trPr>
          <w:jc w:val="center"/>
        </w:trPr>
        <w:tc>
          <w:tcPr>
            <w:tcW w:w="1429" w:type="dxa"/>
            <w:gridSpan w:val="2"/>
            <w:tcBorders>
              <w:right w:val="nil"/>
            </w:tcBorders>
          </w:tcPr>
          <w:p w14:paraId="6926B0DC" w14:textId="77777777" w:rsidR="00A107F6" w:rsidRPr="003C40D6" w:rsidRDefault="00A107F6" w:rsidP="00A107F6">
            <w:pPr>
              <w:spacing w:line="360" w:lineRule="auto"/>
              <w:rPr>
                <w:rFonts w:cs="Times New Roman"/>
                <w:b/>
              </w:rPr>
            </w:pPr>
            <w:r w:rsidRPr="003C40D6">
              <w:rPr>
                <w:rFonts w:cs="Times New Roman"/>
                <w:b/>
              </w:rPr>
              <w:t>Category:</w:t>
            </w:r>
          </w:p>
        </w:tc>
        <w:tc>
          <w:tcPr>
            <w:tcW w:w="7274" w:type="dxa"/>
            <w:gridSpan w:val="2"/>
            <w:tcBorders>
              <w:left w:val="nil"/>
            </w:tcBorders>
          </w:tcPr>
          <w:p w14:paraId="0C5BE98D" w14:textId="77777777" w:rsidR="00A107F6" w:rsidRDefault="00A107F6" w:rsidP="00A107F6">
            <w:pPr>
              <w:spacing w:line="360" w:lineRule="auto"/>
              <w:rPr>
                <w:rFonts w:cs="Times New Roman"/>
              </w:rPr>
            </w:pPr>
            <w:r w:rsidRPr="00F862FB">
              <w:rPr>
                <w:rFonts w:cs="Times New Roman"/>
              </w:rPr>
              <w:t>Configuration</w:t>
            </w:r>
          </w:p>
        </w:tc>
      </w:tr>
      <w:tr w:rsidR="00A107F6" w14:paraId="725BB813" w14:textId="77777777" w:rsidTr="00A107F6">
        <w:trPr>
          <w:jc w:val="center"/>
        </w:trPr>
        <w:tc>
          <w:tcPr>
            <w:tcW w:w="8703" w:type="dxa"/>
            <w:gridSpan w:val="4"/>
          </w:tcPr>
          <w:p w14:paraId="637749EB" w14:textId="77777777" w:rsidR="00A107F6" w:rsidRDefault="00A107F6" w:rsidP="00A107F6">
            <w:pPr>
              <w:spacing w:line="360" w:lineRule="auto"/>
              <w:rPr>
                <w:rFonts w:cs="Times New Roman"/>
              </w:rPr>
            </w:pPr>
            <w:r>
              <w:rPr>
                <w:rFonts w:cs="Times New Roman"/>
              </w:rPr>
              <w:t>Questions</w:t>
            </w:r>
          </w:p>
        </w:tc>
      </w:tr>
      <w:tr w:rsidR="00A107F6" w14:paraId="58D2C15A" w14:textId="77777777" w:rsidTr="00A107F6">
        <w:trPr>
          <w:jc w:val="center"/>
        </w:trPr>
        <w:tc>
          <w:tcPr>
            <w:tcW w:w="675" w:type="dxa"/>
          </w:tcPr>
          <w:p w14:paraId="43B1ACD5" w14:textId="77777777" w:rsidR="00A107F6" w:rsidRPr="003C40D6" w:rsidRDefault="00A107F6" w:rsidP="00A107F6">
            <w:pPr>
              <w:spacing w:line="360" w:lineRule="auto"/>
              <w:jc w:val="center"/>
              <w:rPr>
                <w:rFonts w:cs="Times New Roman"/>
                <w:b/>
              </w:rPr>
            </w:pPr>
            <w:r w:rsidRPr="003C40D6">
              <w:rPr>
                <w:rFonts w:cs="Times New Roman"/>
                <w:b/>
              </w:rPr>
              <w:t>No</w:t>
            </w:r>
          </w:p>
        </w:tc>
        <w:tc>
          <w:tcPr>
            <w:tcW w:w="6958" w:type="dxa"/>
            <w:gridSpan w:val="2"/>
          </w:tcPr>
          <w:p w14:paraId="12405201" w14:textId="77777777" w:rsidR="00A107F6" w:rsidRPr="003C40D6" w:rsidRDefault="00A107F6" w:rsidP="00A107F6">
            <w:pPr>
              <w:spacing w:line="360" w:lineRule="auto"/>
              <w:rPr>
                <w:rFonts w:cs="Times New Roman"/>
                <w:b/>
              </w:rPr>
            </w:pPr>
            <w:r w:rsidRPr="003C40D6">
              <w:rPr>
                <w:rFonts w:cs="Times New Roman"/>
                <w:b/>
              </w:rPr>
              <w:t>Question</w:t>
            </w:r>
          </w:p>
        </w:tc>
        <w:tc>
          <w:tcPr>
            <w:tcW w:w="1070" w:type="dxa"/>
          </w:tcPr>
          <w:p w14:paraId="4896B60C" w14:textId="57088A39" w:rsidR="00A107F6" w:rsidRPr="003C40D6" w:rsidRDefault="008B7263" w:rsidP="00A107F6">
            <w:pPr>
              <w:spacing w:line="360" w:lineRule="auto"/>
              <w:jc w:val="center"/>
              <w:rPr>
                <w:rFonts w:cs="Times New Roman"/>
                <w:b/>
              </w:rPr>
            </w:pPr>
            <w:r>
              <w:rPr>
                <w:rFonts w:cs="Times New Roman"/>
                <w:b/>
              </w:rPr>
              <w:t>Answer</w:t>
            </w:r>
          </w:p>
        </w:tc>
      </w:tr>
      <w:tr w:rsidR="00A107F6" w14:paraId="5D570950" w14:textId="77777777" w:rsidTr="00A107F6">
        <w:trPr>
          <w:jc w:val="center"/>
        </w:trPr>
        <w:tc>
          <w:tcPr>
            <w:tcW w:w="675" w:type="dxa"/>
          </w:tcPr>
          <w:p w14:paraId="28506F1E" w14:textId="77777777" w:rsidR="00A107F6" w:rsidRDefault="00A107F6" w:rsidP="00A107F6">
            <w:pPr>
              <w:spacing w:line="360" w:lineRule="auto"/>
              <w:jc w:val="center"/>
              <w:rPr>
                <w:rFonts w:cs="Times New Roman"/>
              </w:rPr>
            </w:pPr>
            <w:r>
              <w:rPr>
                <w:rFonts w:cs="Times New Roman"/>
              </w:rPr>
              <w:t>1</w:t>
            </w:r>
          </w:p>
        </w:tc>
        <w:tc>
          <w:tcPr>
            <w:tcW w:w="6958" w:type="dxa"/>
            <w:gridSpan w:val="2"/>
          </w:tcPr>
          <w:p w14:paraId="30C38813" w14:textId="77777777" w:rsidR="00A107F6" w:rsidRDefault="00A107F6" w:rsidP="00A107F6">
            <w:pPr>
              <w:spacing w:line="360" w:lineRule="auto"/>
              <w:rPr>
                <w:rFonts w:cs="Times New Roman"/>
              </w:rPr>
            </w:pPr>
            <w:r w:rsidRPr="0054143D">
              <w:rPr>
                <w:rFonts w:cs="Times New Roman"/>
              </w:rPr>
              <w:t>Application runs any ontology with standard annotations.</w:t>
            </w:r>
          </w:p>
        </w:tc>
        <w:tc>
          <w:tcPr>
            <w:tcW w:w="1070" w:type="dxa"/>
          </w:tcPr>
          <w:p w14:paraId="584800E4" w14:textId="77777777" w:rsidR="00A107F6" w:rsidRDefault="00A107F6" w:rsidP="00A107F6">
            <w:pPr>
              <w:spacing w:line="360" w:lineRule="auto"/>
              <w:jc w:val="center"/>
              <w:rPr>
                <w:rFonts w:cs="Times New Roman"/>
              </w:rPr>
            </w:pPr>
            <w:r>
              <w:rPr>
                <w:rFonts w:cs="Times New Roman"/>
              </w:rPr>
              <w:t>Rating</w:t>
            </w:r>
          </w:p>
        </w:tc>
      </w:tr>
      <w:tr w:rsidR="00A107F6" w14:paraId="6516F40D" w14:textId="77777777" w:rsidTr="00A107F6">
        <w:trPr>
          <w:jc w:val="center"/>
        </w:trPr>
        <w:tc>
          <w:tcPr>
            <w:tcW w:w="675" w:type="dxa"/>
          </w:tcPr>
          <w:p w14:paraId="6F0D1DC6" w14:textId="77777777" w:rsidR="00A107F6" w:rsidRDefault="00A107F6" w:rsidP="00A107F6">
            <w:pPr>
              <w:spacing w:line="360" w:lineRule="auto"/>
              <w:jc w:val="center"/>
              <w:rPr>
                <w:rFonts w:cs="Times New Roman"/>
              </w:rPr>
            </w:pPr>
            <w:r>
              <w:rPr>
                <w:rFonts w:cs="Times New Roman"/>
              </w:rPr>
              <w:t>2</w:t>
            </w:r>
          </w:p>
        </w:tc>
        <w:tc>
          <w:tcPr>
            <w:tcW w:w="6958" w:type="dxa"/>
            <w:gridSpan w:val="2"/>
          </w:tcPr>
          <w:p w14:paraId="653C1B5B" w14:textId="77777777" w:rsidR="00A107F6" w:rsidRDefault="00A107F6" w:rsidP="00A107F6">
            <w:pPr>
              <w:spacing w:line="360" w:lineRule="auto"/>
              <w:rPr>
                <w:rFonts w:cs="Times New Roman"/>
              </w:rPr>
            </w:pPr>
            <w:r w:rsidRPr="0054143D">
              <w:rPr>
                <w:rFonts w:cs="Times New Roman"/>
              </w:rPr>
              <w:t>It is easy to annotate ontology to make it work with the application.</w:t>
            </w:r>
          </w:p>
        </w:tc>
        <w:tc>
          <w:tcPr>
            <w:tcW w:w="1070" w:type="dxa"/>
          </w:tcPr>
          <w:p w14:paraId="4DF25796" w14:textId="77777777" w:rsidR="00A107F6" w:rsidRDefault="00A107F6" w:rsidP="00A107F6">
            <w:pPr>
              <w:spacing w:line="360" w:lineRule="auto"/>
              <w:jc w:val="center"/>
              <w:rPr>
                <w:rFonts w:cs="Times New Roman"/>
              </w:rPr>
            </w:pPr>
            <w:r>
              <w:rPr>
                <w:rFonts w:cs="Times New Roman"/>
              </w:rPr>
              <w:t>Rating</w:t>
            </w:r>
          </w:p>
        </w:tc>
      </w:tr>
      <w:tr w:rsidR="00A107F6" w14:paraId="110DE658" w14:textId="77777777" w:rsidTr="00A107F6">
        <w:trPr>
          <w:jc w:val="center"/>
        </w:trPr>
        <w:tc>
          <w:tcPr>
            <w:tcW w:w="675" w:type="dxa"/>
          </w:tcPr>
          <w:p w14:paraId="3C9D7967" w14:textId="77777777" w:rsidR="00A107F6" w:rsidRDefault="00A107F6" w:rsidP="00A107F6">
            <w:pPr>
              <w:spacing w:line="360" w:lineRule="auto"/>
              <w:jc w:val="center"/>
              <w:rPr>
                <w:rFonts w:cs="Times New Roman"/>
              </w:rPr>
            </w:pPr>
            <w:r>
              <w:rPr>
                <w:rFonts w:cs="Times New Roman"/>
              </w:rPr>
              <w:t>3</w:t>
            </w:r>
          </w:p>
        </w:tc>
        <w:tc>
          <w:tcPr>
            <w:tcW w:w="6958" w:type="dxa"/>
            <w:gridSpan w:val="2"/>
          </w:tcPr>
          <w:p w14:paraId="004746BA" w14:textId="77777777" w:rsidR="00A107F6" w:rsidRDefault="00A107F6" w:rsidP="00A107F6">
            <w:pPr>
              <w:spacing w:line="360" w:lineRule="auto"/>
              <w:rPr>
                <w:rFonts w:cs="Times New Roman"/>
              </w:rPr>
            </w:pPr>
            <w:r w:rsidRPr="0054143D">
              <w:rPr>
                <w:rFonts w:cs="Times New Roman"/>
              </w:rPr>
              <w:t>The instructions</w:t>
            </w:r>
            <w:r>
              <w:rPr>
                <w:rFonts w:cs="Times New Roman"/>
              </w:rPr>
              <w:t xml:space="preserve"> to annotate the ontology are e</w:t>
            </w:r>
            <w:r w:rsidRPr="0054143D">
              <w:rPr>
                <w:rFonts w:cs="Times New Roman"/>
              </w:rPr>
              <w:t>asy to follow.</w:t>
            </w:r>
          </w:p>
        </w:tc>
        <w:tc>
          <w:tcPr>
            <w:tcW w:w="1070" w:type="dxa"/>
          </w:tcPr>
          <w:p w14:paraId="49710D09" w14:textId="77777777" w:rsidR="00A107F6" w:rsidRDefault="00A107F6" w:rsidP="00A107F6">
            <w:pPr>
              <w:keepNext/>
              <w:spacing w:line="360" w:lineRule="auto"/>
              <w:jc w:val="center"/>
              <w:rPr>
                <w:rFonts w:cs="Times New Roman"/>
              </w:rPr>
            </w:pPr>
            <w:r>
              <w:rPr>
                <w:rFonts w:cs="Times New Roman"/>
              </w:rPr>
              <w:t>Rating</w:t>
            </w:r>
          </w:p>
        </w:tc>
      </w:tr>
    </w:tbl>
    <w:p w14:paraId="0651CAF5" w14:textId="4DBAA562" w:rsidR="00BE5D2E" w:rsidRDefault="00A107F6" w:rsidP="00A107F6">
      <w:pPr>
        <w:pStyle w:val="Caption"/>
        <w:spacing w:line="360" w:lineRule="auto"/>
      </w:pPr>
      <w:bookmarkStart w:id="177" w:name="_Ref268971699"/>
      <w:bookmarkStart w:id="178" w:name="_Toc269659896"/>
      <w:r>
        <w:t xml:space="preserve">Table </w:t>
      </w:r>
      <w:r w:rsidR="00412FCE">
        <w:fldChar w:fldCharType="begin"/>
      </w:r>
      <w:r w:rsidR="00412FCE">
        <w:instrText xml:space="preserve"> SEQ Table \* ARABIC </w:instrText>
      </w:r>
      <w:r w:rsidR="00412FCE">
        <w:fldChar w:fldCharType="separate"/>
      </w:r>
      <w:r w:rsidR="0073691D">
        <w:rPr>
          <w:noProof/>
        </w:rPr>
        <w:t>1</w:t>
      </w:r>
      <w:r w:rsidR="00412FCE">
        <w:rPr>
          <w:noProof/>
        </w:rPr>
        <w:fldChar w:fldCharType="end"/>
      </w:r>
      <w:bookmarkEnd w:id="177"/>
      <w:r>
        <w:t>: Configuration questions</w:t>
      </w:r>
      <w:bookmarkEnd w:id="178"/>
    </w:p>
    <w:tbl>
      <w:tblPr>
        <w:tblStyle w:val="TableGrid"/>
        <w:tblW w:w="8703" w:type="dxa"/>
        <w:jc w:val="center"/>
        <w:tblLook w:val="04A0" w:firstRow="1" w:lastRow="0" w:firstColumn="1" w:lastColumn="0" w:noHBand="0" w:noVBand="1"/>
      </w:tblPr>
      <w:tblGrid>
        <w:gridCol w:w="675"/>
        <w:gridCol w:w="754"/>
        <w:gridCol w:w="6204"/>
        <w:gridCol w:w="1070"/>
      </w:tblGrid>
      <w:tr w:rsidR="00233E1A" w14:paraId="06939225" w14:textId="77777777" w:rsidTr="00811593">
        <w:trPr>
          <w:jc w:val="center"/>
        </w:trPr>
        <w:tc>
          <w:tcPr>
            <w:tcW w:w="1429" w:type="dxa"/>
            <w:gridSpan w:val="2"/>
            <w:tcBorders>
              <w:right w:val="nil"/>
            </w:tcBorders>
          </w:tcPr>
          <w:p w14:paraId="3B7CF340" w14:textId="77777777" w:rsidR="00233E1A" w:rsidRPr="003C40D6" w:rsidRDefault="00233E1A" w:rsidP="00233E1A">
            <w:pPr>
              <w:spacing w:line="360" w:lineRule="auto"/>
              <w:rPr>
                <w:rFonts w:cs="Times New Roman"/>
                <w:b/>
              </w:rPr>
            </w:pPr>
            <w:r w:rsidRPr="003C40D6">
              <w:rPr>
                <w:rFonts w:cs="Times New Roman"/>
                <w:b/>
              </w:rPr>
              <w:t>Category:</w:t>
            </w:r>
          </w:p>
        </w:tc>
        <w:tc>
          <w:tcPr>
            <w:tcW w:w="7274" w:type="dxa"/>
            <w:gridSpan w:val="2"/>
            <w:tcBorders>
              <w:left w:val="nil"/>
            </w:tcBorders>
          </w:tcPr>
          <w:p w14:paraId="438CAB47" w14:textId="77777777" w:rsidR="00233E1A" w:rsidRDefault="00233E1A" w:rsidP="00233E1A">
            <w:pPr>
              <w:spacing w:line="360" w:lineRule="auto"/>
              <w:rPr>
                <w:rFonts w:cs="Times New Roman"/>
              </w:rPr>
            </w:pPr>
            <w:r>
              <w:rPr>
                <w:rFonts w:cs="Times New Roman"/>
              </w:rPr>
              <w:t>Views</w:t>
            </w:r>
          </w:p>
        </w:tc>
      </w:tr>
      <w:tr w:rsidR="00233E1A" w14:paraId="32BA3961" w14:textId="77777777" w:rsidTr="00233E1A">
        <w:trPr>
          <w:jc w:val="center"/>
        </w:trPr>
        <w:tc>
          <w:tcPr>
            <w:tcW w:w="8703" w:type="dxa"/>
            <w:gridSpan w:val="4"/>
          </w:tcPr>
          <w:p w14:paraId="665A56A1" w14:textId="77777777" w:rsidR="00233E1A" w:rsidRDefault="00233E1A" w:rsidP="00233E1A">
            <w:pPr>
              <w:spacing w:line="360" w:lineRule="auto"/>
              <w:rPr>
                <w:rFonts w:cs="Times New Roman"/>
              </w:rPr>
            </w:pPr>
            <w:r>
              <w:rPr>
                <w:rFonts w:cs="Times New Roman"/>
              </w:rPr>
              <w:t>Questions</w:t>
            </w:r>
          </w:p>
        </w:tc>
      </w:tr>
      <w:tr w:rsidR="00233E1A" w14:paraId="6851DE71" w14:textId="77777777" w:rsidTr="00233E1A">
        <w:trPr>
          <w:jc w:val="center"/>
        </w:trPr>
        <w:tc>
          <w:tcPr>
            <w:tcW w:w="675" w:type="dxa"/>
          </w:tcPr>
          <w:p w14:paraId="2D37FE61" w14:textId="77777777" w:rsidR="00233E1A" w:rsidRPr="003C40D6" w:rsidRDefault="00233E1A" w:rsidP="00233E1A">
            <w:pPr>
              <w:spacing w:line="360" w:lineRule="auto"/>
              <w:jc w:val="center"/>
              <w:rPr>
                <w:rFonts w:cs="Times New Roman"/>
                <w:b/>
              </w:rPr>
            </w:pPr>
            <w:r w:rsidRPr="003C40D6">
              <w:rPr>
                <w:rFonts w:cs="Times New Roman"/>
                <w:b/>
              </w:rPr>
              <w:t>No</w:t>
            </w:r>
          </w:p>
        </w:tc>
        <w:tc>
          <w:tcPr>
            <w:tcW w:w="6958" w:type="dxa"/>
            <w:gridSpan w:val="2"/>
          </w:tcPr>
          <w:p w14:paraId="5826954C" w14:textId="77777777" w:rsidR="00233E1A" w:rsidRPr="003C40D6" w:rsidRDefault="00233E1A" w:rsidP="00233E1A">
            <w:pPr>
              <w:spacing w:line="360" w:lineRule="auto"/>
              <w:rPr>
                <w:rFonts w:cs="Times New Roman"/>
                <w:b/>
              </w:rPr>
            </w:pPr>
            <w:r w:rsidRPr="003C40D6">
              <w:rPr>
                <w:rFonts w:cs="Times New Roman"/>
                <w:b/>
              </w:rPr>
              <w:t>Question</w:t>
            </w:r>
          </w:p>
        </w:tc>
        <w:tc>
          <w:tcPr>
            <w:tcW w:w="1070" w:type="dxa"/>
          </w:tcPr>
          <w:p w14:paraId="5B3A5814" w14:textId="3938B5A3" w:rsidR="00233E1A" w:rsidRPr="003C40D6" w:rsidRDefault="008B7263" w:rsidP="00233E1A">
            <w:pPr>
              <w:spacing w:line="360" w:lineRule="auto"/>
              <w:jc w:val="center"/>
              <w:rPr>
                <w:rFonts w:cs="Times New Roman"/>
                <w:b/>
              </w:rPr>
            </w:pPr>
            <w:r>
              <w:rPr>
                <w:rFonts w:cs="Times New Roman"/>
                <w:b/>
              </w:rPr>
              <w:t>Answer</w:t>
            </w:r>
          </w:p>
        </w:tc>
      </w:tr>
      <w:tr w:rsidR="00233E1A" w14:paraId="0AF7A26D" w14:textId="77777777" w:rsidTr="00233E1A">
        <w:trPr>
          <w:jc w:val="center"/>
        </w:trPr>
        <w:tc>
          <w:tcPr>
            <w:tcW w:w="675" w:type="dxa"/>
          </w:tcPr>
          <w:p w14:paraId="27CF7376" w14:textId="77777777" w:rsidR="00233E1A" w:rsidRDefault="00233E1A" w:rsidP="00233E1A">
            <w:pPr>
              <w:spacing w:line="360" w:lineRule="auto"/>
              <w:jc w:val="center"/>
              <w:rPr>
                <w:rFonts w:cs="Times New Roman"/>
              </w:rPr>
            </w:pPr>
            <w:r>
              <w:rPr>
                <w:rFonts w:cs="Times New Roman"/>
              </w:rPr>
              <w:t>1</w:t>
            </w:r>
          </w:p>
        </w:tc>
        <w:tc>
          <w:tcPr>
            <w:tcW w:w="6958" w:type="dxa"/>
            <w:gridSpan w:val="2"/>
          </w:tcPr>
          <w:p w14:paraId="5C8D4A9C" w14:textId="77777777" w:rsidR="00233E1A" w:rsidRDefault="00233E1A" w:rsidP="00233E1A">
            <w:pPr>
              <w:spacing w:line="360" w:lineRule="auto"/>
              <w:rPr>
                <w:rFonts w:cs="Times New Roman"/>
              </w:rPr>
            </w:pPr>
            <w:r w:rsidRPr="004A1AEB">
              <w:rPr>
                <w:rFonts w:cs="Times New Roman"/>
              </w:rPr>
              <w:t>I f</w:t>
            </w:r>
            <w:r>
              <w:rPr>
                <w:rFonts w:cs="Times New Roman"/>
              </w:rPr>
              <w:t>ound multi­view is neat feature</w:t>
            </w:r>
            <w:r w:rsidRPr="0054143D">
              <w:rPr>
                <w:rFonts w:cs="Times New Roman"/>
              </w:rPr>
              <w:t>.</w:t>
            </w:r>
          </w:p>
        </w:tc>
        <w:tc>
          <w:tcPr>
            <w:tcW w:w="1070" w:type="dxa"/>
          </w:tcPr>
          <w:p w14:paraId="33742D39" w14:textId="77777777" w:rsidR="00233E1A" w:rsidRDefault="00233E1A" w:rsidP="00233E1A">
            <w:pPr>
              <w:spacing w:line="360" w:lineRule="auto"/>
              <w:jc w:val="center"/>
              <w:rPr>
                <w:rFonts w:cs="Times New Roman"/>
              </w:rPr>
            </w:pPr>
            <w:r>
              <w:rPr>
                <w:rFonts w:cs="Times New Roman"/>
              </w:rPr>
              <w:t>Rating</w:t>
            </w:r>
          </w:p>
        </w:tc>
      </w:tr>
      <w:tr w:rsidR="00233E1A" w14:paraId="79E8D66A" w14:textId="77777777" w:rsidTr="00233E1A">
        <w:trPr>
          <w:jc w:val="center"/>
        </w:trPr>
        <w:tc>
          <w:tcPr>
            <w:tcW w:w="675" w:type="dxa"/>
          </w:tcPr>
          <w:p w14:paraId="591EE459" w14:textId="77777777" w:rsidR="00233E1A" w:rsidRDefault="00233E1A" w:rsidP="00233E1A">
            <w:pPr>
              <w:spacing w:line="360" w:lineRule="auto"/>
              <w:jc w:val="center"/>
              <w:rPr>
                <w:rFonts w:cs="Times New Roman"/>
              </w:rPr>
            </w:pPr>
            <w:r>
              <w:rPr>
                <w:rFonts w:cs="Times New Roman"/>
              </w:rPr>
              <w:t>2</w:t>
            </w:r>
          </w:p>
        </w:tc>
        <w:tc>
          <w:tcPr>
            <w:tcW w:w="6958" w:type="dxa"/>
            <w:gridSpan w:val="2"/>
          </w:tcPr>
          <w:p w14:paraId="112AFF61" w14:textId="77777777" w:rsidR="00233E1A" w:rsidRDefault="00233E1A" w:rsidP="00233E1A">
            <w:pPr>
              <w:spacing w:line="360" w:lineRule="auto"/>
              <w:rPr>
                <w:rFonts w:cs="Times New Roman"/>
              </w:rPr>
            </w:pPr>
            <w:r>
              <w:rPr>
                <w:rFonts w:cs="Times New Roman"/>
              </w:rPr>
              <w:t>H</w:t>
            </w:r>
            <w:r w:rsidRPr="004A1AEB">
              <w:rPr>
                <w:rFonts w:cs="Times New Roman"/>
              </w:rPr>
              <w:t>aving multi­view ease da</w:t>
            </w:r>
            <w:r>
              <w:rPr>
                <w:rFonts w:cs="Times New Roman"/>
              </w:rPr>
              <w:t>ta browsing</w:t>
            </w:r>
            <w:r w:rsidRPr="0054143D">
              <w:rPr>
                <w:rFonts w:cs="Times New Roman"/>
              </w:rPr>
              <w:t>.</w:t>
            </w:r>
          </w:p>
        </w:tc>
        <w:tc>
          <w:tcPr>
            <w:tcW w:w="1070" w:type="dxa"/>
          </w:tcPr>
          <w:p w14:paraId="3993E5EF" w14:textId="77777777" w:rsidR="00233E1A" w:rsidRDefault="00233E1A" w:rsidP="00233E1A">
            <w:pPr>
              <w:spacing w:line="360" w:lineRule="auto"/>
              <w:jc w:val="center"/>
              <w:rPr>
                <w:rFonts w:cs="Times New Roman"/>
              </w:rPr>
            </w:pPr>
            <w:r>
              <w:rPr>
                <w:rFonts w:cs="Times New Roman"/>
              </w:rPr>
              <w:t>Rating</w:t>
            </w:r>
          </w:p>
        </w:tc>
      </w:tr>
      <w:tr w:rsidR="00233E1A" w14:paraId="42190687" w14:textId="77777777" w:rsidTr="00233E1A">
        <w:trPr>
          <w:jc w:val="center"/>
        </w:trPr>
        <w:tc>
          <w:tcPr>
            <w:tcW w:w="675" w:type="dxa"/>
          </w:tcPr>
          <w:p w14:paraId="7476A37B" w14:textId="77777777" w:rsidR="00233E1A" w:rsidRDefault="00233E1A" w:rsidP="00233E1A">
            <w:pPr>
              <w:spacing w:line="360" w:lineRule="auto"/>
              <w:jc w:val="center"/>
              <w:rPr>
                <w:rFonts w:cs="Times New Roman"/>
              </w:rPr>
            </w:pPr>
            <w:r>
              <w:rPr>
                <w:rFonts w:cs="Times New Roman"/>
              </w:rPr>
              <w:t>3</w:t>
            </w:r>
          </w:p>
        </w:tc>
        <w:tc>
          <w:tcPr>
            <w:tcW w:w="6958" w:type="dxa"/>
            <w:gridSpan w:val="2"/>
          </w:tcPr>
          <w:p w14:paraId="066A9302" w14:textId="77777777" w:rsidR="00233E1A" w:rsidRDefault="00233E1A" w:rsidP="00233E1A">
            <w:pPr>
              <w:spacing w:line="360" w:lineRule="auto"/>
              <w:rPr>
                <w:rFonts w:cs="Times New Roman"/>
              </w:rPr>
            </w:pPr>
            <w:r w:rsidRPr="004A1AEB">
              <w:rPr>
                <w:rFonts w:cs="Times New Roman"/>
              </w:rPr>
              <w:t>It is easy to swi</w:t>
            </w:r>
            <w:r>
              <w:rPr>
                <w:rFonts w:cs="Times New Roman"/>
              </w:rPr>
              <w:t>tch between tree and list views</w:t>
            </w:r>
            <w:r w:rsidRPr="0054143D">
              <w:rPr>
                <w:rFonts w:cs="Times New Roman"/>
              </w:rPr>
              <w:t>.</w:t>
            </w:r>
          </w:p>
        </w:tc>
        <w:tc>
          <w:tcPr>
            <w:tcW w:w="1070" w:type="dxa"/>
          </w:tcPr>
          <w:p w14:paraId="419667CD" w14:textId="77777777" w:rsidR="00233E1A" w:rsidRDefault="00233E1A" w:rsidP="00233E1A">
            <w:pPr>
              <w:keepNext/>
              <w:spacing w:line="360" w:lineRule="auto"/>
              <w:jc w:val="center"/>
              <w:rPr>
                <w:rFonts w:cs="Times New Roman"/>
              </w:rPr>
            </w:pPr>
            <w:r>
              <w:rPr>
                <w:rFonts w:cs="Times New Roman"/>
              </w:rPr>
              <w:t>Rating</w:t>
            </w:r>
          </w:p>
        </w:tc>
      </w:tr>
    </w:tbl>
    <w:p w14:paraId="0C676CA8" w14:textId="33C7A316" w:rsidR="00A107F6" w:rsidRDefault="00233E1A" w:rsidP="00233E1A">
      <w:pPr>
        <w:pStyle w:val="Caption"/>
        <w:spacing w:line="360" w:lineRule="auto"/>
      </w:pPr>
      <w:bookmarkStart w:id="179" w:name="_Toc269659897"/>
      <w:r>
        <w:t xml:space="preserve">Table </w:t>
      </w:r>
      <w:r w:rsidR="00412FCE">
        <w:fldChar w:fldCharType="begin"/>
      </w:r>
      <w:r w:rsidR="00412FCE">
        <w:instrText xml:space="preserve"> SEQ Table \* ARABIC </w:instrText>
      </w:r>
      <w:r w:rsidR="00412FCE">
        <w:fldChar w:fldCharType="separate"/>
      </w:r>
      <w:r w:rsidR="0073691D">
        <w:rPr>
          <w:noProof/>
        </w:rPr>
        <w:t>2</w:t>
      </w:r>
      <w:r w:rsidR="00412FCE">
        <w:rPr>
          <w:noProof/>
        </w:rPr>
        <w:fldChar w:fldCharType="end"/>
      </w:r>
      <w:r>
        <w:t>: Views questions</w:t>
      </w:r>
      <w:bookmarkEnd w:id="179"/>
    </w:p>
    <w:tbl>
      <w:tblPr>
        <w:tblStyle w:val="TableGrid"/>
        <w:tblW w:w="8703" w:type="dxa"/>
        <w:jc w:val="center"/>
        <w:tblLook w:val="04A0" w:firstRow="1" w:lastRow="0" w:firstColumn="1" w:lastColumn="0" w:noHBand="0" w:noVBand="1"/>
      </w:tblPr>
      <w:tblGrid>
        <w:gridCol w:w="675"/>
        <w:gridCol w:w="754"/>
        <w:gridCol w:w="6204"/>
        <w:gridCol w:w="1070"/>
      </w:tblGrid>
      <w:tr w:rsidR="006D3B7F" w14:paraId="20807A64" w14:textId="77777777" w:rsidTr="006D3B7F">
        <w:trPr>
          <w:jc w:val="center"/>
        </w:trPr>
        <w:tc>
          <w:tcPr>
            <w:tcW w:w="1429" w:type="dxa"/>
            <w:gridSpan w:val="2"/>
          </w:tcPr>
          <w:p w14:paraId="29215A0A" w14:textId="77777777" w:rsidR="006D3B7F" w:rsidRPr="003C40D6" w:rsidRDefault="006D3B7F" w:rsidP="006D3B7F">
            <w:pPr>
              <w:spacing w:line="360" w:lineRule="auto"/>
              <w:rPr>
                <w:rFonts w:cs="Times New Roman"/>
                <w:b/>
              </w:rPr>
            </w:pPr>
            <w:r w:rsidRPr="003C40D6">
              <w:rPr>
                <w:rFonts w:cs="Times New Roman"/>
                <w:b/>
              </w:rPr>
              <w:t>Category:</w:t>
            </w:r>
          </w:p>
        </w:tc>
        <w:tc>
          <w:tcPr>
            <w:tcW w:w="7274" w:type="dxa"/>
            <w:gridSpan w:val="2"/>
          </w:tcPr>
          <w:p w14:paraId="7F8806F9" w14:textId="77777777" w:rsidR="006D3B7F" w:rsidRDefault="006D3B7F" w:rsidP="006D3B7F">
            <w:pPr>
              <w:spacing w:line="360" w:lineRule="auto"/>
              <w:rPr>
                <w:rFonts w:cs="Times New Roman"/>
              </w:rPr>
            </w:pPr>
            <w:r>
              <w:rPr>
                <w:rFonts w:cs="Times New Roman"/>
              </w:rPr>
              <w:t>Tree Filtering</w:t>
            </w:r>
          </w:p>
        </w:tc>
      </w:tr>
      <w:tr w:rsidR="006D3B7F" w14:paraId="77A9F089" w14:textId="77777777" w:rsidTr="006D3B7F">
        <w:trPr>
          <w:jc w:val="center"/>
        </w:trPr>
        <w:tc>
          <w:tcPr>
            <w:tcW w:w="8703" w:type="dxa"/>
            <w:gridSpan w:val="4"/>
          </w:tcPr>
          <w:p w14:paraId="7BE41296" w14:textId="77777777" w:rsidR="006D3B7F" w:rsidRDefault="006D3B7F" w:rsidP="006D3B7F">
            <w:pPr>
              <w:spacing w:line="360" w:lineRule="auto"/>
              <w:rPr>
                <w:rFonts w:cs="Times New Roman"/>
              </w:rPr>
            </w:pPr>
            <w:r>
              <w:rPr>
                <w:rFonts w:cs="Times New Roman"/>
              </w:rPr>
              <w:t>Questions</w:t>
            </w:r>
          </w:p>
        </w:tc>
      </w:tr>
      <w:tr w:rsidR="006D3B7F" w14:paraId="57227E0E" w14:textId="77777777" w:rsidTr="006D3B7F">
        <w:trPr>
          <w:jc w:val="center"/>
        </w:trPr>
        <w:tc>
          <w:tcPr>
            <w:tcW w:w="675" w:type="dxa"/>
          </w:tcPr>
          <w:p w14:paraId="4D7DB546" w14:textId="77777777" w:rsidR="006D3B7F" w:rsidRPr="003C40D6" w:rsidRDefault="006D3B7F" w:rsidP="006D3B7F">
            <w:pPr>
              <w:spacing w:line="360" w:lineRule="auto"/>
              <w:jc w:val="center"/>
              <w:rPr>
                <w:rFonts w:cs="Times New Roman"/>
                <w:b/>
              </w:rPr>
            </w:pPr>
            <w:r w:rsidRPr="003C40D6">
              <w:rPr>
                <w:rFonts w:cs="Times New Roman"/>
                <w:b/>
              </w:rPr>
              <w:t>No</w:t>
            </w:r>
          </w:p>
        </w:tc>
        <w:tc>
          <w:tcPr>
            <w:tcW w:w="6958" w:type="dxa"/>
            <w:gridSpan w:val="2"/>
          </w:tcPr>
          <w:p w14:paraId="6AA021DB" w14:textId="77777777" w:rsidR="006D3B7F" w:rsidRPr="003C40D6" w:rsidRDefault="006D3B7F" w:rsidP="006D3B7F">
            <w:pPr>
              <w:spacing w:line="360" w:lineRule="auto"/>
              <w:rPr>
                <w:rFonts w:cs="Times New Roman"/>
                <w:b/>
              </w:rPr>
            </w:pPr>
            <w:r w:rsidRPr="003C40D6">
              <w:rPr>
                <w:rFonts w:cs="Times New Roman"/>
                <w:b/>
              </w:rPr>
              <w:t>Question</w:t>
            </w:r>
          </w:p>
        </w:tc>
        <w:tc>
          <w:tcPr>
            <w:tcW w:w="1070" w:type="dxa"/>
          </w:tcPr>
          <w:p w14:paraId="1C3FD030" w14:textId="16AA273E" w:rsidR="006D3B7F" w:rsidRPr="003C40D6" w:rsidRDefault="008B7263" w:rsidP="006D3B7F">
            <w:pPr>
              <w:spacing w:line="360" w:lineRule="auto"/>
              <w:jc w:val="center"/>
              <w:rPr>
                <w:rFonts w:cs="Times New Roman"/>
                <w:b/>
              </w:rPr>
            </w:pPr>
            <w:r>
              <w:rPr>
                <w:rFonts w:cs="Times New Roman"/>
                <w:b/>
              </w:rPr>
              <w:t>Answer</w:t>
            </w:r>
          </w:p>
        </w:tc>
      </w:tr>
      <w:tr w:rsidR="006D3B7F" w14:paraId="4B668AC1" w14:textId="77777777" w:rsidTr="006D3B7F">
        <w:trPr>
          <w:jc w:val="center"/>
        </w:trPr>
        <w:tc>
          <w:tcPr>
            <w:tcW w:w="675" w:type="dxa"/>
          </w:tcPr>
          <w:p w14:paraId="614AB6E6" w14:textId="77777777" w:rsidR="006D3B7F" w:rsidRDefault="006D3B7F" w:rsidP="006D3B7F">
            <w:pPr>
              <w:spacing w:line="360" w:lineRule="auto"/>
              <w:jc w:val="center"/>
              <w:rPr>
                <w:rFonts w:cs="Times New Roman"/>
              </w:rPr>
            </w:pPr>
            <w:r>
              <w:rPr>
                <w:rFonts w:cs="Times New Roman"/>
              </w:rPr>
              <w:t>1</w:t>
            </w:r>
          </w:p>
        </w:tc>
        <w:tc>
          <w:tcPr>
            <w:tcW w:w="6958" w:type="dxa"/>
            <w:gridSpan w:val="2"/>
          </w:tcPr>
          <w:p w14:paraId="0A579144" w14:textId="77777777" w:rsidR="006D3B7F" w:rsidRDefault="006D3B7F" w:rsidP="006D3B7F">
            <w:pPr>
              <w:spacing w:line="360" w:lineRule="auto"/>
              <w:rPr>
                <w:rFonts w:cs="Times New Roman"/>
              </w:rPr>
            </w:pPr>
            <w:r>
              <w:rPr>
                <w:rFonts w:cs="Times New Roman"/>
              </w:rPr>
              <w:t>Filt</w:t>
            </w:r>
            <w:r w:rsidRPr="001F5441">
              <w:rPr>
                <w:rFonts w:cs="Times New Roman"/>
              </w:rPr>
              <w:t xml:space="preserve">ers </w:t>
            </w:r>
            <w:r>
              <w:rPr>
                <w:rFonts w:cs="Times New Roman"/>
              </w:rPr>
              <w:t xml:space="preserve">are </w:t>
            </w:r>
            <w:r w:rsidRPr="001F5441">
              <w:rPr>
                <w:rFonts w:cs="Times New Roman"/>
              </w:rPr>
              <w:t>determined on the ontology file</w:t>
            </w:r>
            <w:r>
              <w:rPr>
                <w:rFonts w:cs="Times New Roman"/>
              </w:rPr>
              <w:t>.</w:t>
            </w:r>
          </w:p>
        </w:tc>
        <w:tc>
          <w:tcPr>
            <w:tcW w:w="1070" w:type="dxa"/>
          </w:tcPr>
          <w:p w14:paraId="5C6C8CE8" w14:textId="77777777" w:rsidR="006D3B7F" w:rsidRDefault="006D3B7F" w:rsidP="006D3B7F">
            <w:pPr>
              <w:spacing w:line="360" w:lineRule="auto"/>
              <w:jc w:val="center"/>
              <w:rPr>
                <w:rFonts w:cs="Times New Roman"/>
              </w:rPr>
            </w:pPr>
            <w:r>
              <w:rPr>
                <w:rFonts w:cs="Times New Roman"/>
              </w:rPr>
              <w:t>Rating</w:t>
            </w:r>
          </w:p>
        </w:tc>
      </w:tr>
      <w:tr w:rsidR="006D3B7F" w14:paraId="64FB3EEC" w14:textId="77777777" w:rsidTr="006D3B7F">
        <w:trPr>
          <w:jc w:val="center"/>
        </w:trPr>
        <w:tc>
          <w:tcPr>
            <w:tcW w:w="675" w:type="dxa"/>
          </w:tcPr>
          <w:p w14:paraId="37E5EC39" w14:textId="77777777" w:rsidR="006D3B7F" w:rsidRDefault="006D3B7F" w:rsidP="006D3B7F">
            <w:pPr>
              <w:spacing w:line="360" w:lineRule="auto"/>
              <w:jc w:val="center"/>
              <w:rPr>
                <w:rFonts w:cs="Times New Roman"/>
              </w:rPr>
            </w:pPr>
            <w:r>
              <w:rPr>
                <w:rFonts w:cs="Times New Roman"/>
              </w:rPr>
              <w:t>2</w:t>
            </w:r>
          </w:p>
        </w:tc>
        <w:tc>
          <w:tcPr>
            <w:tcW w:w="6958" w:type="dxa"/>
            <w:gridSpan w:val="2"/>
          </w:tcPr>
          <w:p w14:paraId="0AA425F2" w14:textId="77777777" w:rsidR="006D3B7F" w:rsidRDefault="006D3B7F" w:rsidP="006D3B7F">
            <w:pPr>
              <w:spacing w:line="360" w:lineRule="auto"/>
              <w:rPr>
                <w:rFonts w:cs="Times New Roman"/>
              </w:rPr>
            </w:pPr>
            <w:r w:rsidRPr="00E163A8">
              <w:rPr>
                <w:rFonts w:cs="Times New Roman"/>
              </w:rPr>
              <w:t xml:space="preserve">If ontology without annotation specifying filters, then no filter will </w:t>
            </w:r>
            <w:r>
              <w:rPr>
                <w:rFonts w:cs="Times New Roman"/>
              </w:rPr>
              <w:t>appear in the application window</w:t>
            </w:r>
            <w:r w:rsidRPr="0054143D">
              <w:rPr>
                <w:rFonts w:cs="Times New Roman"/>
              </w:rPr>
              <w:t>.</w:t>
            </w:r>
          </w:p>
        </w:tc>
        <w:tc>
          <w:tcPr>
            <w:tcW w:w="1070" w:type="dxa"/>
          </w:tcPr>
          <w:p w14:paraId="56506338" w14:textId="77777777" w:rsidR="006D3B7F" w:rsidRDefault="006D3B7F" w:rsidP="006D3B7F">
            <w:pPr>
              <w:spacing w:line="360" w:lineRule="auto"/>
              <w:jc w:val="center"/>
              <w:rPr>
                <w:rFonts w:cs="Times New Roman"/>
              </w:rPr>
            </w:pPr>
            <w:r>
              <w:rPr>
                <w:rFonts w:cs="Times New Roman"/>
              </w:rPr>
              <w:t>Rating</w:t>
            </w:r>
          </w:p>
        </w:tc>
      </w:tr>
      <w:tr w:rsidR="006D3B7F" w14:paraId="26DE010A" w14:textId="77777777" w:rsidTr="006D3B7F">
        <w:trPr>
          <w:jc w:val="center"/>
        </w:trPr>
        <w:tc>
          <w:tcPr>
            <w:tcW w:w="675" w:type="dxa"/>
          </w:tcPr>
          <w:p w14:paraId="15A9CCF0" w14:textId="77777777" w:rsidR="006D3B7F" w:rsidRDefault="006D3B7F" w:rsidP="006D3B7F">
            <w:pPr>
              <w:spacing w:line="360" w:lineRule="auto"/>
              <w:jc w:val="center"/>
              <w:rPr>
                <w:rFonts w:cs="Times New Roman"/>
              </w:rPr>
            </w:pPr>
            <w:r>
              <w:rPr>
                <w:rFonts w:cs="Times New Roman"/>
              </w:rPr>
              <w:t>3</w:t>
            </w:r>
          </w:p>
        </w:tc>
        <w:tc>
          <w:tcPr>
            <w:tcW w:w="6958" w:type="dxa"/>
            <w:gridSpan w:val="2"/>
          </w:tcPr>
          <w:p w14:paraId="2E27C790" w14:textId="77777777" w:rsidR="006D3B7F" w:rsidRDefault="006D3B7F" w:rsidP="006D3B7F">
            <w:pPr>
              <w:spacing w:line="360" w:lineRule="auto"/>
              <w:rPr>
                <w:rFonts w:cs="Times New Roman"/>
              </w:rPr>
            </w:pPr>
            <w:r>
              <w:rPr>
                <w:rFonts w:cs="Times New Roman"/>
              </w:rPr>
              <w:t>I</w:t>
            </w:r>
            <w:r w:rsidRPr="008E25DB">
              <w:rPr>
                <w:rFonts w:cs="Times New Roman"/>
              </w:rPr>
              <w:t>t is easy it add annotation to specify filters</w:t>
            </w:r>
            <w:r>
              <w:rPr>
                <w:rFonts w:cs="Times New Roman"/>
              </w:rPr>
              <w:t>.</w:t>
            </w:r>
          </w:p>
        </w:tc>
        <w:tc>
          <w:tcPr>
            <w:tcW w:w="1070" w:type="dxa"/>
          </w:tcPr>
          <w:p w14:paraId="471FB7E1" w14:textId="77777777" w:rsidR="006D3B7F" w:rsidRDefault="006D3B7F" w:rsidP="006D3B7F">
            <w:pPr>
              <w:spacing w:line="360" w:lineRule="auto"/>
              <w:jc w:val="center"/>
              <w:rPr>
                <w:rFonts w:cs="Times New Roman"/>
              </w:rPr>
            </w:pPr>
            <w:r>
              <w:rPr>
                <w:rFonts w:cs="Times New Roman"/>
              </w:rPr>
              <w:t>Rating</w:t>
            </w:r>
          </w:p>
        </w:tc>
      </w:tr>
      <w:tr w:rsidR="006D3B7F" w14:paraId="726A90B3" w14:textId="77777777" w:rsidTr="006D3B7F">
        <w:trPr>
          <w:jc w:val="center"/>
        </w:trPr>
        <w:tc>
          <w:tcPr>
            <w:tcW w:w="675" w:type="dxa"/>
          </w:tcPr>
          <w:p w14:paraId="2DDAAF5B" w14:textId="77777777" w:rsidR="006D3B7F" w:rsidRDefault="006D3B7F" w:rsidP="006D3B7F">
            <w:pPr>
              <w:spacing w:line="360" w:lineRule="auto"/>
              <w:jc w:val="center"/>
              <w:rPr>
                <w:rFonts w:cs="Times New Roman"/>
              </w:rPr>
            </w:pPr>
            <w:r>
              <w:rPr>
                <w:rFonts w:cs="Times New Roman"/>
              </w:rPr>
              <w:t>4</w:t>
            </w:r>
          </w:p>
        </w:tc>
        <w:tc>
          <w:tcPr>
            <w:tcW w:w="6958" w:type="dxa"/>
            <w:gridSpan w:val="2"/>
          </w:tcPr>
          <w:p w14:paraId="3985FDEA" w14:textId="77777777" w:rsidR="006D3B7F" w:rsidRDefault="006D3B7F" w:rsidP="006D3B7F">
            <w:pPr>
              <w:spacing w:line="360" w:lineRule="auto"/>
              <w:rPr>
                <w:rFonts w:cs="Times New Roman"/>
              </w:rPr>
            </w:pPr>
            <w:r w:rsidRPr="001F4284">
              <w:rPr>
                <w:rFonts w:cs="Times New Roman"/>
              </w:rPr>
              <w:t>Filters narrow the content that query constructed from</w:t>
            </w:r>
            <w:r>
              <w:rPr>
                <w:rFonts w:cs="Times New Roman"/>
              </w:rPr>
              <w:t>.</w:t>
            </w:r>
          </w:p>
        </w:tc>
        <w:tc>
          <w:tcPr>
            <w:tcW w:w="1070" w:type="dxa"/>
          </w:tcPr>
          <w:p w14:paraId="646ADB43" w14:textId="77777777" w:rsidR="006D3B7F" w:rsidRDefault="006D3B7F" w:rsidP="006D3B7F">
            <w:pPr>
              <w:spacing w:line="360" w:lineRule="auto"/>
              <w:jc w:val="center"/>
              <w:rPr>
                <w:rFonts w:cs="Times New Roman"/>
              </w:rPr>
            </w:pPr>
            <w:r>
              <w:rPr>
                <w:rFonts w:cs="Times New Roman"/>
              </w:rPr>
              <w:t>Rating</w:t>
            </w:r>
          </w:p>
        </w:tc>
      </w:tr>
      <w:tr w:rsidR="006D3B7F" w14:paraId="5DE23082" w14:textId="77777777" w:rsidTr="006D3B7F">
        <w:trPr>
          <w:jc w:val="center"/>
        </w:trPr>
        <w:tc>
          <w:tcPr>
            <w:tcW w:w="675" w:type="dxa"/>
          </w:tcPr>
          <w:p w14:paraId="7D3E0A6D" w14:textId="77777777" w:rsidR="006D3B7F" w:rsidRDefault="006D3B7F" w:rsidP="006D3B7F">
            <w:pPr>
              <w:spacing w:line="360" w:lineRule="auto"/>
              <w:jc w:val="center"/>
              <w:rPr>
                <w:rFonts w:cs="Times New Roman"/>
              </w:rPr>
            </w:pPr>
            <w:r>
              <w:rPr>
                <w:rFonts w:cs="Times New Roman"/>
              </w:rPr>
              <w:t>5</w:t>
            </w:r>
          </w:p>
        </w:tc>
        <w:tc>
          <w:tcPr>
            <w:tcW w:w="6958" w:type="dxa"/>
            <w:gridSpan w:val="2"/>
          </w:tcPr>
          <w:p w14:paraId="5022EAE9" w14:textId="77777777" w:rsidR="006D3B7F" w:rsidRDefault="006D3B7F" w:rsidP="006D3B7F">
            <w:pPr>
              <w:spacing w:line="360" w:lineRule="auto"/>
              <w:rPr>
                <w:rFonts w:cs="Times New Roman"/>
              </w:rPr>
            </w:pPr>
            <w:r w:rsidRPr="001F4284">
              <w:rPr>
                <w:rFonts w:cs="Times New Roman"/>
              </w:rPr>
              <w:t>Filters ease the process of constructing a search query</w:t>
            </w:r>
            <w:r>
              <w:rPr>
                <w:rFonts w:cs="Times New Roman"/>
              </w:rPr>
              <w:t>.</w:t>
            </w:r>
          </w:p>
        </w:tc>
        <w:tc>
          <w:tcPr>
            <w:tcW w:w="1070" w:type="dxa"/>
          </w:tcPr>
          <w:p w14:paraId="669ADB76" w14:textId="77777777" w:rsidR="006D3B7F" w:rsidRDefault="006D3B7F" w:rsidP="006D3B7F">
            <w:pPr>
              <w:keepNext/>
              <w:spacing w:line="360" w:lineRule="auto"/>
              <w:jc w:val="center"/>
              <w:rPr>
                <w:rFonts w:cs="Times New Roman"/>
              </w:rPr>
            </w:pPr>
            <w:r>
              <w:rPr>
                <w:rFonts w:cs="Times New Roman"/>
              </w:rPr>
              <w:t>Rating</w:t>
            </w:r>
          </w:p>
        </w:tc>
      </w:tr>
    </w:tbl>
    <w:p w14:paraId="30D430D3" w14:textId="37894B20" w:rsidR="006D3B7F" w:rsidRDefault="006D3B7F" w:rsidP="006D3B7F">
      <w:pPr>
        <w:pStyle w:val="Caption"/>
        <w:spacing w:line="360" w:lineRule="auto"/>
      </w:pPr>
      <w:bookmarkStart w:id="180" w:name="_Toc269659898"/>
      <w:r>
        <w:t xml:space="preserve">Table </w:t>
      </w:r>
      <w:r w:rsidR="00412FCE">
        <w:fldChar w:fldCharType="begin"/>
      </w:r>
      <w:r w:rsidR="00412FCE">
        <w:instrText xml:space="preserve"> SEQ Table \* ARABIC </w:instrText>
      </w:r>
      <w:r w:rsidR="00412FCE">
        <w:fldChar w:fldCharType="separate"/>
      </w:r>
      <w:r w:rsidR="0073691D">
        <w:rPr>
          <w:noProof/>
        </w:rPr>
        <w:t>3</w:t>
      </w:r>
      <w:r w:rsidR="00412FCE">
        <w:rPr>
          <w:noProof/>
        </w:rPr>
        <w:fldChar w:fldCharType="end"/>
      </w:r>
      <w:r>
        <w:t>: Tree filtering questions</w:t>
      </w:r>
      <w:bookmarkEnd w:id="180"/>
    </w:p>
    <w:tbl>
      <w:tblPr>
        <w:tblStyle w:val="TableGrid"/>
        <w:tblW w:w="8703" w:type="dxa"/>
        <w:jc w:val="center"/>
        <w:tblLook w:val="04A0" w:firstRow="1" w:lastRow="0" w:firstColumn="1" w:lastColumn="0" w:noHBand="0" w:noVBand="1"/>
      </w:tblPr>
      <w:tblGrid>
        <w:gridCol w:w="675"/>
        <w:gridCol w:w="754"/>
        <w:gridCol w:w="6204"/>
        <w:gridCol w:w="1070"/>
      </w:tblGrid>
      <w:tr w:rsidR="006D3B7F" w14:paraId="6DBCCC79" w14:textId="77777777" w:rsidTr="006D3B7F">
        <w:trPr>
          <w:jc w:val="center"/>
        </w:trPr>
        <w:tc>
          <w:tcPr>
            <w:tcW w:w="1429" w:type="dxa"/>
            <w:gridSpan w:val="2"/>
            <w:tcBorders>
              <w:right w:val="nil"/>
            </w:tcBorders>
          </w:tcPr>
          <w:p w14:paraId="0AF4EE1B" w14:textId="77777777" w:rsidR="006D3B7F" w:rsidRPr="003C40D6" w:rsidRDefault="006D3B7F" w:rsidP="006D3B7F">
            <w:pPr>
              <w:spacing w:line="360" w:lineRule="auto"/>
              <w:rPr>
                <w:rFonts w:cs="Times New Roman"/>
                <w:b/>
              </w:rPr>
            </w:pPr>
            <w:r w:rsidRPr="003C40D6">
              <w:rPr>
                <w:rFonts w:cs="Times New Roman"/>
                <w:b/>
              </w:rPr>
              <w:t>Category:</w:t>
            </w:r>
          </w:p>
        </w:tc>
        <w:tc>
          <w:tcPr>
            <w:tcW w:w="7274" w:type="dxa"/>
            <w:gridSpan w:val="2"/>
            <w:tcBorders>
              <w:left w:val="nil"/>
            </w:tcBorders>
          </w:tcPr>
          <w:p w14:paraId="715F3D3A" w14:textId="77777777" w:rsidR="006D3B7F" w:rsidRDefault="006D3B7F" w:rsidP="006D3B7F">
            <w:pPr>
              <w:spacing w:line="360" w:lineRule="auto"/>
              <w:rPr>
                <w:rFonts w:cs="Times New Roman"/>
              </w:rPr>
            </w:pPr>
            <w:r>
              <w:rPr>
                <w:rFonts w:cs="Times New Roman"/>
              </w:rPr>
              <w:t>List Filtering</w:t>
            </w:r>
          </w:p>
        </w:tc>
      </w:tr>
      <w:tr w:rsidR="006D3B7F" w14:paraId="54187EB6" w14:textId="77777777" w:rsidTr="006D3B7F">
        <w:trPr>
          <w:jc w:val="center"/>
        </w:trPr>
        <w:tc>
          <w:tcPr>
            <w:tcW w:w="8703" w:type="dxa"/>
            <w:gridSpan w:val="4"/>
          </w:tcPr>
          <w:p w14:paraId="7EFD3CF5" w14:textId="77777777" w:rsidR="006D3B7F" w:rsidRDefault="006D3B7F" w:rsidP="006D3B7F">
            <w:pPr>
              <w:spacing w:line="360" w:lineRule="auto"/>
              <w:rPr>
                <w:rFonts w:cs="Times New Roman"/>
              </w:rPr>
            </w:pPr>
            <w:r>
              <w:rPr>
                <w:rFonts w:cs="Times New Roman"/>
              </w:rPr>
              <w:t>Questions</w:t>
            </w:r>
          </w:p>
        </w:tc>
      </w:tr>
      <w:tr w:rsidR="006D3B7F" w14:paraId="13DB9609" w14:textId="77777777" w:rsidTr="006D3B7F">
        <w:trPr>
          <w:jc w:val="center"/>
        </w:trPr>
        <w:tc>
          <w:tcPr>
            <w:tcW w:w="675" w:type="dxa"/>
          </w:tcPr>
          <w:p w14:paraId="4AC1E1C3" w14:textId="77777777" w:rsidR="006D3B7F" w:rsidRPr="003C40D6" w:rsidRDefault="006D3B7F" w:rsidP="006D3B7F">
            <w:pPr>
              <w:spacing w:line="360" w:lineRule="auto"/>
              <w:jc w:val="center"/>
              <w:rPr>
                <w:rFonts w:cs="Times New Roman"/>
                <w:b/>
              </w:rPr>
            </w:pPr>
            <w:r w:rsidRPr="003C40D6">
              <w:rPr>
                <w:rFonts w:cs="Times New Roman"/>
                <w:b/>
              </w:rPr>
              <w:t>No</w:t>
            </w:r>
          </w:p>
        </w:tc>
        <w:tc>
          <w:tcPr>
            <w:tcW w:w="6958" w:type="dxa"/>
            <w:gridSpan w:val="2"/>
          </w:tcPr>
          <w:p w14:paraId="0AFEC0EC" w14:textId="77777777" w:rsidR="006D3B7F" w:rsidRPr="003C40D6" w:rsidRDefault="006D3B7F" w:rsidP="006D3B7F">
            <w:pPr>
              <w:spacing w:line="360" w:lineRule="auto"/>
              <w:rPr>
                <w:rFonts w:cs="Times New Roman"/>
                <w:b/>
              </w:rPr>
            </w:pPr>
            <w:r w:rsidRPr="003C40D6">
              <w:rPr>
                <w:rFonts w:cs="Times New Roman"/>
                <w:b/>
              </w:rPr>
              <w:t>Question</w:t>
            </w:r>
          </w:p>
        </w:tc>
        <w:tc>
          <w:tcPr>
            <w:tcW w:w="1070" w:type="dxa"/>
          </w:tcPr>
          <w:p w14:paraId="6A3BD15C" w14:textId="0F18C43E" w:rsidR="006D3B7F" w:rsidRPr="003C40D6" w:rsidRDefault="008B7263" w:rsidP="006D3B7F">
            <w:pPr>
              <w:spacing w:line="360" w:lineRule="auto"/>
              <w:jc w:val="center"/>
              <w:rPr>
                <w:rFonts w:cs="Times New Roman"/>
                <w:b/>
              </w:rPr>
            </w:pPr>
            <w:r>
              <w:rPr>
                <w:rFonts w:cs="Times New Roman"/>
                <w:b/>
              </w:rPr>
              <w:t>Answer</w:t>
            </w:r>
          </w:p>
        </w:tc>
      </w:tr>
      <w:tr w:rsidR="006D3B7F" w14:paraId="1DE0D1D0" w14:textId="77777777" w:rsidTr="006D3B7F">
        <w:trPr>
          <w:jc w:val="center"/>
        </w:trPr>
        <w:tc>
          <w:tcPr>
            <w:tcW w:w="675" w:type="dxa"/>
          </w:tcPr>
          <w:p w14:paraId="6A17820D" w14:textId="77777777" w:rsidR="006D3B7F" w:rsidRDefault="006D3B7F" w:rsidP="006D3B7F">
            <w:pPr>
              <w:spacing w:line="360" w:lineRule="auto"/>
              <w:jc w:val="center"/>
              <w:rPr>
                <w:rFonts w:cs="Times New Roman"/>
              </w:rPr>
            </w:pPr>
            <w:r>
              <w:rPr>
                <w:rFonts w:cs="Times New Roman"/>
              </w:rPr>
              <w:t>1</w:t>
            </w:r>
          </w:p>
        </w:tc>
        <w:tc>
          <w:tcPr>
            <w:tcW w:w="6958" w:type="dxa"/>
            <w:gridSpan w:val="2"/>
          </w:tcPr>
          <w:p w14:paraId="22E52210" w14:textId="77777777" w:rsidR="006D3B7F" w:rsidRDefault="006D3B7F" w:rsidP="006D3B7F">
            <w:pPr>
              <w:spacing w:line="360" w:lineRule="auto"/>
              <w:rPr>
                <w:rFonts w:cs="Times New Roman"/>
              </w:rPr>
            </w:pPr>
            <w:r>
              <w:rPr>
                <w:rFonts w:cs="Times New Roman"/>
              </w:rPr>
              <w:t>Filter</w:t>
            </w:r>
            <w:r w:rsidRPr="00CD41EC">
              <w:rPr>
                <w:rFonts w:cs="Times New Roman"/>
              </w:rPr>
              <w:t>ing is not specified in the ontology file.</w:t>
            </w:r>
          </w:p>
        </w:tc>
        <w:tc>
          <w:tcPr>
            <w:tcW w:w="1070" w:type="dxa"/>
          </w:tcPr>
          <w:p w14:paraId="4B588485" w14:textId="77777777" w:rsidR="006D3B7F" w:rsidRDefault="006D3B7F" w:rsidP="006D3B7F">
            <w:pPr>
              <w:spacing w:line="360" w:lineRule="auto"/>
              <w:jc w:val="center"/>
              <w:rPr>
                <w:rFonts w:cs="Times New Roman"/>
              </w:rPr>
            </w:pPr>
            <w:r>
              <w:rPr>
                <w:rFonts w:cs="Times New Roman"/>
              </w:rPr>
              <w:t>Rating</w:t>
            </w:r>
          </w:p>
        </w:tc>
      </w:tr>
      <w:tr w:rsidR="006D3B7F" w14:paraId="451524FE" w14:textId="77777777" w:rsidTr="006D3B7F">
        <w:trPr>
          <w:jc w:val="center"/>
        </w:trPr>
        <w:tc>
          <w:tcPr>
            <w:tcW w:w="675" w:type="dxa"/>
          </w:tcPr>
          <w:p w14:paraId="54DDD6D4" w14:textId="77777777" w:rsidR="006D3B7F" w:rsidRDefault="006D3B7F" w:rsidP="006D3B7F">
            <w:pPr>
              <w:spacing w:line="360" w:lineRule="auto"/>
              <w:jc w:val="center"/>
              <w:rPr>
                <w:rFonts w:cs="Times New Roman"/>
              </w:rPr>
            </w:pPr>
            <w:r>
              <w:rPr>
                <w:rFonts w:cs="Times New Roman"/>
              </w:rPr>
              <w:t>2</w:t>
            </w:r>
          </w:p>
        </w:tc>
        <w:tc>
          <w:tcPr>
            <w:tcW w:w="6958" w:type="dxa"/>
            <w:gridSpan w:val="2"/>
          </w:tcPr>
          <w:p w14:paraId="5D875AAE" w14:textId="77777777" w:rsidR="006D3B7F" w:rsidRDefault="006D3B7F" w:rsidP="006D3B7F">
            <w:pPr>
              <w:spacing w:line="360" w:lineRule="auto"/>
              <w:rPr>
                <w:rFonts w:cs="Times New Roman"/>
              </w:rPr>
            </w:pPr>
            <w:r w:rsidRPr="00CD41EC">
              <w:rPr>
                <w:rFonts w:cs="Times New Roman"/>
              </w:rPr>
              <w:t>Filtering work with any ontology without any configuration</w:t>
            </w:r>
            <w:r>
              <w:rPr>
                <w:rFonts w:cs="Times New Roman"/>
              </w:rPr>
              <w:t>.</w:t>
            </w:r>
          </w:p>
        </w:tc>
        <w:tc>
          <w:tcPr>
            <w:tcW w:w="1070" w:type="dxa"/>
          </w:tcPr>
          <w:p w14:paraId="2CAEB2FB" w14:textId="77777777" w:rsidR="006D3B7F" w:rsidRDefault="006D3B7F" w:rsidP="006D3B7F">
            <w:pPr>
              <w:spacing w:line="360" w:lineRule="auto"/>
              <w:jc w:val="center"/>
              <w:rPr>
                <w:rFonts w:cs="Times New Roman"/>
              </w:rPr>
            </w:pPr>
            <w:r>
              <w:rPr>
                <w:rFonts w:cs="Times New Roman"/>
              </w:rPr>
              <w:t>Rating</w:t>
            </w:r>
          </w:p>
        </w:tc>
      </w:tr>
      <w:tr w:rsidR="006D3B7F" w14:paraId="19EA4528" w14:textId="77777777" w:rsidTr="006D3B7F">
        <w:trPr>
          <w:jc w:val="center"/>
        </w:trPr>
        <w:tc>
          <w:tcPr>
            <w:tcW w:w="675" w:type="dxa"/>
          </w:tcPr>
          <w:p w14:paraId="57390DFF" w14:textId="77777777" w:rsidR="006D3B7F" w:rsidRDefault="006D3B7F" w:rsidP="006D3B7F">
            <w:pPr>
              <w:spacing w:line="360" w:lineRule="auto"/>
              <w:jc w:val="center"/>
              <w:rPr>
                <w:rFonts w:cs="Times New Roman"/>
              </w:rPr>
            </w:pPr>
            <w:r>
              <w:rPr>
                <w:rFonts w:cs="Times New Roman"/>
              </w:rPr>
              <w:t>3</w:t>
            </w:r>
          </w:p>
        </w:tc>
        <w:tc>
          <w:tcPr>
            <w:tcW w:w="6958" w:type="dxa"/>
            <w:gridSpan w:val="2"/>
          </w:tcPr>
          <w:p w14:paraId="42DAD4CA" w14:textId="77777777" w:rsidR="006D3B7F" w:rsidRDefault="006D3B7F" w:rsidP="006D3B7F">
            <w:pPr>
              <w:spacing w:line="360" w:lineRule="auto"/>
              <w:rPr>
                <w:rFonts w:cs="Times New Roman"/>
              </w:rPr>
            </w:pPr>
            <w:r w:rsidRPr="00CD41EC">
              <w:rPr>
                <w:rFonts w:cs="Times New Roman"/>
              </w:rPr>
              <w:t>Filtering ease the process of finding specific ingredient</w:t>
            </w:r>
            <w:r>
              <w:rPr>
                <w:rFonts w:cs="Times New Roman"/>
              </w:rPr>
              <w:t>.</w:t>
            </w:r>
          </w:p>
        </w:tc>
        <w:tc>
          <w:tcPr>
            <w:tcW w:w="1070" w:type="dxa"/>
          </w:tcPr>
          <w:p w14:paraId="60222B76" w14:textId="77777777" w:rsidR="006D3B7F" w:rsidRDefault="006D3B7F" w:rsidP="006D3B7F">
            <w:pPr>
              <w:spacing w:line="360" w:lineRule="auto"/>
              <w:jc w:val="center"/>
              <w:rPr>
                <w:rFonts w:cs="Times New Roman"/>
              </w:rPr>
            </w:pPr>
            <w:r>
              <w:rPr>
                <w:rFonts w:cs="Times New Roman"/>
              </w:rPr>
              <w:t>Rating</w:t>
            </w:r>
          </w:p>
        </w:tc>
      </w:tr>
      <w:tr w:rsidR="006D3B7F" w14:paraId="74832C7B" w14:textId="77777777" w:rsidTr="006D3B7F">
        <w:trPr>
          <w:jc w:val="center"/>
        </w:trPr>
        <w:tc>
          <w:tcPr>
            <w:tcW w:w="675" w:type="dxa"/>
          </w:tcPr>
          <w:p w14:paraId="4B6BC99A" w14:textId="77777777" w:rsidR="006D3B7F" w:rsidRDefault="006D3B7F" w:rsidP="006D3B7F">
            <w:pPr>
              <w:spacing w:line="360" w:lineRule="auto"/>
              <w:jc w:val="center"/>
              <w:rPr>
                <w:rFonts w:cs="Times New Roman"/>
              </w:rPr>
            </w:pPr>
            <w:r>
              <w:rPr>
                <w:rFonts w:cs="Times New Roman"/>
              </w:rPr>
              <w:t>4</w:t>
            </w:r>
          </w:p>
        </w:tc>
        <w:tc>
          <w:tcPr>
            <w:tcW w:w="6958" w:type="dxa"/>
            <w:gridSpan w:val="2"/>
          </w:tcPr>
          <w:p w14:paraId="0121EA06" w14:textId="77777777" w:rsidR="006D3B7F" w:rsidRDefault="006D3B7F" w:rsidP="006D3B7F">
            <w:pPr>
              <w:spacing w:line="360" w:lineRule="auto"/>
              <w:rPr>
                <w:rFonts w:cs="Times New Roman"/>
              </w:rPr>
            </w:pPr>
            <w:r w:rsidRPr="00CD41EC">
              <w:rPr>
                <w:rFonts w:cs="Times New Roman"/>
              </w:rPr>
              <w:t>Filtering narrows the content that query constructed from</w:t>
            </w:r>
            <w:r>
              <w:rPr>
                <w:rFonts w:cs="Times New Roman"/>
              </w:rPr>
              <w:t>.</w:t>
            </w:r>
          </w:p>
        </w:tc>
        <w:tc>
          <w:tcPr>
            <w:tcW w:w="1070" w:type="dxa"/>
          </w:tcPr>
          <w:p w14:paraId="0D1B89D3" w14:textId="77777777" w:rsidR="006D3B7F" w:rsidRDefault="006D3B7F" w:rsidP="006D3B7F">
            <w:pPr>
              <w:keepNext/>
              <w:spacing w:line="360" w:lineRule="auto"/>
              <w:jc w:val="center"/>
              <w:rPr>
                <w:rFonts w:cs="Times New Roman"/>
              </w:rPr>
            </w:pPr>
            <w:r>
              <w:rPr>
                <w:rFonts w:cs="Times New Roman"/>
              </w:rPr>
              <w:t>Rating</w:t>
            </w:r>
          </w:p>
        </w:tc>
      </w:tr>
    </w:tbl>
    <w:p w14:paraId="2913E4D7" w14:textId="56A60026" w:rsidR="006D3B7F" w:rsidRDefault="006D3B7F" w:rsidP="00AC2661">
      <w:pPr>
        <w:pStyle w:val="Caption"/>
        <w:spacing w:line="360" w:lineRule="auto"/>
      </w:pPr>
      <w:bookmarkStart w:id="181" w:name="_Toc269659899"/>
      <w:r>
        <w:t xml:space="preserve">Table </w:t>
      </w:r>
      <w:r w:rsidR="00412FCE">
        <w:fldChar w:fldCharType="begin"/>
      </w:r>
      <w:r w:rsidR="00412FCE">
        <w:instrText xml:space="preserve"> SEQ Table \* ARABIC </w:instrText>
      </w:r>
      <w:r w:rsidR="00412FCE">
        <w:fldChar w:fldCharType="separate"/>
      </w:r>
      <w:r w:rsidR="0073691D">
        <w:rPr>
          <w:noProof/>
        </w:rPr>
        <w:t>4</w:t>
      </w:r>
      <w:r w:rsidR="00412FCE">
        <w:rPr>
          <w:noProof/>
        </w:rPr>
        <w:fldChar w:fldCharType="end"/>
      </w:r>
      <w:r>
        <w:t>: List filtering questions</w:t>
      </w:r>
      <w:bookmarkEnd w:id="181"/>
    </w:p>
    <w:tbl>
      <w:tblPr>
        <w:tblStyle w:val="TableGrid"/>
        <w:tblW w:w="8703" w:type="dxa"/>
        <w:jc w:val="center"/>
        <w:tblLook w:val="04A0" w:firstRow="1" w:lastRow="0" w:firstColumn="1" w:lastColumn="0" w:noHBand="0" w:noVBand="1"/>
      </w:tblPr>
      <w:tblGrid>
        <w:gridCol w:w="675"/>
        <w:gridCol w:w="754"/>
        <w:gridCol w:w="6204"/>
        <w:gridCol w:w="1070"/>
      </w:tblGrid>
      <w:tr w:rsidR="00AC2661" w14:paraId="206D2F05" w14:textId="77777777" w:rsidTr="00F036AF">
        <w:trPr>
          <w:jc w:val="center"/>
        </w:trPr>
        <w:tc>
          <w:tcPr>
            <w:tcW w:w="1429" w:type="dxa"/>
            <w:gridSpan w:val="2"/>
            <w:tcBorders>
              <w:right w:val="nil"/>
            </w:tcBorders>
          </w:tcPr>
          <w:p w14:paraId="2644461C" w14:textId="77777777" w:rsidR="00AC2661" w:rsidRPr="003C40D6" w:rsidRDefault="00AC2661" w:rsidP="00A00457">
            <w:pPr>
              <w:spacing w:line="360" w:lineRule="auto"/>
              <w:rPr>
                <w:rFonts w:cs="Times New Roman"/>
                <w:b/>
              </w:rPr>
            </w:pPr>
            <w:r w:rsidRPr="003C40D6">
              <w:rPr>
                <w:rFonts w:cs="Times New Roman"/>
                <w:b/>
              </w:rPr>
              <w:t>Category:</w:t>
            </w:r>
          </w:p>
        </w:tc>
        <w:tc>
          <w:tcPr>
            <w:tcW w:w="7274" w:type="dxa"/>
            <w:gridSpan w:val="2"/>
            <w:tcBorders>
              <w:left w:val="nil"/>
            </w:tcBorders>
          </w:tcPr>
          <w:p w14:paraId="2442596B" w14:textId="77777777" w:rsidR="00AC2661" w:rsidRPr="000F5A0E" w:rsidRDefault="00AC2661" w:rsidP="00A00457">
            <w:pPr>
              <w:spacing w:line="360" w:lineRule="auto"/>
              <w:rPr>
                <w:rFonts w:cs="Times New Roman"/>
              </w:rPr>
            </w:pPr>
            <w:r w:rsidRPr="000F5A0E">
              <w:rPr>
                <w:rFonts w:cs="Times New Roman"/>
                <w:bCs/>
              </w:rPr>
              <w:t>Used Language in the ontology</w:t>
            </w:r>
          </w:p>
        </w:tc>
      </w:tr>
      <w:tr w:rsidR="00AC2661" w14:paraId="1498AD75" w14:textId="77777777" w:rsidTr="00AC2661">
        <w:trPr>
          <w:jc w:val="center"/>
        </w:trPr>
        <w:tc>
          <w:tcPr>
            <w:tcW w:w="8703" w:type="dxa"/>
            <w:gridSpan w:val="4"/>
          </w:tcPr>
          <w:p w14:paraId="17B1A1CB" w14:textId="77777777" w:rsidR="00AC2661" w:rsidRDefault="00AC2661" w:rsidP="00A00457">
            <w:pPr>
              <w:spacing w:line="360" w:lineRule="auto"/>
              <w:rPr>
                <w:rFonts w:cs="Times New Roman"/>
              </w:rPr>
            </w:pPr>
            <w:r>
              <w:rPr>
                <w:rFonts w:cs="Times New Roman"/>
              </w:rPr>
              <w:t>Questions</w:t>
            </w:r>
          </w:p>
        </w:tc>
      </w:tr>
      <w:tr w:rsidR="00AC2661" w14:paraId="47E84740" w14:textId="77777777" w:rsidTr="00AC2661">
        <w:trPr>
          <w:jc w:val="center"/>
        </w:trPr>
        <w:tc>
          <w:tcPr>
            <w:tcW w:w="675" w:type="dxa"/>
          </w:tcPr>
          <w:p w14:paraId="40432AA2" w14:textId="77777777" w:rsidR="00AC2661" w:rsidRPr="003C40D6" w:rsidRDefault="00AC2661" w:rsidP="00A00457">
            <w:pPr>
              <w:spacing w:line="360" w:lineRule="auto"/>
              <w:jc w:val="center"/>
              <w:rPr>
                <w:rFonts w:cs="Times New Roman"/>
                <w:b/>
              </w:rPr>
            </w:pPr>
            <w:r w:rsidRPr="003C40D6">
              <w:rPr>
                <w:rFonts w:cs="Times New Roman"/>
                <w:b/>
              </w:rPr>
              <w:t>No</w:t>
            </w:r>
          </w:p>
        </w:tc>
        <w:tc>
          <w:tcPr>
            <w:tcW w:w="6958" w:type="dxa"/>
            <w:gridSpan w:val="2"/>
          </w:tcPr>
          <w:p w14:paraId="6BC76D7A" w14:textId="77777777" w:rsidR="00AC2661" w:rsidRPr="003C40D6" w:rsidRDefault="00AC2661" w:rsidP="00A00457">
            <w:pPr>
              <w:spacing w:line="360" w:lineRule="auto"/>
              <w:rPr>
                <w:rFonts w:cs="Times New Roman"/>
                <w:b/>
              </w:rPr>
            </w:pPr>
            <w:r w:rsidRPr="003C40D6">
              <w:rPr>
                <w:rFonts w:cs="Times New Roman"/>
                <w:b/>
              </w:rPr>
              <w:t>Question</w:t>
            </w:r>
          </w:p>
        </w:tc>
        <w:tc>
          <w:tcPr>
            <w:tcW w:w="1070" w:type="dxa"/>
          </w:tcPr>
          <w:p w14:paraId="5CBFDF59" w14:textId="3071DC85" w:rsidR="00AC2661" w:rsidRPr="003C40D6" w:rsidRDefault="008B7263" w:rsidP="00A00457">
            <w:pPr>
              <w:spacing w:line="360" w:lineRule="auto"/>
              <w:jc w:val="center"/>
              <w:rPr>
                <w:rFonts w:cs="Times New Roman"/>
                <w:b/>
              </w:rPr>
            </w:pPr>
            <w:r>
              <w:rPr>
                <w:rFonts w:cs="Times New Roman"/>
                <w:b/>
              </w:rPr>
              <w:t>Answer</w:t>
            </w:r>
          </w:p>
        </w:tc>
      </w:tr>
      <w:tr w:rsidR="00AC2661" w14:paraId="4D5E4083" w14:textId="77777777" w:rsidTr="00AC2661">
        <w:trPr>
          <w:jc w:val="center"/>
        </w:trPr>
        <w:tc>
          <w:tcPr>
            <w:tcW w:w="675" w:type="dxa"/>
          </w:tcPr>
          <w:p w14:paraId="35024DFF" w14:textId="77777777" w:rsidR="00AC2661" w:rsidRDefault="00AC2661" w:rsidP="00A00457">
            <w:pPr>
              <w:spacing w:line="360" w:lineRule="auto"/>
              <w:jc w:val="center"/>
              <w:rPr>
                <w:rFonts w:cs="Times New Roman"/>
              </w:rPr>
            </w:pPr>
            <w:r>
              <w:rPr>
                <w:rFonts w:cs="Times New Roman"/>
              </w:rPr>
              <w:t>1</w:t>
            </w:r>
          </w:p>
        </w:tc>
        <w:tc>
          <w:tcPr>
            <w:tcW w:w="6958" w:type="dxa"/>
            <w:gridSpan w:val="2"/>
          </w:tcPr>
          <w:p w14:paraId="3477111F" w14:textId="77777777" w:rsidR="00AC2661" w:rsidRDefault="00AC2661" w:rsidP="00A00457">
            <w:pPr>
              <w:tabs>
                <w:tab w:val="left" w:pos="4744"/>
              </w:tabs>
              <w:spacing w:line="360" w:lineRule="auto"/>
              <w:rPr>
                <w:rFonts w:cs="Times New Roman"/>
              </w:rPr>
            </w:pPr>
            <w:r w:rsidRPr="000F5A0E">
              <w:rPr>
                <w:rFonts w:cs="Times New Roman"/>
              </w:rPr>
              <w:t xml:space="preserve">Application shows the available languages used to </w:t>
            </w:r>
            <w:r>
              <w:rPr>
                <w:rFonts w:cs="Times New Roman"/>
              </w:rPr>
              <w:t xml:space="preserve">be </w:t>
            </w:r>
            <w:r w:rsidRPr="000F5A0E">
              <w:rPr>
                <w:rFonts w:cs="Times New Roman"/>
              </w:rPr>
              <w:t>labeled within the ontology</w:t>
            </w:r>
            <w:r>
              <w:rPr>
                <w:rFonts w:cs="Times New Roman"/>
              </w:rPr>
              <w:t>.</w:t>
            </w:r>
          </w:p>
        </w:tc>
        <w:tc>
          <w:tcPr>
            <w:tcW w:w="1070" w:type="dxa"/>
          </w:tcPr>
          <w:p w14:paraId="56D891CD" w14:textId="77777777" w:rsidR="00AC2661" w:rsidRDefault="00AC2661" w:rsidP="00A00457">
            <w:pPr>
              <w:spacing w:line="360" w:lineRule="auto"/>
              <w:jc w:val="center"/>
              <w:rPr>
                <w:rFonts w:cs="Times New Roman"/>
              </w:rPr>
            </w:pPr>
            <w:r>
              <w:rPr>
                <w:rFonts w:cs="Times New Roman"/>
              </w:rPr>
              <w:t>Rating</w:t>
            </w:r>
          </w:p>
        </w:tc>
      </w:tr>
      <w:tr w:rsidR="00AC2661" w14:paraId="31CCA4EA" w14:textId="77777777" w:rsidTr="00AC2661">
        <w:trPr>
          <w:jc w:val="center"/>
        </w:trPr>
        <w:tc>
          <w:tcPr>
            <w:tcW w:w="675" w:type="dxa"/>
          </w:tcPr>
          <w:p w14:paraId="33DDAFAB" w14:textId="77777777" w:rsidR="00AC2661" w:rsidRDefault="00AC2661" w:rsidP="00A00457">
            <w:pPr>
              <w:spacing w:line="360" w:lineRule="auto"/>
              <w:jc w:val="center"/>
              <w:rPr>
                <w:rFonts w:cs="Times New Roman"/>
              </w:rPr>
            </w:pPr>
            <w:r>
              <w:rPr>
                <w:rFonts w:cs="Times New Roman"/>
              </w:rPr>
              <w:t>2</w:t>
            </w:r>
          </w:p>
        </w:tc>
        <w:tc>
          <w:tcPr>
            <w:tcW w:w="6958" w:type="dxa"/>
            <w:gridSpan w:val="2"/>
          </w:tcPr>
          <w:p w14:paraId="5AA8F0F0" w14:textId="77777777" w:rsidR="00AC2661" w:rsidRDefault="00AC2661" w:rsidP="00A00457">
            <w:pPr>
              <w:spacing w:line="360" w:lineRule="auto"/>
              <w:rPr>
                <w:rFonts w:cs="Times New Roman"/>
              </w:rPr>
            </w:pPr>
            <w:r w:rsidRPr="000F5A0E">
              <w:rPr>
                <w:rFonts w:cs="Times New Roman"/>
              </w:rPr>
              <w:t>Application shows the percentage of language represented in the ontology</w:t>
            </w:r>
            <w:r>
              <w:rPr>
                <w:rFonts w:cs="Times New Roman"/>
              </w:rPr>
              <w:t>.</w:t>
            </w:r>
          </w:p>
        </w:tc>
        <w:tc>
          <w:tcPr>
            <w:tcW w:w="1070" w:type="dxa"/>
          </w:tcPr>
          <w:p w14:paraId="1E2FFB69" w14:textId="77777777" w:rsidR="00AC2661" w:rsidRDefault="00AC2661" w:rsidP="00A00457">
            <w:pPr>
              <w:spacing w:line="360" w:lineRule="auto"/>
              <w:jc w:val="center"/>
              <w:rPr>
                <w:rFonts w:cs="Times New Roman"/>
              </w:rPr>
            </w:pPr>
            <w:r>
              <w:rPr>
                <w:rFonts w:cs="Times New Roman"/>
              </w:rPr>
              <w:t>Rating</w:t>
            </w:r>
          </w:p>
        </w:tc>
      </w:tr>
      <w:tr w:rsidR="00AC2661" w14:paraId="545A7280" w14:textId="77777777" w:rsidTr="00AC2661">
        <w:trPr>
          <w:jc w:val="center"/>
        </w:trPr>
        <w:tc>
          <w:tcPr>
            <w:tcW w:w="675" w:type="dxa"/>
          </w:tcPr>
          <w:p w14:paraId="12DF8093" w14:textId="77777777" w:rsidR="00AC2661" w:rsidRDefault="00AC2661" w:rsidP="00A00457">
            <w:pPr>
              <w:spacing w:line="360" w:lineRule="auto"/>
              <w:jc w:val="center"/>
              <w:rPr>
                <w:rFonts w:cs="Times New Roman"/>
              </w:rPr>
            </w:pPr>
            <w:r>
              <w:rPr>
                <w:rFonts w:cs="Times New Roman"/>
              </w:rPr>
              <w:t>3</w:t>
            </w:r>
          </w:p>
        </w:tc>
        <w:tc>
          <w:tcPr>
            <w:tcW w:w="6958" w:type="dxa"/>
            <w:gridSpan w:val="2"/>
          </w:tcPr>
          <w:p w14:paraId="23543988" w14:textId="77777777" w:rsidR="00AC2661" w:rsidRDefault="00AC2661" w:rsidP="00A00457">
            <w:pPr>
              <w:spacing w:line="360" w:lineRule="auto"/>
              <w:rPr>
                <w:rFonts w:cs="Times New Roman"/>
              </w:rPr>
            </w:pPr>
            <w:r>
              <w:rPr>
                <w:rFonts w:cs="Times New Roman"/>
              </w:rPr>
              <w:t xml:space="preserve">It </w:t>
            </w:r>
            <w:r w:rsidRPr="000F5A0E">
              <w:rPr>
                <w:rFonts w:cs="Times New Roman"/>
              </w:rPr>
              <w:t>is easy to display different languages</w:t>
            </w:r>
            <w:r>
              <w:rPr>
                <w:rFonts w:cs="Times New Roman"/>
              </w:rPr>
              <w:t>.</w:t>
            </w:r>
          </w:p>
        </w:tc>
        <w:tc>
          <w:tcPr>
            <w:tcW w:w="1070" w:type="dxa"/>
          </w:tcPr>
          <w:p w14:paraId="712FDDBC" w14:textId="77777777" w:rsidR="00AC2661" w:rsidRDefault="00AC2661" w:rsidP="00A00457">
            <w:pPr>
              <w:spacing w:line="360" w:lineRule="auto"/>
              <w:jc w:val="center"/>
              <w:rPr>
                <w:rFonts w:cs="Times New Roman"/>
              </w:rPr>
            </w:pPr>
            <w:r>
              <w:rPr>
                <w:rFonts w:cs="Times New Roman"/>
              </w:rPr>
              <w:t>Rating</w:t>
            </w:r>
          </w:p>
        </w:tc>
      </w:tr>
      <w:tr w:rsidR="00AC2661" w14:paraId="4D9F65A4" w14:textId="77777777" w:rsidTr="00AC2661">
        <w:trPr>
          <w:jc w:val="center"/>
        </w:trPr>
        <w:tc>
          <w:tcPr>
            <w:tcW w:w="675" w:type="dxa"/>
          </w:tcPr>
          <w:p w14:paraId="2CE7866C" w14:textId="77777777" w:rsidR="00AC2661" w:rsidRDefault="00AC2661" w:rsidP="00A00457">
            <w:pPr>
              <w:spacing w:line="360" w:lineRule="auto"/>
              <w:jc w:val="center"/>
              <w:rPr>
                <w:rFonts w:cs="Times New Roman"/>
              </w:rPr>
            </w:pPr>
            <w:r>
              <w:rPr>
                <w:rFonts w:cs="Times New Roman"/>
              </w:rPr>
              <w:t>4</w:t>
            </w:r>
          </w:p>
        </w:tc>
        <w:tc>
          <w:tcPr>
            <w:tcW w:w="6958" w:type="dxa"/>
            <w:gridSpan w:val="2"/>
          </w:tcPr>
          <w:p w14:paraId="491CA29E" w14:textId="77777777" w:rsidR="00AC2661" w:rsidRDefault="00AC2661" w:rsidP="00A00457">
            <w:pPr>
              <w:spacing w:line="360" w:lineRule="auto"/>
              <w:rPr>
                <w:rFonts w:cs="Times New Roman"/>
              </w:rPr>
            </w:pPr>
            <w:r>
              <w:rPr>
                <w:rFonts w:cs="Times New Roman"/>
              </w:rPr>
              <w:t>The default language is English.</w:t>
            </w:r>
          </w:p>
        </w:tc>
        <w:tc>
          <w:tcPr>
            <w:tcW w:w="1070" w:type="dxa"/>
          </w:tcPr>
          <w:p w14:paraId="6A9768E1" w14:textId="77777777" w:rsidR="00AC2661" w:rsidRDefault="00AC2661" w:rsidP="00A00457">
            <w:pPr>
              <w:keepNext/>
              <w:spacing w:line="360" w:lineRule="auto"/>
              <w:jc w:val="center"/>
              <w:rPr>
                <w:rFonts w:cs="Times New Roman"/>
              </w:rPr>
            </w:pPr>
            <w:r>
              <w:rPr>
                <w:rFonts w:cs="Times New Roman"/>
              </w:rPr>
              <w:t>Rating</w:t>
            </w:r>
          </w:p>
        </w:tc>
      </w:tr>
    </w:tbl>
    <w:p w14:paraId="312EA8AC" w14:textId="2B4F2DE5" w:rsidR="0027020C" w:rsidRDefault="00AC2661" w:rsidP="00A00457">
      <w:pPr>
        <w:pStyle w:val="Caption"/>
        <w:spacing w:line="360" w:lineRule="auto"/>
      </w:pPr>
      <w:bookmarkStart w:id="182" w:name="_Toc269659900"/>
      <w:r>
        <w:t xml:space="preserve">Table </w:t>
      </w:r>
      <w:r w:rsidR="00412FCE">
        <w:fldChar w:fldCharType="begin"/>
      </w:r>
      <w:r w:rsidR="00412FCE">
        <w:instrText xml:space="preserve"> SEQ Table \* ARABIC </w:instrText>
      </w:r>
      <w:r w:rsidR="00412FCE">
        <w:fldChar w:fldCharType="separate"/>
      </w:r>
      <w:r w:rsidR="0073691D">
        <w:rPr>
          <w:noProof/>
        </w:rPr>
        <w:t>5</w:t>
      </w:r>
      <w:r w:rsidR="00412FCE">
        <w:rPr>
          <w:noProof/>
        </w:rPr>
        <w:fldChar w:fldCharType="end"/>
      </w:r>
      <w:r>
        <w:t>: Used language in the ontology questions</w:t>
      </w:r>
      <w:bookmarkEnd w:id="182"/>
    </w:p>
    <w:tbl>
      <w:tblPr>
        <w:tblStyle w:val="TableGrid"/>
        <w:tblW w:w="8703" w:type="dxa"/>
        <w:jc w:val="center"/>
        <w:tblLook w:val="04A0" w:firstRow="1" w:lastRow="0" w:firstColumn="1" w:lastColumn="0" w:noHBand="0" w:noVBand="1"/>
      </w:tblPr>
      <w:tblGrid>
        <w:gridCol w:w="675"/>
        <w:gridCol w:w="754"/>
        <w:gridCol w:w="6204"/>
        <w:gridCol w:w="1070"/>
      </w:tblGrid>
      <w:tr w:rsidR="00F036AF" w14:paraId="58A64B21" w14:textId="77777777" w:rsidTr="00ED6E18">
        <w:trPr>
          <w:jc w:val="center"/>
        </w:trPr>
        <w:tc>
          <w:tcPr>
            <w:tcW w:w="1429" w:type="dxa"/>
            <w:gridSpan w:val="2"/>
            <w:tcBorders>
              <w:right w:val="nil"/>
            </w:tcBorders>
          </w:tcPr>
          <w:p w14:paraId="1811F7CC" w14:textId="77777777" w:rsidR="00F036AF" w:rsidRPr="003C40D6" w:rsidRDefault="00F036AF" w:rsidP="00F036AF">
            <w:pPr>
              <w:spacing w:line="360" w:lineRule="auto"/>
              <w:rPr>
                <w:rFonts w:cs="Times New Roman"/>
                <w:b/>
              </w:rPr>
            </w:pPr>
            <w:r w:rsidRPr="003C40D6">
              <w:rPr>
                <w:rFonts w:cs="Times New Roman"/>
                <w:b/>
              </w:rPr>
              <w:t>Category:</w:t>
            </w:r>
          </w:p>
        </w:tc>
        <w:tc>
          <w:tcPr>
            <w:tcW w:w="7274" w:type="dxa"/>
            <w:gridSpan w:val="2"/>
            <w:tcBorders>
              <w:left w:val="nil"/>
            </w:tcBorders>
          </w:tcPr>
          <w:p w14:paraId="045C0130" w14:textId="77777777" w:rsidR="00F036AF" w:rsidRDefault="00F036AF" w:rsidP="00F036AF">
            <w:pPr>
              <w:spacing w:line="360" w:lineRule="auto"/>
              <w:rPr>
                <w:rFonts w:cs="Times New Roman"/>
              </w:rPr>
            </w:pPr>
            <w:r>
              <w:rPr>
                <w:rFonts w:cs="Times New Roman"/>
              </w:rPr>
              <w:t>Facets</w:t>
            </w:r>
          </w:p>
        </w:tc>
      </w:tr>
      <w:tr w:rsidR="00F036AF" w14:paraId="6A72F026" w14:textId="77777777" w:rsidTr="00F036AF">
        <w:trPr>
          <w:jc w:val="center"/>
        </w:trPr>
        <w:tc>
          <w:tcPr>
            <w:tcW w:w="8703" w:type="dxa"/>
            <w:gridSpan w:val="4"/>
          </w:tcPr>
          <w:p w14:paraId="7E9D0FC5" w14:textId="77777777" w:rsidR="00F036AF" w:rsidRDefault="00F036AF" w:rsidP="00F036AF">
            <w:pPr>
              <w:spacing w:line="360" w:lineRule="auto"/>
              <w:rPr>
                <w:rFonts w:cs="Times New Roman"/>
              </w:rPr>
            </w:pPr>
            <w:r>
              <w:rPr>
                <w:rFonts w:cs="Times New Roman"/>
              </w:rPr>
              <w:t>Questions</w:t>
            </w:r>
          </w:p>
        </w:tc>
      </w:tr>
      <w:tr w:rsidR="00F036AF" w14:paraId="4327EB18" w14:textId="77777777" w:rsidTr="00F036AF">
        <w:trPr>
          <w:jc w:val="center"/>
        </w:trPr>
        <w:tc>
          <w:tcPr>
            <w:tcW w:w="675" w:type="dxa"/>
          </w:tcPr>
          <w:p w14:paraId="5673DE1C" w14:textId="77777777" w:rsidR="00F036AF" w:rsidRPr="003C40D6" w:rsidRDefault="00F036AF" w:rsidP="00F036AF">
            <w:pPr>
              <w:spacing w:line="360" w:lineRule="auto"/>
              <w:jc w:val="center"/>
              <w:rPr>
                <w:rFonts w:cs="Times New Roman"/>
                <w:b/>
              </w:rPr>
            </w:pPr>
            <w:r w:rsidRPr="003C40D6">
              <w:rPr>
                <w:rFonts w:cs="Times New Roman"/>
                <w:b/>
              </w:rPr>
              <w:t>No</w:t>
            </w:r>
          </w:p>
        </w:tc>
        <w:tc>
          <w:tcPr>
            <w:tcW w:w="6958" w:type="dxa"/>
            <w:gridSpan w:val="2"/>
          </w:tcPr>
          <w:p w14:paraId="361CBF20" w14:textId="77777777" w:rsidR="00F036AF" w:rsidRPr="003C40D6" w:rsidRDefault="00F036AF" w:rsidP="00F036AF">
            <w:pPr>
              <w:spacing w:line="360" w:lineRule="auto"/>
              <w:rPr>
                <w:rFonts w:cs="Times New Roman"/>
                <w:b/>
              </w:rPr>
            </w:pPr>
            <w:r w:rsidRPr="003C40D6">
              <w:rPr>
                <w:rFonts w:cs="Times New Roman"/>
                <w:b/>
              </w:rPr>
              <w:t>Question</w:t>
            </w:r>
          </w:p>
        </w:tc>
        <w:tc>
          <w:tcPr>
            <w:tcW w:w="1070" w:type="dxa"/>
          </w:tcPr>
          <w:p w14:paraId="07DCF822" w14:textId="2796E24F" w:rsidR="00F036AF" w:rsidRPr="003C40D6" w:rsidRDefault="008B7263" w:rsidP="00F036AF">
            <w:pPr>
              <w:spacing w:line="360" w:lineRule="auto"/>
              <w:jc w:val="center"/>
              <w:rPr>
                <w:rFonts w:cs="Times New Roman"/>
                <w:b/>
              </w:rPr>
            </w:pPr>
            <w:r>
              <w:rPr>
                <w:rFonts w:cs="Times New Roman"/>
                <w:b/>
              </w:rPr>
              <w:t>Answer</w:t>
            </w:r>
          </w:p>
        </w:tc>
      </w:tr>
      <w:tr w:rsidR="00F036AF" w14:paraId="4806F562" w14:textId="77777777" w:rsidTr="00F036AF">
        <w:trPr>
          <w:jc w:val="center"/>
        </w:trPr>
        <w:tc>
          <w:tcPr>
            <w:tcW w:w="675" w:type="dxa"/>
          </w:tcPr>
          <w:p w14:paraId="6D72E124" w14:textId="77777777" w:rsidR="00F036AF" w:rsidRDefault="00F036AF" w:rsidP="00F036AF">
            <w:pPr>
              <w:spacing w:line="360" w:lineRule="auto"/>
              <w:jc w:val="center"/>
              <w:rPr>
                <w:rFonts w:cs="Times New Roman"/>
              </w:rPr>
            </w:pPr>
            <w:r>
              <w:rPr>
                <w:rFonts w:cs="Times New Roman"/>
              </w:rPr>
              <w:t>1</w:t>
            </w:r>
          </w:p>
        </w:tc>
        <w:tc>
          <w:tcPr>
            <w:tcW w:w="6958" w:type="dxa"/>
            <w:gridSpan w:val="2"/>
          </w:tcPr>
          <w:p w14:paraId="6B3411B8" w14:textId="77777777" w:rsidR="00F036AF" w:rsidRDefault="00F036AF" w:rsidP="00F036AF">
            <w:pPr>
              <w:spacing w:line="360" w:lineRule="auto"/>
              <w:rPr>
                <w:rFonts w:cs="Times New Roman"/>
              </w:rPr>
            </w:pPr>
            <w:r w:rsidRPr="005E5A21">
              <w:rPr>
                <w:rFonts w:cs="Times New Roman"/>
              </w:rPr>
              <w:t>Facets help in narrowing the search result.</w:t>
            </w:r>
          </w:p>
        </w:tc>
        <w:tc>
          <w:tcPr>
            <w:tcW w:w="1070" w:type="dxa"/>
          </w:tcPr>
          <w:p w14:paraId="4798B28F" w14:textId="77777777" w:rsidR="00F036AF" w:rsidRDefault="00F036AF" w:rsidP="00F036AF">
            <w:pPr>
              <w:spacing w:line="360" w:lineRule="auto"/>
              <w:jc w:val="center"/>
              <w:rPr>
                <w:rFonts w:cs="Times New Roman"/>
              </w:rPr>
            </w:pPr>
            <w:r>
              <w:rPr>
                <w:rFonts w:cs="Times New Roman"/>
              </w:rPr>
              <w:t>Rating</w:t>
            </w:r>
          </w:p>
        </w:tc>
      </w:tr>
      <w:tr w:rsidR="00F036AF" w14:paraId="05B05C54" w14:textId="77777777" w:rsidTr="00F036AF">
        <w:trPr>
          <w:jc w:val="center"/>
        </w:trPr>
        <w:tc>
          <w:tcPr>
            <w:tcW w:w="675" w:type="dxa"/>
          </w:tcPr>
          <w:p w14:paraId="4E009DD9" w14:textId="77777777" w:rsidR="00F036AF" w:rsidRDefault="00F036AF" w:rsidP="00F036AF">
            <w:pPr>
              <w:spacing w:line="360" w:lineRule="auto"/>
              <w:jc w:val="center"/>
              <w:rPr>
                <w:rFonts w:cs="Times New Roman"/>
              </w:rPr>
            </w:pPr>
            <w:r>
              <w:rPr>
                <w:rFonts w:cs="Times New Roman"/>
              </w:rPr>
              <w:t>2</w:t>
            </w:r>
          </w:p>
        </w:tc>
        <w:tc>
          <w:tcPr>
            <w:tcW w:w="6958" w:type="dxa"/>
            <w:gridSpan w:val="2"/>
          </w:tcPr>
          <w:p w14:paraId="08B4613B" w14:textId="77777777" w:rsidR="00F036AF" w:rsidRDefault="00F036AF" w:rsidP="00F036AF">
            <w:pPr>
              <w:spacing w:line="360" w:lineRule="auto"/>
              <w:rPr>
                <w:rFonts w:cs="Times New Roman"/>
              </w:rPr>
            </w:pPr>
            <w:r w:rsidRPr="005E5A21">
              <w:rPr>
                <w:rFonts w:cs="Times New Roman"/>
              </w:rPr>
              <w:t>Facets are determined in the ontology.</w:t>
            </w:r>
          </w:p>
        </w:tc>
        <w:tc>
          <w:tcPr>
            <w:tcW w:w="1070" w:type="dxa"/>
          </w:tcPr>
          <w:p w14:paraId="0B02CE48" w14:textId="77777777" w:rsidR="00F036AF" w:rsidRDefault="00F036AF" w:rsidP="00F036AF">
            <w:pPr>
              <w:spacing w:line="360" w:lineRule="auto"/>
              <w:jc w:val="center"/>
              <w:rPr>
                <w:rFonts w:cs="Times New Roman"/>
              </w:rPr>
            </w:pPr>
            <w:r>
              <w:rPr>
                <w:rFonts w:cs="Times New Roman"/>
              </w:rPr>
              <w:t>Rating</w:t>
            </w:r>
          </w:p>
        </w:tc>
      </w:tr>
      <w:tr w:rsidR="00F036AF" w14:paraId="2D105AC3" w14:textId="77777777" w:rsidTr="00F036AF">
        <w:trPr>
          <w:jc w:val="center"/>
        </w:trPr>
        <w:tc>
          <w:tcPr>
            <w:tcW w:w="675" w:type="dxa"/>
          </w:tcPr>
          <w:p w14:paraId="59D2B085" w14:textId="77777777" w:rsidR="00F036AF" w:rsidRDefault="00F036AF" w:rsidP="00F036AF">
            <w:pPr>
              <w:spacing w:line="360" w:lineRule="auto"/>
              <w:jc w:val="center"/>
              <w:rPr>
                <w:rFonts w:cs="Times New Roman"/>
              </w:rPr>
            </w:pPr>
            <w:r>
              <w:rPr>
                <w:rFonts w:cs="Times New Roman"/>
              </w:rPr>
              <w:t>3</w:t>
            </w:r>
          </w:p>
        </w:tc>
        <w:tc>
          <w:tcPr>
            <w:tcW w:w="6958" w:type="dxa"/>
            <w:gridSpan w:val="2"/>
          </w:tcPr>
          <w:p w14:paraId="02CACC64" w14:textId="77777777" w:rsidR="00F036AF" w:rsidRDefault="00F036AF" w:rsidP="00F036AF">
            <w:pPr>
              <w:spacing w:line="360" w:lineRule="auto"/>
              <w:rPr>
                <w:rFonts w:cs="Times New Roman"/>
              </w:rPr>
            </w:pPr>
            <w:r w:rsidRPr="005E5A21">
              <w:rPr>
                <w:rFonts w:cs="Times New Roman"/>
              </w:rPr>
              <w:t>It is easy to add Facets annotations in the ontology.</w:t>
            </w:r>
          </w:p>
        </w:tc>
        <w:tc>
          <w:tcPr>
            <w:tcW w:w="1070" w:type="dxa"/>
          </w:tcPr>
          <w:p w14:paraId="390FC549" w14:textId="77777777" w:rsidR="00F036AF" w:rsidRDefault="00F036AF" w:rsidP="00F036AF">
            <w:pPr>
              <w:spacing w:line="360" w:lineRule="auto"/>
              <w:jc w:val="center"/>
              <w:rPr>
                <w:rFonts w:cs="Times New Roman"/>
              </w:rPr>
            </w:pPr>
            <w:r>
              <w:rPr>
                <w:rFonts w:cs="Times New Roman"/>
              </w:rPr>
              <w:t>Rating</w:t>
            </w:r>
          </w:p>
        </w:tc>
      </w:tr>
      <w:tr w:rsidR="00F036AF" w14:paraId="786E5C1A" w14:textId="77777777" w:rsidTr="00F036AF">
        <w:trPr>
          <w:jc w:val="center"/>
        </w:trPr>
        <w:tc>
          <w:tcPr>
            <w:tcW w:w="675" w:type="dxa"/>
          </w:tcPr>
          <w:p w14:paraId="6776C221" w14:textId="77777777" w:rsidR="00F036AF" w:rsidRDefault="00F036AF" w:rsidP="00F036AF">
            <w:pPr>
              <w:spacing w:line="360" w:lineRule="auto"/>
              <w:jc w:val="center"/>
              <w:rPr>
                <w:rFonts w:cs="Times New Roman"/>
              </w:rPr>
            </w:pPr>
            <w:r>
              <w:rPr>
                <w:rFonts w:cs="Times New Roman"/>
              </w:rPr>
              <w:t>4</w:t>
            </w:r>
          </w:p>
        </w:tc>
        <w:tc>
          <w:tcPr>
            <w:tcW w:w="6958" w:type="dxa"/>
            <w:gridSpan w:val="2"/>
          </w:tcPr>
          <w:p w14:paraId="52025D47" w14:textId="77777777" w:rsidR="00F036AF" w:rsidRDefault="00F036AF" w:rsidP="00F036AF">
            <w:pPr>
              <w:spacing w:line="360" w:lineRule="auto"/>
              <w:rPr>
                <w:rFonts w:cs="Times New Roman"/>
              </w:rPr>
            </w:pPr>
            <w:r w:rsidRPr="005E5A21">
              <w:rPr>
                <w:rFonts w:cs="Times New Roman"/>
              </w:rPr>
              <w:t>Different facets are displayed based on the ontology.</w:t>
            </w:r>
          </w:p>
        </w:tc>
        <w:tc>
          <w:tcPr>
            <w:tcW w:w="1070" w:type="dxa"/>
          </w:tcPr>
          <w:p w14:paraId="3FC15F35" w14:textId="77777777" w:rsidR="00F036AF" w:rsidRDefault="00F036AF" w:rsidP="00F036AF">
            <w:pPr>
              <w:keepNext/>
              <w:spacing w:line="360" w:lineRule="auto"/>
              <w:jc w:val="center"/>
              <w:rPr>
                <w:rFonts w:cs="Times New Roman"/>
              </w:rPr>
            </w:pPr>
            <w:r>
              <w:rPr>
                <w:rFonts w:cs="Times New Roman"/>
              </w:rPr>
              <w:t>Rating</w:t>
            </w:r>
          </w:p>
        </w:tc>
      </w:tr>
    </w:tbl>
    <w:p w14:paraId="33A82F70" w14:textId="2A452A1D" w:rsidR="00A00457" w:rsidRDefault="00F036AF" w:rsidP="00F036AF">
      <w:pPr>
        <w:pStyle w:val="Caption"/>
        <w:spacing w:line="360" w:lineRule="auto"/>
      </w:pPr>
      <w:bookmarkStart w:id="183" w:name="_Toc269659901"/>
      <w:r>
        <w:t xml:space="preserve">Table </w:t>
      </w:r>
      <w:r w:rsidR="00412FCE">
        <w:fldChar w:fldCharType="begin"/>
      </w:r>
      <w:r w:rsidR="00412FCE">
        <w:instrText xml:space="preserve"> SEQ Table \* ARABIC </w:instrText>
      </w:r>
      <w:r w:rsidR="00412FCE">
        <w:fldChar w:fldCharType="separate"/>
      </w:r>
      <w:r w:rsidR="0073691D">
        <w:rPr>
          <w:noProof/>
        </w:rPr>
        <w:t>6</w:t>
      </w:r>
      <w:r w:rsidR="00412FCE">
        <w:rPr>
          <w:noProof/>
        </w:rPr>
        <w:fldChar w:fldCharType="end"/>
      </w:r>
      <w:r>
        <w:t>: Facets questions</w:t>
      </w:r>
      <w:bookmarkEnd w:id="183"/>
    </w:p>
    <w:tbl>
      <w:tblPr>
        <w:tblStyle w:val="TableGrid"/>
        <w:tblW w:w="8703" w:type="dxa"/>
        <w:jc w:val="center"/>
        <w:tblLook w:val="04A0" w:firstRow="1" w:lastRow="0" w:firstColumn="1" w:lastColumn="0" w:noHBand="0" w:noVBand="1"/>
      </w:tblPr>
      <w:tblGrid>
        <w:gridCol w:w="675"/>
        <w:gridCol w:w="754"/>
        <w:gridCol w:w="6204"/>
        <w:gridCol w:w="1070"/>
      </w:tblGrid>
      <w:tr w:rsidR="00F036AF" w14:paraId="7295E444" w14:textId="77777777" w:rsidTr="00ED6E18">
        <w:trPr>
          <w:jc w:val="center"/>
        </w:trPr>
        <w:tc>
          <w:tcPr>
            <w:tcW w:w="1429" w:type="dxa"/>
            <w:gridSpan w:val="2"/>
            <w:tcBorders>
              <w:right w:val="nil"/>
            </w:tcBorders>
          </w:tcPr>
          <w:p w14:paraId="11608E4E" w14:textId="77777777" w:rsidR="00F036AF" w:rsidRPr="003C40D6" w:rsidRDefault="00F036AF" w:rsidP="00F036AF">
            <w:pPr>
              <w:spacing w:line="360" w:lineRule="auto"/>
              <w:rPr>
                <w:rFonts w:cs="Times New Roman"/>
                <w:b/>
              </w:rPr>
            </w:pPr>
            <w:r w:rsidRPr="003C40D6">
              <w:rPr>
                <w:rFonts w:cs="Times New Roman"/>
                <w:b/>
              </w:rPr>
              <w:t>Category:</w:t>
            </w:r>
          </w:p>
        </w:tc>
        <w:tc>
          <w:tcPr>
            <w:tcW w:w="7274" w:type="dxa"/>
            <w:gridSpan w:val="2"/>
            <w:tcBorders>
              <w:left w:val="nil"/>
            </w:tcBorders>
          </w:tcPr>
          <w:p w14:paraId="404001E7" w14:textId="77777777" w:rsidR="00F036AF" w:rsidRDefault="00F036AF" w:rsidP="00F036AF">
            <w:pPr>
              <w:spacing w:line="360" w:lineRule="auto"/>
              <w:rPr>
                <w:rFonts w:cs="Times New Roman"/>
              </w:rPr>
            </w:pPr>
            <w:r>
              <w:rPr>
                <w:rFonts w:cs="Times New Roman"/>
              </w:rPr>
              <w:t>I</w:t>
            </w:r>
            <w:r w:rsidRPr="00A637FA">
              <w:rPr>
                <w:rFonts w:cs="Times New Roman"/>
              </w:rPr>
              <w:t>nstructions</w:t>
            </w:r>
          </w:p>
        </w:tc>
      </w:tr>
      <w:tr w:rsidR="00F036AF" w14:paraId="1D3972A4" w14:textId="77777777" w:rsidTr="00F036AF">
        <w:trPr>
          <w:jc w:val="center"/>
        </w:trPr>
        <w:tc>
          <w:tcPr>
            <w:tcW w:w="8703" w:type="dxa"/>
            <w:gridSpan w:val="4"/>
          </w:tcPr>
          <w:p w14:paraId="7B62ED60" w14:textId="77777777" w:rsidR="00F036AF" w:rsidRDefault="00F036AF" w:rsidP="00F036AF">
            <w:pPr>
              <w:spacing w:line="360" w:lineRule="auto"/>
              <w:rPr>
                <w:rFonts w:cs="Times New Roman"/>
              </w:rPr>
            </w:pPr>
            <w:r>
              <w:rPr>
                <w:rFonts w:cs="Times New Roman"/>
              </w:rPr>
              <w:t>Questions</w:t>
            </w:r>
          </w:p>
        </w:tc>
      </w:tr>
      <w:tr w:rsidR="00F036AF" w14:paraId="49D0F6BC" w14:textId="77777777" w:rsidTr="00F036AF">
        <w:trPr>
          <w:jc w:val="center"/>
        </w:trPr>
        <w:tc>
          <w:tcPr>
            <w:tcW w:w="675" w:type="dxa"/>
          </w:tcPr>
          <w:p w14:paraId="3FEFAD4F" w14:textId="77777777" w:rsidR="00F036AF" w:rsidRPr="003C40D6" w:rsidRDefault="00F036AF" w:rsidP="00F036AF">
            <w:pPr>
              <w:spacing w:line="360" w:lineRule="auto"/>
              <w:jc w:val="center"/>
              <w:rPr>
                <w:rFonts w:cs="Times New Roman"/>
                <w:b/>
              </w:rPr>
            </w:pPr>
            <w:r w:rsidRPr="003C40D6">
              <w:rPr>
                <w:rFonts w:cs="Times New Roman"/>
                <w:b/>
              </w:rPr>
              <w:t>No</w:t>
            </w:r>
          </w:p>
        </w:tc>
        <w:tc>
          <w:tcPr>
            <w:tcW w:w="6958" w:type="dxa"/>
            <w:gridSpan w:val="2"/>
          </w:tcPr>
          <w:p w14:paraId="68D87E39" w14:textId="77777777" w:rsidR="00F036AF" w:rsidRPr="003C40D6" w:rsidRDefault="00F036AF" w:rsidP="00F036AF">
            <w:pPr>
              <w:spacing w:line="360" w:lineRule="auto"/>
              <w:rPr>
                <w:rFonts w:cs="Times New Roman"/>
                <w:b/>
              </w:rPr>
            </w:pPr>
            <w:r w:rsidRPr="003C40D6">
              <w:rPr>
                <w:rFonts w:cs="Times New Roman"/>
                <w:b/>
              </w:rPr>
              <w:t>Question</w:t>
            </w:r>
          </w:p>
        </w:tc>
        <w:tc>
          <w:tcPr>
            <w:tcW w:w="1070" w:type="dxa"/>
          </w:tcPr>
          <w:p w14:paraId="546F3855" w14:textId="459C7C5E" w:rsidR="00F036AF" w:rsidRPr="003C40D6" w:rsidRDefault="008B7263" w:rsidP="00F036AF">
            <w:pPr>
              <w:spacing w:line="360" w:lineRule="auto"/>
              <w:jc w:val="center"/>
              <w:rPr>
                <w:rFonts w:cs="Times New Roman"/>
                <w:b/>
              </w:rPr>
            </w:pPr>
            <w:r>
              <w:rPr>
                <w:rFonts w:cs="Times New Roman"/>
                <w:b/>
              </w:rPr>
              <w:t>Answer</w:t>
            </w:r>
          </w:p>
        </w:tc>
      </w:tr>
      <w:tr w:rsidR="00F036AF" w14:paraId="2C2D3F67" w14:textId="77777777" w:rsidTr="00F036AF">
        <w:trPr>
          <w:jc w:val="center"/>
        </w:trPr>
        <w:tc>
          <w:tcPr>
            <w:tcW w:w="675" w:type="dxa"/>
          </w:tcPr>
          <w:p w14:paraId="70966CAD" w14:textId="77777777" w:rsidR="00F036AF" w:rsidRDefault="00F036AF" w:rsidP="00F036AF">
            <w:pPr>
              <w:spacing w:line="360" w:lineRule="auto"/>
              <w:jc w:val="center"/>
              <w:rPr>
                <w:rFonts w:cs="Times New Roman"/>
              </w:rPr>
            </w:pPr>
            <w:r>
              <w:rPr>
                <w:rFonts w:cs="Times New Roman"/>
              </w:rPr>
              <w:t>1</w:t>
            </w:r>
          </w:p>
        </w:tc>
        <w:tc>
          <w:tcPr>
            <w:tcW w:w="6958" w:type="dxa"/>
            <w:gridSpan w:val="2"/>
          </w:tcPr>
          <w:p w14:paraId="55D415A4" w14:textId="77777777" w:rsidR="00F036AF" w:rsidRDefault="00F036AF" w:rsidP="00F036AF">
            <w:pPr>
              <w:spacing w:line="360" w:lineRule="auto"/>
              <w:rPr>
                <w:rFonts w:cs="Times New Roman"/>
              </w:rPr>
            </w:pPr>
            <w:r w:rsidRPr="00A637FA">
              <w:rPr>
                <w:rFonts w:cs="Times New Roman"/>
              </w:rPr>
              <w:t>Given instructions were easy to follow.</w:t>
            </w:r>
          </w:p>
        </w:tc>
        <w:tc>
          <w:tcPr>
            <w:tcW w:w="1070" w:type="dxa"/>
          </w:tcPr>
          <w:p w14:paraId="444F2AE4" w14:textId="77777777" w:rsidR="00F036AF" w:rsidRDefault="00F036AF" w:rsidP="00F036AF">
            <w:pPr>
              <w:keepNext/>
              <w:spacing w:line="360" w:lineRule="auto"/>
              <w:jc w:val="center"/>
              <w:rPr>
                <w:rFonts w:cs="Times New Roman"/>
              </w:rPr>
            </w:pPr>
            <w:r>
              <w:rPr>
                <w:rFonts w:cs="Times New Roman"/>
              </w:rPr>
              <w:t>Rating</w:t>
            </w:r>
          </w:p>
        </w:tc>
      </w:tr>
    </w:tbl>
    <w:p w14:paraId="3A6D54D4" w14:textId="60BA979F" w:rsidR="00F036AF" w:rsidRDefault="00F036AF" w:rsidP="00F036AF">
      <w:pPr>
        <w:pStyle w:val="Caption"/>
        <w:spacing w:line="360" w:lineRule="auto"/>
      </w:pPr>
      <w:bookmarkStart w:id="184" w:name="_Ref268971718"/>
      <w:bookmarkStart w:id="185" w:name="_Toc269659902"/>
      <w:r>
        <w:t xml:space="preserve">Table </w:t>
      </w:r>
      <w:r w:rsidR="00412FCE">
        <w:fldChar w:fldCharType="begin"/>
      </w:r>
      <w:r w:rsidR="00412FCE">
        <w:instrText xml:space="preserve"> SEQ Table \* ARABIC </w:instrText>
      </w:r>
      <w:r w:rsidR="00412FCE">
        <w:fldChar w:fldCharType="separate"/>
      </w:r>
      <w:r w:rsidR="0073691D">
        <w:rPr>
          <w:noProof/>
        </w:rPr>
        <w:t>7</w:t>
      </w:r>
      <w:r w:rsidR="00412FCE">
        <w:rPr>
          <w:noProof/>
        </w:rPr>
        <w:fldChar w:fldCharType="end"/>
      </w:r>
      <w:bookmarkEnd w:id="184"/>
      <w:r>
        <w:t>: Instructions question</w:t>
      </w:r>
      <w:bookmarkEnd w:id="185"/>
    </w:p>
    <w:tbl>
      <w:tblPr>
        <w:tblStyle w:val="TableGrid"/>
        <w:tblW w:w="8703" w:type="dxa"/>
        <w:jc w:val="center"/>
        <w:tblLook w:val="04A0" w:firstRow="1" w:lastRow="0" w:firstColumn="1" w:lastColumn="0" w:noHBand="0" w:noVBand="1"/>
      </w:tblPr>
      <w:tblGrid>
        <w:gridCol w:w="675"/>
        <w:gridCol w:w="754"/>
        <w:gridCol w:w="6204"/>
        <w:gridCol w:w="1070"/>
      </w:tblGrid>
      <w:tr w:rsidR="006933D6" w14:paraId="30074023" w14:textId="77777777" w:rsidTr="00ED6E18">
        <w:trPr>
          <w:jc w:val="center"/>
        </w:trPr>
        <w:tc>
          <w:tcPr>
            <w:tcW w:w="1429" w:type="dxa"/>
            <w:gridSpan w:val="2"/>
            <w:tcBorders>
              <w:right w:val="nil"/>
            </w:tcBorders>
            <w:vAlign w:val="center"/>
          </w:tcPr>
          <w:p w14:paraId="73B317FA" w14:textId="77777777" w:rsidR="006933D6" w:rsidRPr="003C40D6" w:rsidRDefault="006933D6" w:rsidP="00ED6E18">
            <w:pPr>
              <w:spacing w:line="360" w:lineRule="auto"/>
              <w:rPr>
                <w:rFonts w:cs="Times New Roman"/>
                <w:b/>
              </w:rPr>
            </w:pPr>
            <w:r w:rsidRPr="003C40D6">
              <w:rPr>
                <w:rFonts w:cs="Times New Roman"/>
                <w:b/>
              </w:rPr>
              <w:t>Category:</w:t>
            </w:r>
          </w:p>
        </w:tc>
        <w:tc>
          <w:tcPr>
            <w:tcW w:w="7274" w:type="dxa"/>
            <w:gridSpan w:val="2"/>
            <w:tcBorders>
              <w:left w:val="nil"/>
            </w:tcBorders>
            <w:vAlign w:val="center"/>
          </w:tcPr>
          <w:p w14:paraId="38ABC091" w14:textId="77777777" w:rsidR="006933D6" w:rsidRDefault="006933D6" w:rsidP="00ED6E18">
            <w:pPr>
              <w:spacing w:line="360" w:lineRule="auto"/>
              <w:rPr>
                <w:rFonts w:cs="Times New Roman"/>
              </w:rPr>
            </w:pPr>
            <w:r>
              <w:rPr>
                <w:rFonts w:cs="Times New Roman"/>
              </w:rPr>
              <w:t>Comment</w:t>
            </w:r>
          </w:p>
        </w:tc>
      </w:tr>
      <w:tr w:rsidR="006933D6" w14:paraId="6CA6DA40" w14:textId="77777777" w:rsidTr="006933D6">
        <w:trPr>
          <w:jc w:val="center"/>
        </w:trPr>
        <w:tc>
          <w:tcPr>
            <w:tcW w:w="8703" w:type="dxa"/>
            <w:gridSpan w:val="4"/>
          </w:tcPr>
          <w:p w14:paraId="213440CE" w14:textId="77777777" w:rsidR="006933D6" w:rsidRDefault="006933D6" w:rsidP="006933D6">
            <w:pPr>
              <w:spacing w:line="360" w:lineRule="auto"/>
              <w:rPr>
                <w:rFonts w:cs="Times New Roman"/>
              </w:rPr>
            </w:pPr>
            <w:r>
              <w:rPr>
                <w:rFonts w:cs="Times New Roman"/>
              </w:rPr>
              <w:t>Questions</w:t>
            </w:r>
          </w:p>
        </w:tc>
      </w:tr>
      <w:tr w:rsidR="006933D6" w14:paraId="23BD5F47" w14:textId="77777777" w:rsidTr="006933D6">
        <w:trPr>
          <w:jc w:val="center"/>
        </w:trPr>
        <w:tc>
          <w:tcPr>
            <w:tcW w:w="675" w:type="dxa"/>
          </w:tcPr>
          <w:p w14:paraId="580FCB06" w14:textId="77777777" w:rsidR="006933D6" w:rsidRPr="003C40D6" w:rsidRDefault="006933D6" w:rsidP="006933D6">
            <w:pPr>
              <w:spacing w:line="360" w:lineRule="auto"/>
              <w:jc w:val="center"/>
              <w:rPr>
                <w:rFonts w:cs="Times New Roman"/>
                <w:b/>
              </w:rPr>
            </w:pPr>
            <w:r w:rsidRPr="003C40D6">
              <w:rPr>
                <w:rFonts w:cs="Times New Roman"/>
                <w:b/>
              </w:rPr>
              <w:t>No</w:t>
            </w:r>
          </w:p>
        </w:tc>
        <w:tc>
          <w:tcPr>
            <w:tcW w:w="6958" w:type="dxa"/>
            <w:gridSpan w:val="2"/>
          </w:tcPr>
          <w:p w14:paraId="70EC9618" w14:textId="77777777" w:rsidR="006933D6" w:rsidRPr="003C40D6" w:rsidRDefault="006933D6" w:rsidP="006933D6">
            <w:pPr>
              <w:spacing w:line="360" w:lineRule="auto"/>
              <w:rPr>
                <w:rFonts w:cs="Times New Roman"/>
                <w:b/>
              </w:rPr>
            </w:pPr>
            <w:r w:rsidRPr="003C40D6">
              <w:rPr>
                <w:rFonts w:cs="Times New Roman"/>
                <w:b/>
              </w:rPr>
              <w:t>Question</w:t>
            </w:r>
          </w:p>
        </w:tc>
        <w:tc>
          <w:tcPr>
            <w:tcW w:w="1070" w:type="dxa"/>
          </w:tcPr>
          <w:p w14:paraId="3F470CA8" w14:textId="3642F5B7" w:rsidR="006933D6" w:rsidRPr="003C40D6" w:rsidRDefault="008B7263" w:rsidP="006933D6">
            <w:pPr>
              <w:spacing w:line="360" w:lineRule="auto"/>
              <w:jc w:val="center"/>
              <w:rPr>
                <w:rFonts w:cs="Times New Roman"/>
                <w:b/>
              </w:rPr>
            </w:pPr>
            <w:r>
              <w:rPr>
                <w:rFonts w:cs="Times New Roman"/>
                <w:b/>
              </w:rPr>
              <w:t>Answer</w:t>
            </w:r>
          </w:p>
        </w:tc>
      </w:tr>
      <w:tr w:rsidR="006933D6" w14:paraId="75F15E0B" w14:textId="77777777" w:rsidTr="006933D6">
        <w:trPr>
          <w:jc w:val="center"/>
        </w:trPr>
        <w:tc>
          <w:tcPr>
            <w:tcW w:w="675" w:type="dxa"/>
          </w:tcPr>
          <w:p w14:paraId="32FCDCE4" w14:textId="77777777" w:rsidR="006933D6" w:rsidRDefault="006933D6" w:rsidP="006933D6">
            <w:pPr>
              <w:spacing w:line="360" w:lineRule="auto"/>
              <w:jc w:val="center"/>
              <w:rPr>
                <w:rFonts w:cs="Times New Roman"/>
              </w:rPr>
            </w:pPr>
            <w:r>
              <w:rPr>
                <w:rFonts w:cs="Times New Roman"/>
              </w:rPr>
              <w:t>1</w:t>
            </w:r>
          </w:p>
        </w:tc>
        <w:tc>
          <w:tcPr>
            <w:tcW w:w="6958" w:type="dxa"/>
            <w:gridSpan w:val="2"/>
          </w:tcPr>
          <w:p w14:paraId="29B2F637" w14:textId="77777777" w:rsidR="006933D6" w:rsidRDefault="006933D6" w:rsidP="006933D6">
            <w:pPr>
              <w:spacing w:line="360" w:lineRule="auto"/>
              <w:rPr>
                <w:rFonts w:cs="Times New Roman"/>
              </w:rPr>
            </w:pPr>
            <w:r w:rsidRPr="007312F0">
              <w:rPr>
                <w:rFonts w:cs="Times New Roman"/>
              </w:rPr>
              <w:t>If you have any comment please write it down:</w:t>
            </w:r>
          </w:p>
        </w:tc>
        <w:tc>
          <w:tcPr>
            <w:tcW w:w="1070" w:type="dxa"/>
          </w:tcPr>
          <w:p w14:paraId="519C5839" w14:textId="77777777" w:rsidR="006933D6" w:rsidRDefault="006933D6" w:rsidP="006933D6">
            <w:pPr>
              <w:keepNext/>
              <w:spacing w:line="360" w:lineRule="auto"/>
              <w:jc w:val="center"/>
              <w:rPr>
                <w:rFonts w:cs="Times New Roman"/>
              </w:rPr>
            </w:pPr>
            <w:r>
              <w:rPr>
                <w:rFonts w:cs="Times New Roman"/>
              </w:rPr>
              <w:t>Text</w:t>
            </w:r>
          </w:p>
        </w:tc>
      </w:tr>
    </w:tbl>
    <w:p w14:paraId="7157A5F8" w14:textId="18C74D6A" w:rsidR="00F036AF" w:rsidRDefault="006933D6" w:rsidP="006933D6">
      <w:pPr>
        <w:pStyle w:val="Caption"/>
        <w:spacing w:line="360" w:lineRule="auto"/>
      </w:pPr>
      <w:bookmarkStart w:id="186" w:name="_Ref268971971"/>
      <w:bookmarkStart w:id="187" w:name="_Toc269659903"/>
      <w:r>
        <w:t xml:space="preserve">Table </w:t>
      </w:r>
      <w:r w:rsidR="00412FCE">
        <w:fldChar w:fldCharType="begin"/>
      </w:r>
      <w:r w:rsidR="00412FCE">
        <w:instrText xml:space="preserve"> SEQ Table \* ARABIC </w:instrText>
      </w:r>
      <w:r w:rsidR="00412FCE">
        <w:fldChar w:fldCharType="separate"/>
      </w:r>
      <w:r w:rsidR="0073691D">
        <w:rPr>
          <w:noProof/>
        </w:rPr>
        <w:t>8</w:t>
      </w:r>
      <w:r w:rsidR="00412FCE">
        <w:rPr>
          <w:noProof/>
        </w:rPr>
        <w:fldChar w:fldCharType="end"/>
      </w:r>
      <w:bookmarkEnd w:id="186"/>
      <w:r>
        <w:t>: Comment question</w:t>
      </w:r>
      <w:bookmarkEnd w:id="187"/>
    </w:p>
    <w:p w14:paraId="381E2419" w14:textId="140509DF" w:rsidR="00170620" w:rsidRPr="008B7263" w:rsidRDefault="00FC158D" w:rsidP="007F3C23">
      <w:pPr>
        <w:spacing w:line="360" w:lineRule="auto"/>
        <w:jc w:val="both"/>
      </w:pPr>
      <w:r>
        <w:t xml:space="preserve">The answers for </w:t>
      </w:r>
      <w:r w:rsidR="00ED0EFD">
        <w:t xml:space="preserve">questions in </w:t>
      </w:r>
      <w:r>
        <w:fldChar w:fldCharType="begin"/>
      </w:r>
      <w:r>
        <w:instrText xml:space="preserve"> REF _Ref268971699 \h </w:instrText>
      </w:r>
      <w:r>
        <w:fldChar w:fldCharType="separate"/>
      </w:r>
      <w:r w:rsidR="0073691D">
        <w:t xml:space="preserve">Table </w:t>
      </w:r>
      <w:r w:rsidR="0073691D">
        <w:rPr>
          <w:noProof/>
        </w:rPr>
        <w:t>1</w:t>
      </w:r>
      <w:r>
        <w:fldChar w:fldCharType="end"/>
      </w:r>
      <w:r>
        <w:t xml:space="preserve"> - </w:t>
      </w:r>
      <w:r>
        <w:fldChar w:fldCharType="begin"/>
      </w:r>
      <w:r>
        <w:instrText xml:space="preserve"> REF _Ref268971718 \h </w:instrText>
      </w:r>
      <w:r>
        <w:fldChar w:fldCharType="separate"/>
      </w:r>
      <w:r w:rsidR="0073691D">
        <w:t xml:space="preserve">Table </w:t>
      </w:r>
      <w:r w:rsidR="0073691D">
        <w:rPr>
          <w:noProof/>
        </w:rPr>
        <w:t>7</w:t>
      </w:r>
      <w:r>
        <w:fldChar w:fldCharType="end"/>
      </w:r>
      <w:r w:rsidR="00660BF6">
        <w:t xml:space="preserve"> are multiple choice </w:t>
      </w:r>
      <w:r w:rsidR="007F3C23">
        <w:t xml:space="preserve">of type rating where </w:t>
      </w:r>
      <w:r w:rsidR="004973EC">
        <w:t>the answer consists typical five choices:</w:t>
      </w:r>
      <w:r w:rsidR="00B536C1">
        <w:t xml:space="preserve"> Strongly Agree, Agree, Neither Agree nor Disagree, Disagree, and Strongly Disagree.</w:t>
      </w:r>
      <w:r w:rsidR="00B612C5">
        <w:t xml:space="preserve"> </w:t>
      </w:r>
      <w:r w:rsidR="00EA4466">
        <w:t>The answer</w:t>
      </w:r>
      <w:r w:rsidR="00234EE1">
        <w:t xml:space="preserve"> for the question</w:t>
      </w:r>
      <w:r w:rsidR="00EA4466">
        <w:t xml:space="preserve"> in </w:t>
      </w:r>
      <w:r w:rsidR="00EA4466">
        <w:fldChar w:fldCharType="begin"/>
      </w:r>
      <w:r w:rsidR="00EA4466">
        <w:instrText xml:space="preserve"> REF _Ref268971971 \h </w:instrText>
      </w:r>
      <w:r w:rsidR="00EA4466">
        <w:fldChar w:fldCharType="separate"/>
      </w:r>
      <w:r w:rsidR="0073691D">
        <w:t xml:space="preserve">Table </w:t>
      </w:r>
      <w:r w:rsidR="0073691D">
        <w:rPr>
          <w:noProof/>
        </w:rPr>
        <w:t>8</w:t>
      </w:r>
      <w:r w:rsidR="00EA4466">
        <w:fldChar w:fldCharType="end"/>
      </w:r>
      <w:r w:rsidR="00EA4466">
        <w:t xml:space="preserve"> </w:t>
      </w:r>
      <w:r w:rsidR="00AB2E34">
        <w:t>of type text to allow the user input feedback in general.</w:t>
      </w:r>
    </w:p>
    <w:p w14:paraId="0282E6CF" w14:textId="072819AF" w:rsidR="003C39FF" w:rsidRDefault="003C39FF" w:rsidP="003747E5">
      <w:pPr>
        <w:pStyle w:val="Heading3"/>
        <w:spacing w:line="360" w:lineRule="auto"/>
        <w:jc w:val="both"/>
        <w:rPr>
          <w:rFonts w:cs="Times New Roman"/>
        </w:rPr>
      </w:pPr>
      <w:bookmarkStart w:id="188" w:name="_Toc269907913"/>
      <w:r w:rsidRPr="003C39FF">
        <w:rPr>
          <w:rFonts w:cs="Times New Roman"/>
        </w:rPr>
        <w:t>Participants</w:t>
      </w:r>
      <w:bookmarkEnd w:id="188"/>
    </w:p>
    <w:p w14:paraId="051CA365" w14:textId="272D313E" w:rsidR="003747E5" w:rsidRDefault="003747E5" w:rsidP="000D0561">
      <w:pPr>
        <w:spacing w:line="360" w:lineRule="auto"/>
        <w:jc w:val="both"/>
      </w:pPr>
      <w:r>
        <w:t xml:space="preserve">This subsection </w:t>
      </w:r>
      <w:r w:rsidR="00B339E3">
        <w:t xml:space="preserve">discusses </w:t>
      </w:r>
      <w:r w:rsidR="000D0561">
        <w:t>right participants to evaluate t</w:t>
      </w:r>
      <w:r w:rsidR="00BA6BCD">
        <w:t xml:space="preserve">he tool and answer the survey, the </w:t>
      </w:r>
      <w:r w:rsidR="00BE3001">
        <w:t xml:space="preserve">way of the communication with the participants, </w:t>
      </w:r>
      <w:r w:rsidR="0020078D">
        <w:t>the evaluation process, and the number of participants who participated.</w:t>
      </w:r>
    </w:p>
    <w:p w14:paraId="49829D35" w14:textId="77777777" w:rsidR="004960F4" w:rsidRPr="003747E5" w:rsidRDefault="004960F4" w:rsidP="003747E5">
      <w:pPr>
        <w:spacing w:line="360" w:lineRule="auto"/>
      </w:pPr>
    </w:p>
    <w:p w14:paraId="5690AFD8" w14:textId="35E867B8" w:rsidR="009344AD" w:rsidRDefault="003B5FC0" w:rsidP="0022250A">
      <w:pPr>
        <w:spacing w:line="360" w:lineRule="auto"/>
        <w:jc w:val="both"/>
      </w:pPr>
      <w:r>
        <w:t>The right people to evaluate the tool are people have b</w:t>
      </w:r>
      <w:r w:rsidR="00F212FC">
        <w:t>asic knowledge about ontology engineering</w:t>
      </w:r>
      <w:r w:rsidR="003E0603">
        <w:t xml:space="preserve">. Since the tool requires </w:t>
      </w:r>
      <w:r w:rsidR="00FE7611">
        <w:t>configured ontology using annotations, people know how to annotate ontology and where to annotate are the suitable ones to evaluate the tool.</w:t>
      </w:r>
      <w:r w:rsidR="00E0494E">
        <w:t xml:space="preserve"> </w:t>
      </w:r>
      <w:r w:rsidR="00D16EAA">
        <w:t xml:space="preserve">This experiment has been conducted with the help of some classmates who have taken Ontology Engineering and Web Semantics Web course unit. Since, they have the basic knowledge to </w:t>
      </w:r>
      <w:r w:rsidR="003F7DC4">
        <w:t xml:space="preserve">annotate ontology, </w:t>
      </w:r>
      <w:r w:rsidR="00D16EAA">
        <w:t>configure, run, and evaluate the tool.</w:t>
      </w:r>
      <w:r w:rsidR="00834F2C">
        <w:t xml:space="preserve"> </w:t>
      </w:r>
      <w:r w:rsidR="00E0494E">
        <w:t xml:space="preserve">Participants were approached </w:t>
      </w:r>
      <w:r w:rsidR="00646B3B">
        <w:t xml:space="preserve">online </w:t>
      </w:r>
      <w:r w:rsidR="00E0494E">
        <w:t>via an email</w:t>
      </w:r>
      <w:r w:rsidR="00646B3B">
        <w:t xml:space="preserve"> asking them to help evaluating my MSc project.</w:t>
      </w:r>
      <w:r w:rsidR="00E0494E">
        <w:t xml:space="preserve">  </w:t>
      </w:r>
      <w:r w:rsidR="00C80F19">
        <w:t>The email contains</w:t>
      </w:r>
      <w:r w:rsidR="00834F2C">
        <w:t xml:space="preserve"> the jar file of the application,</w:t>
      </w:r>
      <w:r w:rsidR="000F5BE9">
        <w:t xml:space="preserve"> annotated ontology (the sushi ontology), un-annotated ontology (the pizza ontology), the logo image, the icon </w:t>
      </w:r>
      <w:r w:rsidR="00712B43">
        <w:t>image, and an instructions file.</w:t>
      </w:r>
      <w:r w:rsidR="00BD1DFA">
        <w:t xml:space="preserve"> First the participant is asked to run the tool with </w:t>
      </w:r>
      <w:r w:rsidR="00F50555">
        <w:t xml:space="preserve">ontology that has specific annotations and see all the functionalities of the tool. After that, the participant is asked to annotate another ontology with </w:t>
      </w:r>
      <w:r w:rsidR="004C2FBD">
        <w:t>specific annotations to make it work with the tool.</w:t>
      </w:r>
      <w:r w:rsidR="006D6755">
        <w:t xml:space="preserve"> For each major functionality to be added and viewed, the participant needs to add some annotations</w:t>
      </w:r>
      <w:r w:rsidR="00166772">
        <w:t xml:space="preserve"> in the ontology</w:t>
      </w:r>
      <w:r w:rsidR="006D6755">
        <w:t>.</w:t>
      </w:r>
      <w:r w:rsidR="00166772">
        <w:t xml:space="preserve"> The email was sent to about 10 students. However, only five students have responded and done the evaluation and answer the survey.</w:t>
      </w:r>
      <w:r w:rsidR="00FD6134">
        <w:t xml:space="preserve"> </w:t>
      </w:r>
      <w:r w:rsidR="003D07A4">
        <w:t>The lack of participant</w:t>
      </w:r>
      <w:r w:rsidR="00DE18F2">
        <w:t xml:space="preserve"> is</w:t>
      </w:r>
      <w:r w:rsidR="003D07A4">
        <w:t xml:space="preserve"> due to </w:t>
      </w:r>
      <w:r w:rsidR="00DE18F2">
        <w:t>not finding more people with knowledge in ontology engineering.</w:t>
      </w:r>
      <w:r w:rsidR="0022250A" w:rsidRPr="0022250A">
        <w:t xml:space="preserve"> </w:t>
      </w:r>
      <w:r w:rsidR="0022250A">
        <w:t>Since the evaluator needs to have basic knowledge about ontology engineering, a person who misses this knowledge cannot evaluate the tool.</w:t>
      </w:r>
      <w:r w:rsidR="00EF4723">
        <w:t xml:space="preserve"> </w:t>
      </w:r>
    </w:p>
    <w:p w14:paraId="2B2A0C56" w14:textId="20B30E7D" w:rsidR="003C39FF" w:rsidRDefault="003C39FF" w:rsidP="00D54F92">
      <w:pPr>
        <w:pStyle w:val="Heading3"/>
        <w:spacing w:line="360" w:lineRule="auto"/>
        <w:jc w:val="both"/>
        <w:rPr>
          <w:rFonts w:cs="Times New Roman"/>
        </w:rPr>
      </w:pPr>
      <w:bookmarkStart w:id="189" w:name="_Toc269907914"/>
      <w:r w:rsidRPr="003C39FF">
        <w:rPr>
          <w:rFonts w:cs="Times New Roman"/>
        </w:rPr>
        <w:t>Results</w:t>
      </w:r>
      <w:bookmarkEnd w:id="189"/>
    </w:p>
    <w:p w14:paraId="6B8D95DC" w14:textId="2FB4AD8C" w:rsidR="006D5028" w:rsidRDefault="00A72F5C" w:rsidP="00AA21FD">
      <w:pPr>
        <w:spacing w:line="360" w:lineRule="auto"/>
        <w:jc w:val="both"/>
      </w:pPr>
      <w:r>
        <w:t xml:space="preserve">This subsection </w:t>
      </w:r>
      <w:r w:rsidR="00AD00D4">
        <w:t>shows</w:t>
      </w:r>
      <w:r>
        <w:t xml:space="preserve"> </w:t>
      </w:r>
      <w:r w:rsidR="00AA21FD">
        <w:t xml:space="preserve">the participants’ </w:t>
      </w:r>
      <w:r w:rsidR="006D5028">
        <w:t>responses as</w:t>
      </w:r>
      <w:r w:rsidR="00AA21FD">
        <w:t xml:space="preserve"> they </w:t>
      </w:r>
      <w:r w:rsidR="006D5028">
        <w:t xml:space="preserve">are </w:t>
      </w:r>
      <w:r w:rsidR="00AA21FD">
        <w:t>collected in SurveyMonky website.</w:t>
      </w:r>
      <w:r w:rsidR="006D5028">
        <w:t xml:space="preserve"> </w:t>
      </w:r>
      <w:r w:rsidR="001E67D5">
        <w:t>Notice that most of the questions of type rating scale where the an</w:t>
      </w:r>
      <w:r w:rsidR="005A1AC4">
        <w:t>swers are rating from Strongly Agree to Strongly D</w:t>
      </w:r>
      <w:r w:rsidR="00B86BE5">
        <w:t>isagree</w:t>
      </w:r>
      <w:r w:rsidR="001E67D5">
        <w:t xml:space="preserve">. </w:t>
      </w:r>
      <w:r w:rsidR="005E566C">
        <w:t xml:space="preserve">Last question is of the text where </w:t>
      </w:r>
      <w:r w:rsidR="00E61906">
        <w:t>the answer to the question is a feedback.</w:t>
      </w:r>
      <w:r w:rsidR="00D849FE">
        <w:t xml:space="preserve"> </w:t>
      </w:r>
      <w:r w:rsidR="00310CEB">
        <w:t xml:space="preserve">Answers follow the same structure as the one mentioned in </w:t>
      </w:r>
      <w:r w:rsidR="00310CEB">
        <w:fldChar w:fldCharType="begin"/>
      </w:r>
      <w:r w:rsidR="00310CEB">
        <w:instrText xml:space="preserve"> REF _Ref269221162 \r \h </w:instrText>
      </w:r>
      <w:r w:rsidR="00310CEB">
        <w:fldChar w:fldCharType="separate"/>
      </w:r>
      <w:r w:rsidR="0073691D">
        <w:t>6.1.1</w:t>
      </w:r>
      <w:r w:rsidR="00310CEB">
        <w:fldChar w:fldCharType="end"/>
      </w:r>
      <w:r w:rsidR="00310CEB">
        <w:t xml:space="preserve"> that the q</w:t>
      </w:r>
      <w:r w:rsidR="00D849FE">
        <w:t>uestions were divided into 8 categories</w:t>
      </w:r>
      <w:r w:rsidR="00B022AB">
        <w:t>.</w:t>
      </w:r>
    </w:p>
    <w:p w14:paraId="46AB8B8A" w14:textId="77777777" w:rsidR="00182583" w:rsidRDefault="00182583" w:rsidP="00AA21FD">
      <w:pPr>
        <w:spacing w:line="360" w:lineRule="auto"/>
        <w:jc w:val="both"/>
      </w:pPr>
    </w:p>
    <w:p w14:paraId="6C692207" w14:textId="715F0F4A" w:rsidR="00A06222" w:rsidRDefault="0037315E" w:rsidP="00AA21FD">
      <w:pPr>
        <w:spacing w:line="360" w:lineRule="auto"/>
        <w:jc w:val="both"/>
      </w:pPr>
      <w:r>
        <w:fldChar w:fldCharType="begin"/>
      </w:r>
      <w:r>
        <w:instrText xml:space="preserve"> REF _Ref269221492 \h </w:instrText>
      </w:r>
      <w:r>
        <w:fldChar w:fldCharType="separate"/>
      </w:r>
      <w:r w:rsidR="0073691D">
        <w:t xml:space="preserve">Figure </w:t>
      </w:r>
      <w:r w:rsidR="0073691D">
        <w:rPr>
          <w:noProof/>
        </w:rPr>
        <w:t>34</w:t>
      </w:r>
      <w:r>
        <w:fldChar w:fldCharType="end"/>
      </w:r>
      <w:r>
        <w:t xml:space="preserve"> and </w:t>
      </w:r>
      <w:r w:rsidR="000F3BA8">
        <w:fldChar w:fldCharType="begin"/>
      </w:r>
      <w:r w:rsidR="000F3BA8">
        <w:instrText xml:space="preserve"> REF _Ref269230809 \h </w:instrText>
      </w:r>
      <w:r w:rsidR="000F3BA8">
        <w:fldChar w:fldCharType="separate"/>
      </w:r>
      <w:r w:rsidR="0073691D">
        <w:t xml:space="preserve">Table </w:t>
      </w:r>
      <w:r w:rsidR="0073691D">
        <w:rPr>
          <w:noProof/>
        </w:rPr>
        <w:t>9</w:t>
      </w:r>
      <w:r w:rsidR="000F3BA8">
        <w:fldChar w:fldCharType="end"/>
      </w:r>
      <w:r w:rsidR="00AA1021">
        <w:t xml:space="preserve"> demonstrate the results of questions in configuration category.</w:t>
      </w:r>
      <w:r w:rsidR="00BC2D12">
        <w:t xml:space="preserve"> For the first question,</w:t>
      </w:r>
      <w:r w:rsidR="00AA1021">
        <w:t xml:space="preserve"> </w:t>
      </w:r>
      <w:r w:rsidR="00F44150">
        <w:t xml:space="preserve">100% of the participants think that the tool able to run </w:t>
      </w:r>
      <w:r w:rsidR="007A005B">
        <w:t>ontologies</w:t>
      </w:r>
      <w:r w:rsidR="00F44150">
        <w:t xml:space="preserve"> with specific annotations</w:t>
      </w:r>
      <w:r w:rsidR="007A005B">
        <w:t xml:space="preserve">. </w:t>
      </w:r>
      <w:r w:rsidR="00F44150">
        <w:t>60% of those participants strongly think that the case.</w:t>
      </w:r>
      <w:r w:rsidR="00BC2D12">
        <w:t xml:space="preserve"> The second question got similar </w:t>
      </w:r>
      <w:r w:rsidR="006E5179">
        <w:t>result, 100% of the participants a</w:t>
      </w:r>
      <w:r w:rsidR="00630951">
        <w:t>gree, that the process of annotating ontology to make work with the tool, is easy.</w:t>
      </w:r>
      <w:r w:rsidR="00837875">
        <w:t xml:space="preserve"> 60% strongly agree with this while the other 40% just agree.</w:t>
      </w:r>
      <w:r w:rsidR="00326CC3">
        <w:t xml:space="preserve"> </w:t>
      </w:r>
      <w:r w:rsidR="004A37EB">
        <w:t>The result for the last question in the configuration section was satisfactory, since 100% strongly think the instructions provided to annotate ontology were easy to follow.</w:t>
      </w:r>
    </w:p>
    <w:p w14:paraId="61E08D74" w14:textId="77777777" w:rsidR="00C45759" w:rsidRDefault="00C45759" w:rsidP="00C45759">
      <w:pPr>
        <w:keepNext/>
        <w:jc w:val="center"/>
      </w:pPr>
      <w:r w:rsidRPr="00C45759">
        <w:rPr>
          <w:noProof/>
        </w:rPr>
        <w:drawing>
          <wp:inline distT="0" distB="0" distL="0" distR="0" wp14:anchorId="32C019EF" wp14:editId="0915C2AC">
            <wp:extent cx="5270500" cy="2484620"/>
            <wp:effectExtent l="25400" t="25400" r="12700" b="30480"/>
            <wp:docPr id="4" name="Picture 3" descr="672797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7972110.png"/>
                    <pic:cNvPicPr>
                      <a:picLocks noChangeAspect="1"/>
                    </pic:cNvPicPr>
                  </pic:nvPicPr>
                  <pic:blipFill>
                    <a:blip r:embed="rId46"/>
                    <a:stretch>
                      <a:fillRect/>
                    </a:stretch>
                  </pic:blipFill>
                  <pic:spPr>
                    <a:xfrm>
                      <a:off x="0" y="0"/>
                      <a:ext cx="5270500" cy="2484620"/>
                    </a:xfrm>
                    <a:prstGeom prst="rect">
                      <a:avLst/>
                    </a:prstGeom>
                    <a:ln>
                      <a:solidFill>
                        <a:schemeClr val="tx1"/>
                      </a:solidFill>
                    </a:ln>
                  </pic:spPr>
                </pic:pic>
              </a:graphicData>
            </a:graphic>
          </wp:inline>
        </w:drawing>
      </w:r>
    </w:p>
    <w:p w14:paraId="71B432E3" w14:textId="3EB1C6F8" w:rsidR="006D5028" w:rsidRDefault="00C45759" w:rsidP="00C45759">
      <w:pPr>
        <w:pStyle w:val="Caption"/>
        <w:spacing w:line="360" w:lineRule="auto"/>
        <w:jc w:val="center"/>
      </w:pPr>
      <w:bookmarkStart w:id="190" w:name="_Ref269221492"/>
      <w:bookmarkStart w:id="191" w:name="_Toc269659889"/>
      <w:r>
        <w:t xml:space="preserve">Figure </w:t>
      </w:r>
      <w:r w:rsidR="00412FCE">
        <w:fldChar w:fldCharType="begin"/>
      </w:r>
      <w:r w:rsidR="00412FCE">
        <w:instrText xml:space="preserve"> SEQ Figure \* ARABIC </w:instrText>
      </w:r>
      <w:r w:rsidR="00412FCE">
        <w:fldChar w:fldCharType="separate"/>
      </w:r>
      <w:r w:rsidR="0073691D">
        <w:rPr>
          <w:noProof/>
        </w:rPr>
        <w:t>34</w:t>
      </w:r>
      <w:r w:rsidR="00412FCE">
        <w:rPr>
          <w:noProof/>
        </w:rPr>
        <w:fldChar w:fldCharType="end"/>
      </w:r>
      <w:bookmarkEnd w:id="190"/>
      <w:r w:rsidR="00AA2301">
        <w:t>: Result c</w:t>
      </w:r>
      <w:r>
        <w:t xml:space="preserve">hart for </w:t>
      </w:r>
      <w:r w:rsidR="00A446EE">
        <w:t>c</w:t>
      </w:r>
      <w:r w:rsidR="00AF7F05">
        <w:t>onfiguration</w:t>
      </w:r>
      <w:r w:rsidR="00A446EE">
        <w:t xml:space="preserve"> section</w:t>
      </w:r>
      <w:r w:rsidR="008C5584">
        <w:t xml:space="preserve"> </w:t>
      </w:r>
      <w:r w:rsidR="008C5584">
        <w:fldChar w:fldCharType="begin"/>
      </w:r>
      <w:r w:rsidR="008C5584">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008C5584">
        <w:fldChar w:fldCharType="separate"/>
      </w:r>
      <w:r w:rsidR="008C5584">
        <w:rPr>
          <w:noProof/>
        </w:rPr>
        <w:t>[26]</w:t>
      </w:r>
      <w:bookmarkEnd w:id="191"/>
      <w:r w:rsidR="008C5584">
        <w:fldChar w:fldCharType="end"/>
      </w:r>
    </w:p>
    <w:p w14:paraId="33C37CE2" w14:textId="77777777" w:rsidR="00420477" w:rsidRDefault="00AF080F" w:rsidP="00420477">
      <w:pPr>
        <w:keepNext/>
        <w:jc w:val="center"/>
      </w:pPr>
      <w:r w:rsidRPr="00AF080F">
        <w:rPr>
          <w:noProof/>
        </w:rPr>
        <w:drawing>
          <wp:inline distT="0" distB="0" distL="0" distR="0" wp14:anchorId="0871A72A" wp14:editId="10E232C0">
            <wp:extent cx="5270500" cy="2697055"/>
            <wp:effectExtent l="25400" t="25400" r="12700" b="20955"/>
            <wp:docPr id="14" name="Picture 3" descr="672797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7972110.png"/>
                    <pic:cNvPicPr>
                      <a:picLocks noChangeAspect="1"/>
                    </pic:cNvPicPr>
                  </pic:nvPicPr>
                  <pic:blipFill>
                    <a:blip r:embed="rId47"/>
                    <a:stretch>
                      <a:fillRect/>
                    </a:stretch>
                  </pic:blipFill>
                  <pic:spPr>
                    <a:xfrm>
                      <a:off x="0" y="0"/>
                      <a:ext cx="5270500" cy="2697055"/>
                    </a:xfrm>
                    <a:prstGeom prst="rect">
                      <a:avLst/>
                    </a:prstGeom>
                    <a:ln>
                      <a:solidFill>
                        <a:srgbClr val="000000"/>
                      </a:solidFill>
                    </a:ln>
                  </pic:spPr>
                </pic:pic>
              </a:graphicData>
            </a:graphic>
          </wp:inline>
        </w:drawing>
      </w:r>
    </w:p>
    <w:p w14:paraId="5202950E" w14:textId="498D619B" w:rsidR="00AF080F" w:rsidRPr="00AF080F" w:rsidRDefault="00420477" w:rsidP="00420477">
      <w:pPr>
        <w:pStyle w:val="Caption"/>
        <w:jc w:val="center"/>
      </w:pPr>
      <w:bookmarkStart w:id="192" w:name="_Ref269230809"/>
      <w:bookmarkStart w:id="193" w:name="_Toc269659904"/>
      <w:r>
        <w:t xml:space="preserve">Table </w:t>
      </w:r>
      <w:r w:rsidR="00412FCE">
        <w:fldChar w:fldCharType="begin"/>
      </w:r>
      <w:r w:rsidR="00412FCE">
        <w:instrText xml:space="preserve"> SEQ Table \* ARABIC </w:instrText>
      </w:r>
      <w:r w:rsidR="00412FCE">
        <w:fldChar w:fldCharType="separate"/>
      </w:r>
      <w:r w:rsidR="0073691D">
        <w:rPr>
          <w:noProof/>
        </w:rPr>
        <w:t>9</w:t>
      </w:r>
      <w:r w:rsidR="00412FCE">
        <w:rPr>
          <w:noProof/>
        </w:rPr>
        <w:fldChar w:fldCharType="end"/>
      </w:r>
      <w:bookmarkEnd w:id="192"/>
      <w:r>
        <w:t xml:space="preserve">: Result data table for configuration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193"/>
      <w:r>
        <w:fldChar w:fldCharType="end"/>
      </w:r>
    </w:p>
    <w:p w14:paraId="3381EBC9" w14:textId="19DC8934" w:rsidR="00D31D4B" w:rsidRDefault="008C1AC0" w:rsidP="00AA21FD">
      <w:pPr>
        <w:spacing w:line="360" w:lineRule="auto"/>
        <w:jc w:val="both"/>
      </w:pPr>
      <w:r>
        <w:fldChar w:fldCharType="begin"/>
      </w:r>
      <w:r>
        <w:instrText xml:space="preserve"> REF _Ref269231250 \h </w:instrText>
      </w:r>
      <w:r>
        <w:fldChar w:fldCharType="separate"/>
      </w:r>
      <w:r w:rsidR="0073691D">
        <w:t xml:space="preserve">Figure </w:t>
      </w:r>
      <w:r w:rsidR="0073691D">
        <w:rPr>
          <w:noProof/>
        </w:rPr>
        <w:t>35</w:t>
      </w:r>
      <w:r>
        <w:fldChar w:fldCharType="end"/>
      </w:r>
      <w:r>
        <w:t xml:space="preserve"> </w:t>
      </w:r>
      <w:r w:rsidR="009562C5">
        <w:t xml:space="preserve">and </w:t>
      </w:r>
      <w:r w:rsidR="000F3BA8">
        <w:fldChar w:fldCharType="begin"/>
      </w:r>
      <w:r w:rsidR="000F3BA8">
        <w:instrText xml:space="preserve"> REF _Ref269230831 \h </w:instrText>
      </w:r>
      <w:r w:rsidR="000F3BA8">
        <w:fldChar w:fldCharType="separate"/>
      </w:r>
      <w:r w:rsidR="0073691D">
        <w:t xml:space="preserve">Table </w:t>
      </w:r>
      <w:r w:rsidR="0073691D">
        <w:rPr>
          <w:noProof/>
        </w:rPr>
        <w:t>10</w:t>
      </w:r>
      <w:r w:rsidR="000F3BA8">
        <w:fldChar w:fldCharType="end"/>
      </w:r>
      <w:r w:rsidR="000F3BA8">
        <w:t xml:space="preserve"> </w:t>
      </w:r>
      <w:r w:rsidR="00C80C77">
        <w:t xml:space="preserve">demonstrate </w:t>
      </w:r>
      <w:r w:rsidR="00AE7DCC">
        <w:t xml:space="preserve">the results of </w:t>
      </w:r>
      <w:r w:rsidR="00F4553C">
        <w:t>the questions of views section</w:t>
      </w:r>
      <w:r w:rsidR="00626BAA">
        <w:t xml:space="preserve">. </w:t>
      </w:r>
      <w:r w:rsidR="00A50348">
        <w:t xml:space="preserve">There are three questions, </w:t>
      </w:r>
      <w:r w:rsidR="00496BC5">
        <w:t xml:space="preserve">100% of the participants </w:t>
      </w:r>
      <w:r w:rsidR="00DF53C9">
        <w:t>think</w:t>
      </w:r>
      <w:r w:rsidR="00496BC5">
        <w:t xml:space="preserve"> having different views a neat feature</w:t>
      </w:r>
      <w:r w:rsidR="00DF53C9">
        <w:t xml:space="preserve">. </w:t>
      </w:r>
      <w:r w:rsidR="00107F3C">
        <w:t>40% like it very much whereas the rest are just happy with it</w:t>
      </w:r>
      <w:r w:rsidR="00DF53C9">
        <w:t>.</w:t>
      </w:r>
      <w:r w:rsidR="00194A28">
        <w:t xml:space="preserve"> In the second question, </w:t>
      </w:r>
      <w:r w:rsidR="00A96546">
        <w:t xml:space="preserve">all of </w:t>
      </w:r>
      <w:r w:rsidR="00D83606">
        <w:t xml:space="preserve">evaluators </w:t>
      </w:r>
      <w:r w:rsidR="00561D33">
        <w:t xml:space="preserve">think that having different views makes browsing ingredients easier. </w:t>
      </w:r>
      <w:r w:rsidR="001A2E8F">
        <w:t xml:space="preserve">The </w:t>
      </w:r>
      <w:r w:rsidR="007A7775">
        <w:t>majority with 60% strongly agrees that it is ease the process of browsing for ingredients.</w:t>
      </w:r>
      <w:r w:rsidR="002C6473">
        <w:t xml:space="preserve"> </w:t>
      </w:r>
      <w:r w:rsidR="00E578EF">
        <w:t xml:space="preserve">80% of the </w:t>
      </w:r>
      <w:r w:rsidR="00FE136F">
        <w:t>participants agree that switching between views is easy, where</w:t>
      </w:r>
      <w:r w:rsidR="00E41CEB">
        <w:t>as the other 20%</w:t>
      </w:r>
      <w:r w:rsidR="00447334">
        <w:t xml:space="preserve"> have neutral opinion.</w:t>
      </w:r>
      <w:r w:rsidR="00526F42">
        <w:t xml:space="preserve"> Among the 80% who agree 60% strongly think it easy to switch between views.</w:t>
      </w:r>
    </w:p>
    <w:p w14:paraId="58A2FFD6" w14:textId="77777777" w:rsidR="00BB1CD1" w:rsidRDefault="00A446EE" w:rsidP="00BB1CD1">
      <w:pPr>
        <w:keepNext/>
        <w:jc w:val="center"/>
      </w:pPr>
      <w:r w:rsidRPr="00A446EE">
        <w:rPr>
          <w:noProof/>
        </w:rPr>
        <w:drawing>
          <wp:inline distT="0" distB="0" distL="0" distR="0" wp14:anchorId="740053DE" wp14:editId="79BAA986">
            <wp:extent cx="5270500" cy="2351072"/>
            <wp:effectExtent l="25400" t="25400" r="12700" b="36830"/>
            <wp:docPr id="15" name="Picture 3" descr="6728488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488330.png"/>
                    <pic:cNvPicPr>
                      <a:picLocks noChangeAspect="1"/>
                    </pic:cNvPicPr>
                  </pic:nvPicPr>
                  <pic:blipFill>
                    <a:blip r:embed="rId48"/>
                    <a:stretch>
                      <a:fillRect/>
                    </a:stretch>
                  </pic:blipFill>
                  <pic:spPr>
                    <a:xfrm>
                      <a:off x="0" y="0"/>
                      <a:ext cx="5270500" cy="2351072"/>
                    </a:xfrm>
                    <a:prstGeom prst="rect">
                      <a:avLst/>
                    </a:prstGeom>
                    <a:ln>
                      <a:solidFill>
                        <a:srgbClr val="000000"/>
                      </a:solidFill>
                    </a:ln>
                  </pic:spPr>
                </pic:pic>
              </a:graphicData>
            </a:graphic>
          </wp:inline>
        </w:drawing>
      </w:r>
    </w:p>
    <w:p w14:paraId="2C8BD869" w14:textId="070D2C18" w:rsidR="002E2316" w:rsidRDefault="00BB1CD1" w:rsidP="00BB1CD1">
      <w:pPr>
        <w:pStyle w:val="Caption"/>
        <w:jc w:val="center"/>
      </w:pPr>
      <w:bookmarkStart w:id="194" w:name="_Ref269231250"/>
      <w:bookmarkStart w:id="195" w:name="_Toc269659890"/>
      <w:r>
        <w:t xml:space="preserve">Figure </w:t>
      </w:r>
      <w:r w:rsidR="00412FCE">
        <w:fldChar w:fldCharType="begin"/>
      </w:r>
      <w:r w:rsidR="00412FCE">
        <w:instrText xml:space="preserve"> SEQ Figure \* ARABIC </w:instrText>
      </w:r>
      <w:r w:rsidR="00412FCE">
        <w:fldChar w:fldCharType="separate"/>
      </w:r>
      <w:r w:rsidR="0073691D">
        <w:rPr>
          <w:noProof/>
        </w:rPr>
        <w:t>35</w:t>
      </w:r>
      <w:r w:rsidR="00412FCE">
        <w:rPr>
          <w:noProof/>
        </w:rPr>
        <w:fldChar w:fldCharType="end"/>
      </w:r>
      <w:bookmarkEnd w:id="194"/>
      <w:r>
        <w:t xml:space="preserve">: Result chart for views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195"/>
      <w:r>
        <w:fldChar w:fldCharType="end"/>
      </w:r>
    </w:p>
    <w:p w14:paraId="4D0AA52E" w14:textId="77777777" w:rsidR="007E0C40" w:rsidRDefault="00EF11C5" w:rsidP="007E0C40">
      <w:pPr>
        <w:keepNext/>
        <w:jc w:val="center"/>
      </w:pPr>
      <w:r w:rsidRPr="00EF11C5">
        <w:rPr>
          <w:noProof/>
        </w:rPr>
        <w:drawing>
          <wp:inline distT="0" distB="0" distL="0" distR="0" wp14:anchorId="453A8B7E" wp14:editId="56ACD456">
            <wp:extent cx="5270500" cy="2156029"/>
            <wp:effectExtent l="25400" t="25400" r="12700" b="28575"/>
            <wp:docPr id="22" name="Picture 3" descr="6728488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488330.png"/>
                    <pic:cNvPicPr>
                      <a:picLocks noChangeAspect="1"/>
                    </pic:cNvPicPr>
                  </pic:nvPicPr>
                  <pic:blipFill>
                    <a:blip r:embed="rId49"/>
                    <a:stretch>
                      <a:fillRect/>
                    </a:stretch>
                  </pic:blipFill>
                  <pic:spPr>
                    <a:xfrm>
                      <a:off x="0" y="0"/>
                      <a:ext cx="5270500" cy="2156029"/>
                    </a:xfrm>
                    <a:prstGeom prst="rect">
                      <a:avLst/>
                    </a:prstGeom>
                    <a:ln>
                      <a:solidFill>
                        <a:srgbClr val="000000"/>
                      </a:solidFill>
                    </a:ln>
                  </pic:spPr>
                </pic:pic>
              </a:graphicData>
            </a:graphic>
          </wp:inline>
        </w:drawing>
      </w:r>
    </w:p>
    <w:p w14:paraId="49E4645C" w14:textId="1BE02677" w:rsidR="008141AD" w:rsidRDefault="007E0C40" w:rsidP="007E0C40">
      <w:pPr>
        <w:pStyle w:val="Caption"/>
        <w:jc w:val="center"/>
      </w:pPr>
      <w:bookmarkStart w:id="196" w:name="_Ref269230831"/>
      <w:bookmarkStart w:id="197" w:name="_Toc269659905"/>
      <w:r>
        <w:t xml:space="preserve">Table </w:t>
      </w:r>
      <w:r w:rsidR="00412FCE">
        <w:fldChar w:fldCharType="begin"/>
      </w:r>
      <w:r w:rsidR="00412FCE">
        <w:instrText xml:space="preserve"> SEQ Table \* ARABIC </w:instrText>
      </w:r>
      <w:r w:rsidR="00412FCE">
        <w:fldChar w:fldCharType="separate"/>
      </w:r>
      <w:r w:rsidR="0073691D">
        <w:rPr>
          <w:noProof/>
        </w:rPr>
        <w:t>10</w:t>
      </w:r>
      <w:r w:rsidR="00412FCE">
        <w:rPr>
          <w:noProof/>
        </w:rPr>
        <w:fldChar w:fldCharType="end"/>
      </w:r>
      <w:bookmarkEnd w:id="196"/>
      <w:r>
        <w:t xml:space="preserve">: Result data table for views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197"/>
      <w:r>
        <w:fldChar w:fldCharType="end"/>
      </w:r>
    </w:p>
    <w:p w14:paraId="16D331BE" w14:textId="4616DBFD" w:rsidR="000E74BC" w:rsidRDefault="00C6032E" w:rsidP="00885FEC">
      <w:pPr>
        <w:spacing w:line="360" w:lineRule="auto"/>
        <w:jc w:val="both"/>
      </w:pPr>
      <w:r>
        <w:fldChar w:fldCharType="begin"/>
      </w:r>
      <w:r>
        <w:instrText xml:space="preserve"> REF _Ref269231233 \h </w:instrText>
      </w:r>
      <w:r>
        <w:fldChar w:fldCharType="separate"/>
      </w:r>
      <w:r w:rsidR="0073691D">
        <w:t xml:space="preserve">Figure </w:t>
      </w:r>
      <w:r w:rsidR="0073691D">
        <w:rPr>
          <w:noProof/>
        </w:rPr>
        <w:t>36</w:t>
      </w:r>
      <w:r>
        <w:fldChar w:fldCharType="end"/>
      </w:r>
      <w:r>
        <w:t xml:space="preserve"> </w:t>
      </w:r>
      <w:r w:rsidR="00F7683A">
        <w:t xml:space="preserve">and </w:t>
      </w:r>
      <w:r w:rsidR="004E7AE3">
        <w:fldChar w:fldCharType="begin"/>
      </w:r>
      <w:r w:rsidR="004E7AE3">
        <w:instrText xml:space="preserve"> REF _Ref269230852 \h </w:instrText>
      </w:r>
      <w:r w:rsidR="004E7AE3">
        <w:fldChar w:fldCharType="separate"/>
      </w:r>
      <w:r w:rsidR="0073691D">
        <w:t xml:space="preserve">Table </w:t>
      </w:r>
      <w:r w:rsidR="0073691D">
        <w:rPr>
          <w:noProof/>
        </w:rPr>
        <w:t>11</w:t>
      </w:r>
      <w:r w:rsidR="004E7AE3">
        <w:fldChar w:fldCharType="end"/>
      </w:r>
      <w:r w:rsidR="004E7AE3">
        <w:t xml:space="preserve"> </w:t>
      </w:r>
      <w:r w:rsidR="00A44D98">
        <w:t xml:space="preserve">demonstrate the results of tree filter section where the questions are about filters in tree view. </w:t>
      </w:r>
      <w:r w:rsidR="001A5F12">
        <w:t>There are five questions in this section</w:t>
      </w:r>
      <w:r w:rsidR="0083347A">
        <w:t xml:space="preserve">. </w:t>
      </w:r>
      <w:r w:rsidR="00A96845">
        <w:t>80% of the participants see that the filters are specified in the ontology file. However, the remaining 20% does not have opinions about it.</w:t>
      </w:r>
      <w:r w:rsidR="00A62764">
        <w:t xml:space="preserve"> </w:t>
      </w:r>
      <w:r w:rsidR="00510AAA">
        <w:t>For the second question, all the participants think if no filters specified in the ontology then non will show in the application tool. All the participants strongly agree with the statement that adding filter annotations are very easy to do. In the fourth question, all evaluators see that filters help in narrowing down ingredients to construct search queries.</w:t>
      </w:r>
      <w:r w:rsidR="007707C5">
        <w:t xml:space="preserve"> Finally, </w:t>
      </w:r>
      <w:r w:rsidR="009131F8">
        <w:t>80% see that having filters ease the process of constructing search queries, whereas the remaining 20% have no opinion.</w:t>
      </w:r>
    </w:p>
    <w:p w14:paraId="15608C6B" w14:textId="77777777" w:rsidR="00C40BFA" w:rsidRDefault="00FA7DF6" w:rsidP="00C40BFA">
      <w:pPr>
        <w:keepNext/>
        <w:jc w:val="center"/>
      </w:pPr>
      <w:r w:rsidRPr="00FA7DF6">
        <w:rPr>
          <w:noProof/>
        </w:rPr>
        <w:drawing>
          <wp:inline distT="0" distB="0" distL="0" distR="0" wp14:anchorId="17C2F848" wp14:editId="5F83DCFD">
            <wp:extent cx="5270500" cy="2484620"/>
            <wp:effectExtent l="25400" t="25400" r="12700" b="30480"/>
            <wp:docPr id="29" name="Picture 3" descr="6728519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19730.png"/>
                    <pic:cNvPicPr>
                      <a:picLocks noChangeAspect="1"/>
                    </pic:cNvPicPr>
                  </pic:nvPicPr>
                  <pic:blipFill>
                    <a:blip r:embed="rId50"/>
                    <a:stretch>
                      <a:fillRect/>
                    </a:stretch>
                  </pic:blipFill>
                  <pic:spPr>
                    <a:xfrm>
                      <a:off x="0" y="0"/>
                      <a:ext cx="5270500" cy="2484620"/>
                    </a:xfrm>
                    <a:prstGeom prst="rect">
                      <a:avLst/>
                    </a:prstGeom>
                    <a:ln>
                      <a:solidFill>
                        <a:srgbClr val="000000"/>
                      </a:solidFill>
                    </a:ln>
                  </pic:spPr>
                </pic:pic>
              </a:graphicData>
            </a:graphic>
          </wp:inline>
        </w:drawing>
      </w:r>
    </w:p>
    <w:p w14:paraId="7D484235" w14:textId="1C9E7168" w:rsidR="00885FEC" w:rsidRDefault="00C40BFA" w:rsidP="00DD1FCA">
      <w:pPr>
        <w:pStyle w:val="Caption"/>
        <w:jc w:val="center"/>
      </w:pPr>
      <w:bookmarkStart w:id="198" w:name="_Ref269231233"/>
      <w:bookmarkStart w:id="199" w:name="_Toc269659891"/>
      <w:r>
        <w:t xml:space="preserve">Figure </w:t>
      </w:r>
      <w:r w:rsidR="00412FCE">
        <w:fldChar w:fldCharType="begin"/>
      </w:r>
      <w:r w:rsidR="00412FCE">
        <w:instrText xml:space="preserve"> SEQ Figure \* ARABIC </w:instrText>
      </w:r>
      <w:r w:rsidR="00412FCE">
        <w:fldChar w:fldCharType="separate"/>
      </w:r>
      <w:r w:rsidR="0073691D">
        <w:rPr>
          <w:noProof/>
        </w:rPr>
        <w:t>36</w:t>
      </w:r>
      <w:r w:rsidR="00412FCE">
        <w:rPr>
          <w:noProof/>
        </w:rPr>
        <w:fldChar w:fldCharType="end"/>
      </w:r>
      <w:bookmarkEnd w:id="198"/>
      <w:r>
        <w:t>: Result chart for tree filt</w:t>
      </w:r>
      <w:r w:rsidR="00DD1FCA">
        <w:t>er</w:t>
      </w:r>
      <w:r>
        <w:t>ing section</w:t>
      </w:r>
      <w:r w:rsidR="00DD1FCA">
        <w:t xml:space="preserve"> </w:t>
      </w:r>
      <w:r w:rsidR="00DD1FCA">
        <w:fldChar w:fldCharType="begin"/>
      </w:r>
      <w:r w:rsidR="00DD1FCA">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00DD1FCA">
        <w:fldChar w:fldCharType="separate"/>
      </w:r>
      <w:r w:rsidR="00DD1FCA">
        <w:rPr>
          <w:noProof/>
        </w:rPr>
        <w:t>[26]</w:t>
      </w:r>
      <w:bookmarkEnd w:id="199"/>
      <w:r w:rsidR="00DD1FCA">
        <w:fldChar w:fldCharType="end"/>
      </w:r>
    </w:p>
    <w:p w14:paraId="23DCC842" w14:textId="77777777" w:rsidR="0065217C" w:rsidRDefault="00825A9B" w:rsidP="0065217C">
      <w:pPr>
        <w:keepNext/>
        <w:jc w:val="center"/>
      </w:pPr>
      <w:r w:rsidRPr="00825A9B">
        <w:rPr>
          <w:noProof/>
        </w:rPr>
        <w:drawing>
          <wp:inline distT="0" distB="0" distL="0" distR="0" wp14:anchorId="01413404" wp14:editId="0EB17BDE">
            <wp:extent cx="5270500" cy="3744322"/>
            <wp:effectExtent l="25400" t="25400" r="12700" b="15240"/>
            <wp:docPr id="30" name="Picture 3" descr="6728519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19730.png"/>
                    <pic:cNvPicPr>
                      <a:picLocks noChangeAspect="1"/>
                    </pic:cNvPicPr>
                  </pic:nvPicPr>
                  <pic:blipFill>
                    <a:blip r:embed="rId51"/>
                    <a:stretch>
                      <a:fillRect/>
                    </a:stretch>
                  </pic:blipFill>
                  <pic:spPr>
                    <a:xfrm>
                      <a:off x="0" y="0"/>
                      <a:ext cx="5270500" cy="3744322"/>
                    </a:xfrm>
                    <a:prstGeom prst="rect">
                      <a:avLst/>
                    </a:prstGeom>
                    <a:ln>
                      <a:solidFill>
                        <a:srgbClr val="000000"/>
                      </a:solidFill>
                    </a:ln>
                  </pic:spPr>
                </pic:pic>
              </a:graphicData>
            </a:graphic>
          </wp:inline>
        </w:drawing>
      </w:r>
    </w:p>
    <w:p w14:paraId="2A9BD702" w14:textId="6A105DB7" w:rsidR="00FA7DF6" w:rsidRDefault="0065217C" w:rsidP="00CA4226">
      <w:pPr>
        <w:pStyle w:val="Caption"/>
        <w:jc w:val="center"/>
      </w:pPr>
      <w:bookmarkStart w:id="200" w:name="_Ref269230852"/>
      <w:bookmarkStart w:id="201" w:name="_Toc269659906"/>
      <w:r>
        <w:t xml:space="preserve">Table </w:t>
      </w:r>
      <w:r w:rsidR="00412FCE">
        <w:fldChar w:fldCharType="begin"/>
      </w:r>
      <w:r w:rsidR="00412FCE">
        <w:instrText xml:space="preserve"> SEQ Table \* ARABIC </w:instrText>
      </w:r>
      <w:r w:rsidR="00412FCE">
        <w:fldChar w:fldCharType="separate"/>
      </w:r>
      <w:r w:rsidR="0073691D">
        <w:rPr>
          <w:noProof/>
        </w:rPr>
        <w:t>11</w:t>
      </w:r>
      <w:r w:rsidR="00412FCE">
        <w:rPr>
          <w:noProof/>
        </w:rPr>
        <w:fldChar w:fldCharType="end"/>
      </w:r>
      <w:bookmarkEnd w:id="200"/>
      <w:r>
        <w:t xml:space="preserve">: Result data table for tree filtering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01"/>
      <w:r>
        <w:fldChar w:fldCharType="end"/>
      </w:r>
    </w:p>
    <w:p w14:paraId="6DA02B57" w14:textId="05CF4488" w:rsidR="00825A9B" w:rsidRDefault="008C1AC0" w:rsidP="00D50DA3">
      <w:pPr>
        <w:spacing w:line="360" w:lineRule="auto"/>
        <w:jc w:val="both"/>
      </w:pPr>
      <w:r>
        <w:fldChar w:fldCharType="begin"/>
      </w:r>
      <w:r>
        <w:instrText xml:space="preserve"> REF _Ref269231279 \h </w:instrText>
      </w:r>
      <w:r>
        <w:fldChar w:fldCharType="separate"/>
      </w:r>
      <w:r w:rsidR="0073691D">
        <w:t xml:space="preserve">Figure </w:t>
      </w:r>
      <w:r w:rsidR="0073691D">
        <w:rPr>
          <w:noProof/>
        </w:rPr>
        <w:t>37</w:t>
      </w:r>
      <w:r>
        <w:fldChar w:fldCharType="end"/>
      </w:r>
      <w:r>
        <w:t xml:space="preserve"> and </w:t>
      </w:r>
      <w:r>
        <w:fldChar w:fldCharType="begin"/>
      </w:r>
      <w:r>
        <w:instrText xml:space="preserve"> REF _Ref269231292 \h </w:instrText>
      </w:r>
      <w:r>
        <w:fldChar w:fldCharType="separate"/>
      </w:r>
      <w:r w:rsidR="0073691D">
        <w:t xml:space="preserve">Table </w:t>
      </w:r>
      <w:r w:rsidR="0073691D">
        <w:rPr>
          <w:noProof/>
        </w:rPr>
        <w:t>12</w:t>
      </w:r>
      <w:r>
        <w:fldChar w:fldCharType="end"/>
      </w:r>
      <w:r w:rsidR="007D5834">
        <w:t xml:space="preserve"> </w:t>
      </w:r>
      <w:r w:rsidR="00C133C1">
        <w:t>show the result of the question in the list filtering section.</w:t>
      </w:r>
      <w:r w:rsidR="00321534">
        <w:t xml:space="preserve"> 80% agree that list filters are not specified in the ontology, whereas 20% think it is </w:t>
      </w:r>
      <w:r w:rsidR="00AB651F">
        <w:t>specified</w:t>
      </w:r>
      <w:r w:rsidR="00321534">
        <w:t xml:space="preserve"> in the ontology.</w:t>
      </w:r>
      <w:r w:rsidR="00AB651F">
        <w:t xml:space="preserve"> </w:t>
      </w:r>
      <w:r w:rsidR="006B13BD">
        <w:t>As for the second question, a</w:t>
      </w:r>
      <w:r w:rsidR="00AB651F">
        <w:t>ll participants agree that list filtering works with any ontology.</w:t>
      </w:r>
      <w:r w:rsidR="0050485D">
        <w:t xml:space="preserve"> The result of question three shows most of the participant</w:t>
      </w:r>
      <w:r w:rsidR="007B4AE1">
        <w:t>s</w:t>
      </w:r>
      <w:r w:rsidR="0050485D">
        <w:t xml:space="preserve"> with 80% </w:t>
      </w:r>
      <w:r w:rsidR="000E0A39">
        <w:t>agree that</w:t>
      </w:r>
      <w:r w:rsidR="0050485D">
        <w:t xml:space="preserve"> the filters ease the process of finding specific </w:t>
      </w:r>
      <w:r w:rsidR="00CC131B">
        <w:t>ingredients,</w:t>
      </w:r>
      <w:r w:rsidR="0050485D">
        <w:t xml:space="preserve"> </w:t>
      </w:r>
      <w:r w:rsidR="00CC131B">
        <w:t xml:space="preserve">whereas the rest 20% have no opinion. </w:t>
      </w:r>
      <w:r w:rsidR="005701AE">
        <w:t xml:space="preserve">The last question’s result shows </w:t>
      </w:r>
      <w:r w:rsidR="007B4AE1">
        <w:t xml:space="preserve">80% agree that </w:t>
      </w:r>
      <w:r w:rsidR="00052E9A">
        <w:t>filtering narrows down the content of the ingredient to form a search query, however 20% has no opinion.</w:t>
      </w:r>
    </w:p>
    <w:p w14:paraId="1A04B1FF" w14:textId="77777777" w:rsidR="00E07630" w:rsidRDefault="00EB263F" w:rsidP="00E07630">
      <w:pPr>
        <w:keepNext/>
        <w:jc w:val="center"/>
      </w:pPr>
      <w:r w:rsidRPr="00EB263F">
        <w:rPr>
          <w:noProof/>
        </w:rPr>
        <w:drawing>
          <wp:inline distT="0" distB="0" distL="0" distR="0" wp14:anchorId="0B48D4C4" wp14:editId="66C2CC28">
            <wp:extent cx="5270500" cy="2484620"/>
            <wp:effectExtent l="25400" t="25400" r="12700" b="30480"/>
            <wp:docPr id="40" name="Picture 3" descr="6728583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83760.png"/>
                    <pic:cNvPicPr>
                      <a:picLocks noChangeAspect="1"/>
                    </pic:cNvPicPr>
                  </pic:nvPicPr>
                  <pic:blipFill>
                    <a:blip r:embed="rId52"/>
                    <a:stretch>
                      <a:fillRect/>
                    </a:stretch>
                  </pic:blipFill>
                  <pic:spPr>
                    <a:xfrm>
                      <a:off x="0" y="0"/>
                      <a:ext cx="5270500" cy="2484620"/>
                    </a:xfrm>
                    <a:prstGeom prst="rect">
                      <a:avLst/>
                    </a:prstGeom>
                    <a:ln>
                      <a:solidFill>
                        <a:schemeClr val="tx1"/>
                      </a:solidFill>
                    </a:ln>
                  </pic:spPr>
                </pic:pic>
              </a:graphicData>
            </a:graphic>
          </wp:inline>
        </w:drawing>
      </w:r>
    </w:p>
    <w:p w14:paraId="38A01D23" w14:textId="24F91F65" w:rsidR="00825A9B" w:rsidRDefault="00E07630" w:rsidP="00E07630">
      <w:pPr>
        <w:pStyle w:val="Caption"/>
        <w:jc w:val="center"/>
      </w:pPr>
      <w:bookmarkStart w:id="202" w:name="_Ref269231279"/>
      <w:bookmarkStart w:id="203" w:name="_Toc269659892"/>
      <w:r>
        <w:t xml:space="preserve">Figure </w:t>
      </w:r>
      <w:r w:rsidR="00412FCE">
        <w:fldChar w:fldCharType="begin"/>
      </w:r>
      <w:r w:rsidR="00412FCE">
        <w:instrText xml:space="preserve"> SEQ Figure \* ARABIC </w:instrText>
      </w:r>
      <w:r w:rsidR="00412FCE">
        <w:fldChar w:fldCharType="separate"/>
      </w:r>
      <w:r w:rsidR="0073691D">
        <w:rPr>
          <w:noProof/>
        </w:rPr>
        <w:t>37</w:t>
      </w:r>
      <w:r w:rsidR="00412FCE">
        <w:rPr>
          <w:noProof/>
        </w:rPr>
        <w:fldChar w:fldCharType="end"/>
      </w:r>
      <w:bookmarkEnd w:id="202"/>
      <w:r>
        <w:t xml:space="preserve">: Result chart for list filtering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03"/>
      <w:r>
        <w:fldChar w:fldCharType="end"/>
      </w:r>
    </w:p>
    <w:p w14:paraId="08DAC63E" w14:textId="77777777" w:rsidR="00E50E7C" w:rsidRDefault="00EB263F" w:rsidP="00E50E7C">
      <w:pPr>
        <w:keepNext/>
        <w:jc w:val="center"/>
      </w:pPr>
      <w:r w:rsidRPr="00EB263F">
        <w:rPr>
          <w:noProof/>
        </w:rPr>
        <w:drawing>
          <wp:inline distT="0" distB="0" distL="0" distR="0" wp14:anchorId="078F9DB6" wp14:editId="4017A683">
            <wp:extent cx="5270500" cy="2936821"/>
            <wp:effectExtent l="25400" t="25400" r="12700" b="35560"/>
            <wp:docPr id="42" name="Picture 3" descr="6728583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83760.png"/>
                    <pic:cNvPicPr>
                      <a:picLocks noChangeAspect="1"/>
                    </pic:cNvPicPr>
                  </pic:nvPicPr>
                  <pic:blipFill>
                    <a:blip r:embed="rId53"/>
                    <a:stretch>
                      <a:fillRect/>
                    </a:stretch>
                  </pic:blipFill>
                  <pic:spPr>
                    <a:xfrm>
                      <a:off x="0" y="0"/>
                      <a:ext cx="5270500" cy="2936821"/>
                    </a:xfrm>
                    <a:prstGeom prst="rect">
                      <a:avLst/>
                    </a:prstGeom>
                    <a:ln>
                      <a:solidFill>
                        <a:srgbClr val="000000"/>
                      </a:solidFill>
                    </a:ln>
                  </pic:spPr>
                </pic:pic>
              </a:graphicData>
            </a:graphic>
          </wp:inline>
        </w:drawing>
      </w:r>
    </w:p>
    <w:p w14:paraId="718A94BD" w14:textId="31E562AB" w:rsidR="00825A9B" w:rsidRDefault="00E50E7C" w:rsidP="00E50E7C">
      <w:pPr>
        <w:pStyle w:val="Caption"/>
        <w:jc w:val="center"/>
      </w:pPr>
      <w:bookmarkStart w:id="204" w:name="_Ref269231292"/>
      <w:bookmarkStart w:id="205" w:name="_Toc269659907"/>
      <w:bookmarkStart w:id="206" w:name="_Ref269231287"/>
      <w:r>
        <w:t xml:space="preserve">Table </w:t>
      </w:r>
      <w:r w:rsidR="00412FCE">
        <w:fldChar w:fldCharType="begin"/>
      </w:r>
      <w:r w:rsidR="00412FCE">
        <w:instrText xml:space="preserve"> SEQ Table \* ARABIC </w:instrText>
      </w:r>
      <w:r w:rsidR="00412FCE">
        <w:fldChar w:fldCharType="separate"/>
      </w:r>
      <w:r w:rsidR="0073691D">
        <w:rPr>
          <w:noProof/>
        </w:rPr>
        <w:t>12</w:t>
      </w:r>
      <w:r w:rsidR="00412FCE">
        <w:rPr>
          <w:noProof/>
        </w:rPr>
        <w:fldChar w:fldCharType="end"/>
      </w:r>
      <w:bookmarkEnd w:id="204"/>
      <w:r>
        <w:t xml:space="preserve">: Result data table for list filtering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05"/>
      <w:r>
        <w:fldChar w:fldCharType="end"/>
      </w:r>
      <w:bookmarkEnd w:id="206"/>
    </w:p>
    <w:p w14:paraId="5A1F176F" w14:textId="12AA0C5F" w:rsidR="00EB263F" w:rsidRDefault="00EE2786" w:rsidP="006F6B93">
      <w:pPr>
        <w:spacing w:line="360" w:lineRule="auto"/>
        <w:jc w:val="both"/>
      </w:pPr>
      <w:r>
        <w:fldChar w:fldCharType="begin"/>
      </w:r>
      <w:r>
        <w:instrText xml:space="preserve"> REF _Ref269232940 \h </w:instrText>
      </w:r>
      <w:r>
        <w:fldChar w:fldCharType="separate"/>
      </w:r>
      <w:r w:rsidR="0073691D">
        <w:t xml:space="preserve">Figure </w:t>
      </w:r>
      <w:r w:rsidR="0073691D">
        <w:rPr>
          <w:noProof/>
        </w:rPr>
        <w:t>38</w:t>
      </w:r>
      <w:r>
        <w:fldChar w:fldCharType="end"/>
      </w:r>
      <w:r>
        <w:t xml:space="preserve"> and </w:t>
      </w:r>
      <w:r>
        <w:fldChar w:fldCharType="begin"/>
      </w:r>
      <w:r>
        <w:instrText xml:space="preserve"> REF _Ref269232954 \h </w:instrText>
      </w:r>
      <w:r>
        <w:fldChar w:fldCharType="separate"/>
      </w:r>
      <w:r w:rsidR="0073691D">
        <w:t xml:space="preserve">Table </w:t>
      </w:r>
      <w:r w:rsidR="0073691D">
        <w:rPr>
          <w:noProof/>
        </w:rPr>
        <w:t>13</w:t>
      </w:r>
      <w:r>
        <w:fldChar w:fldCharType="end"/>
      </w:r>
      <w:r>
        <w:t xml:space="preserve"> </w:t>
      </w:r>
      <w:r w:rsidR="00E45895">
        <w:t>demonstrate the result of the question for the languages section.</w:t>
      </w:r>
      <w:r w:rsidR="009B614A">
        <w:t xml:space="preserve"> In the first question, 80% </w:t>
      </w:r>
      <w:r w:rsidR="00785837">
        <w:t xml:space="preserve">agree that the tool shows available languages used to labeled ontology. However, 20% has no </w:t>
      </w:r>
      <w:r w:rsidR="00A317A6">
        <w:t>opinion</w:t>
      </w:r>
      <w:r w:rsidR="00785837">
        <w:t xml:space="preserve">. </w:t>
      </w:r>
      <w:r w:rsidR="00384939">
        <w:t xml:space="preserve">In the second question the majority with 60% does not see percentage of language represented in the ontology, whereas 40% see that. </w:t>
      </w:r>
      <w:r w:rsidR="00C55EF4">
        <w:t xml:space="preserve">In the third question, all participants agree </w:t>
      </w:r>
      <w:r w:rsidR="008D463D">
        <w:t>that displaying different languages is easy.</w:t>
      </w:r>
      <w:r w:rsidR="00BA17CD">
        <w:t xml:space="preserve"> As for the last question, </w:t>
      </w:r>
      <w:r w:rsidR="00B71718">
        <w:t>majority agrees</w:t>
      </w:r>
      <w:r w:rsidR="00BA17CD">
        <w:t xml:space="preserve"> that English the default language, only 20% does not have an opinion.</w:t>
      </w:r>
    </w:p>
    <w:p w14:paraId="2DA55052" w14:textId="77777777" w:rsidR="00B36526" w:rsidRDefault="00B36526" w:rsidP="00B36526">
      <w:pPr>
        <w:keepNext/>
        <w:jc w:val="center"/>
      </w:pPr>
      <w:r w:rsidRPr="00B36526">
        <w:rPr>
          <w:noProof/>
        </w:rPr>
        <w:drawing>
          <wp:inline distT="0" distB="0" distL="0" distR="0" wp14:anchorId="53FA5778" wp14:editId="704AC99D">
            <wp:extent cx="5270500" cy="2484620"/>
            <wp:effectExtent l="25400" t="25400" r="12700" b="30480"/>
            <wp:docPr id="43" name="Picture 3" descr="672860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04740.png"/>
                    <pic:cNvPicPr>
                      <a:picLocks noChangeAspect="1"/>
                    </pic:cNvPicPr>
                  </pic:nvPicPr>
                  <pic:blipFill>
                    <a:blip r:embed="rId54"/>
                    <a:stretch>
                      <a:fillRect/>
                    </a:stretch>
                  </pic:blipFill>
                  <pic:spPr>
                    <a:xfrm>
                      <a:off x="0" y="0"/>
                      <a:ext cx="5270500" cy="2484620"/>
                    </a:xfrm>
                    <a:prstGeom prst="rect">
                      <a:avLst/>
                    </a:prstGeom>
                    <a:ln>
                      <a:solidFill>
                        <a:srgbClr val="000000"/>
                      </a:solidFill>
                    </a:ln>
                  </pic:spPr>
                </pic:pic>
              </a:graphicData>
            </a:graphic>
          </wp:inline>
        </w:drawing>
      </w:r>
    </w:p>
    <w:p w14:paraId="570E3FF1" w14:textId="420E421B" w:rsidR="00C36B21" w:rsidRDefault="00B36526" w:rsidP="00B36526">
      <w:pPr>
        <w:pStyle w:val="Caption"/>
        <w:spacing w:line="360" w:lineRule="auto"/>
        <w:jc w:val="center"/>
      </w:pPr>
      <w:bookmarkStart w:id="207" w:name="_Ref269232940"/>
      <w:bookmarkStart w:id="208" w:name="_Toc269659893"/>
      <w:r>
        <w:t xml:space="preserve">Figure </w:t>
      </w:r>
      <w:r w:rsidR="00412FCE">
        <w:fldChar w:fldCharType="begin"/>
      </w:r>
      <w:r w:rsidR="00412FCE">
        <w:instrText xml:space="preserve"> SEQ Figure \* ARABIC </w:instrText>
      </w:r>
      <w:r w:rsidR="00412FCE">
        <w:fldChar w:fldCharType="separate"/>
      </w:r>
      <w:r w:rsidR="0073691D">
        <w:rPr>
          <w:noProof/>
        </w:rPr>
        <w:t>38</w:t>
      </w:r>
      <w:r w:rsidR="00412FCE">
        <w:rPr>
          <w:noProof/>
        </w:rPr>
        <w:fldChar w:fldCharType="end"/>
      </w:r>
      <w:bookmarkEnd w:id="207"/>
      <w:r w:rsidR="004E4AE4">
        <w:t>: Result chat for language</w:t>
      </w:r>
      <w:r>
        <w:t xml:space="preserve">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08"/>
      <w:r>
        <w:fldChar w:fldCharType="end"/>
      </w:r>
    </w:p>
    <w:p w14:paraId="3ECD4C86" w14:textId="77777777" w:rsidR="004E4AE4" w:rsidRDefault="004E4AE4" w:rsidP="004E4AE4">
      <w:pPr>
        <w:keepNext/>
        <w:jc w:val="center"/>
      </w:pPr>
      <w:r w:rsidRPr="004E4AE4">
        <w:rPr>
          <w:noProof/>
        </w:rPr>
        <w:drawing>
          <wp:inline distT="0" distB="0" distL="0" distR="0" wp14:anchorId="019BF8B0" wp14:editId="27FC961E">
            <wp:extent cx="5270500" cy="2936821"/>
            <wp:effectExtent l="25400" t="25400" r="12700" b="35560"/>
            <wp:docPr id="44" name="Picture 3" descr="672860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04740.png"/>
                    <pic:cNvPicPr>
                      <a:picLocks noChangeAspect="1"/>
                    </pic:cNvPicPr>
                  </pic:nvPicPr>
                  <pic:blipFill>
                    <a:blip r:embed="rId55"/>
                    <a:stretch>
                      <a:fillRect/>
                    </a:stretch>
                  </pic:blipFill>
                  <pic:spPr>
                    <a:xfrm>
                      <a:off x="0" y="0"/>
                      <a:ext cx="5270500" cy="2936821"/>
                    </a:xfrm>
                    <a:prstGeom prst="rect">
                      <a:avLst/>
                    </a:prstGeom>
                    <a:ln>
                      <a:solidFill>
                        <a:srgbClr val="000000"/>
                      </a:solidFill>
                    </a:ln>
                  </pic:spPr>
                </pic:pic>
              </a:graphicData>
            </a:graphic>
          </wp:inline>
        </w:drawing>
      </w:r>
    </w:p>
    <w:p w14:paraId="0190D0AE" w14:textId="2B5FE94A" w:rsidR="00BF29A9" w:rsidRDefault="004E4AE4" w:rsidP="004E4AE4">
      <w:pPr>
        <w:pStyle w:val="Caption"/>
        <w:jc w:val="center"/>
      </w:pPr>
      <w:bookmarkStart w:id="209" w:name="_Ref269232954"/>
      <w:bookmarkStart w:id="210" w:name="_Toc269659908"/>
      <w:r>
        <w:t xml:space="preserve">Table </w:t>
      </w:r>
      <w:r w:rsidR="00412FCE">
        <w:fldChar w:fldCharType="begin"/>
      </w:r>
      <w:r w:rsidR="00412FCE">
        <w:instrText xml:space="preserve"> SEQ Table \* ARABIC </w:instrText>
      </w:r>
      <w:r w:rsidR="00412FCE">
        <w:fldChar w:fldCharType="separate"/>
      </w:r>
      <w:r w:rsidR="0073691D">
        <w:rPr>
          <w:noProof/>
        </w:rPr>
        <w:t>13</w:t>
      </w:r>
      <w:r w:rsidR="00412FCE">
        <w:rPr>
          <w:noProof/>
        </w:rPr>
        <w:fldChar w:fldCharType="end"/>
      </w:r>
      <w:bookmarkEnd w:id="209"/>
      <w:r>
        <w:t xml:space="preserve">: Result data table for language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10"/>
      <w:r>
        <w:fldChar w:fldCharType="end"/>
      </w:r>
    </w:p>
    <w:p w14:paraId="72D2D951" w14:textId="6D9604DE" w:rsidR="00BF29A9" w:rsidRPr="00B10284" w:rsidRDefault="00B10284" w:rsidP="00204626">
      <w:pPr>
        <w:spacing w:line="360" w:lineRule="auto"/>
        <w:jc w:val="both"/>
      </w:pPr>
      <w:r>
        <w:fldChar w:fldCharType="begin"/>
      </w:r>
      <w:r>
        <w:instrText xml:space="preserve"> REF _Ref269234249 \h </w:instrText>
      </w:r>
      <w:r>
        <w:fldChar w:fldCharType="separate"/>
      </w:r>
      <w:r w:rsidR="0073691D">
        <w:t xml:space="preserve">Figure </w:t>
      </w:r>
      <w:r w:rsidR="0073691D">
        <w:rPr>
          <w:noProof/>
        </w:rPr>
        <w:t>39</w:t>
      </w:r>
      <w:r>
        <w:fldChar w:fldCharType="end"/>
      </w:r>
      <w:r>
        <w:t xml:space="preserve"> and </w:t>
      </w:r>
      <w:r>
        <w:fldChar w:fldCharType="begin"/>
      </w:r>
      <w:r>
        <w:instrText xml:space="preserve"> REF _Ref269234263 \h </w:instrText>
      </w:r>
      <w:r>
        <w:fldChar w:fldCharType="separate"/>
      </w:r>
      <w:r w:rsidR="0073691D">
        <w:t xml:space="preserve">Table </w:t>
      </w:r>
      <w:r w:rsidR="0073691D">
        <w:rPr>
          <w:noProof/>
        </w:rPr>
        <w:t>14</w:t>
      </w:r>
      <w:r>
        <w:fldChar w:fldCharType="end"/>
      </w:r>
      <w:r w:rsidR="0095465E">
        <w:t xml:space="preserve"> show the result of the questions in the </w:t>
      </w:r>
      <w:r w:rsidR="006F7550">
        <w:t xml:space="preserve">facets section. </w:t>
      </w:r>
      <w:r w:rsidR="00AE0BF3">
        <w:t xml:space="preserve">60% agree that </w:t>
      </w:r>
      <w:r w:rsidR="003F48C5">
        <w:t>facets help narrowing down the result of the search query.</w:t>
      </w:r>
      <w:r w:rsidR="00E708AE">
        <w:t xml:space="preserve"> However, 40% has no opinion. In the second question, all participants agree that facets are determined in the ontology. Similar results found for both questions three the four. All participants think it is easy to annotation ontology with facets annotation, and displayed facets depend on the ontology and its annotations.</w:t>
      </w:r>
      <w:r>
        <w:tab/>
      </w:r>
    </w:p>
    <w:p w14:paraId="45F61193" w14:textId="77777777" w:rsidR="009214DB" w:rsidRDefault="009214DB" w:rsidP="009214DB">
      <w:pPr>
        <w:keepNext/>
        <w:jc w:val="center"/>
      </w:pPr>
      <w:r w:rsidRPr="009214DB">
        <w:rPr>
          <w:noProof/>
        </w:rPr>
        <w:drawing>
          <wp:inline distT="0" distB="0" distL="0" distR="0" wp14:anchorId="4843F7E9" wp14:editId="307C622B">
            <wp:extent cx="5270500" cy="2484620"/>
            <wp:effectExtent l="25400" t="25400" r="12700" b="30480"/>
            <wp:docPr id="45" name="Picture 3" descr="6728627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27070.png"/>
                    <pic:cNvPicPr>
                      <a:picLocks noChangeAspect="1"/>
                    </pic:cNvPicPr>
                  </pic:nvPicPr>
                  <pic:blipFill>
                    <a:blip r:embed="rId56"/>
                    <a:stretch>
                      <a:fillRect/>
                    </a:stretch>
                  </pic:blipFill>
                  <pic:spPr>
                    <a:xfrm>
                      <a:off x="0" y="0"/>
                      <a:ext cx="5270500" cy="2484620"/>
                    </a:xfrm>
                    <a:prstGeom prst="rect">
                      <a:avLst/>
                    </a:prstGeom>
                    <a:ln>
                      <a:solidFill>
                        <a:srgbClr val="000000"/>
                      </a:solidFill>
                    </a:ln>
                  </pic:spPr>
                </pic:pic>
              </a:graphicData>
            </a:graphic>
          </wp:inline>
        </w:drawing>
      </w:r>
    </w:p>
    <w:p w14:paraId="0E88483E" w14:textId="4600F43A" w:rsidR="00BF29A9" w:rsidRDefault="009214DB" w:rsidP="009214DB">
      <w:pPr>
        <w:pStyle w:val="Caption"/>
        <w:jc w:val="center"/>
      </w:pPr>
      <w:bookmarkStart w:id="211" w:name="_Ref269234249"/>
      <w:bookmarkStart w:id="212" w:name="_Toc269659894"/>
      <w:bookmarkStart w:id="213" w:name="_Ref269234225"/>
      <w:r>
        <w:t xml:space="preserve">Figure </w:t>
      </w:r>
      <w:r w:rsidR="00412FCE">
        <w:fldChar w:fldCharType="begin"/>
      </w:r>
      <w:r w:rsidR="00412FCE">
        <w:instrText xml:space="preserve"> SEQ Figure \* ARABIC </w:instrText>
      </w:r>
      <w:r w:rsidR="00412FCE">
        <w:fldChar w:fldCharType="separate"/>
      </w:r>
      <w:r w:rsidR="0073691D">
        <w:rPr>
          <w:noProof/>
        </w:rPr>
        <w:t>39</w:t>
      </w:r>
      <w:r w:rsidR="00412FCE">
        <w:rPr>
          <w:noProof/>
        </w:rPr>
        <w:fldChar w:fldCharType="end"/>
      </w:r>
      <w:bookmarkEnd w:id="211"/>
      <w:r>
        <w:t xml:space="preserve">: Result chart for facets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12"/>
      <w:r>
        <w:fldChar w:fldCharType="end"/>
      </w:r>
      <w:bookmarkEnd w:id="213"/>
    </w:p>
    <w:p w14:paraId="150A7C81" w14:textId="77777777" w:rsidR="004C3A23" w:rsidRDefault="004C3A23" w:rsidP="004C3A23">
      <w:pPr>
        <w:keepNext/>
        <w:jc w:val="center"/>
      </w:pPr>
      <w:r w:rsidRPr="004C3A23">
        <w:rPr>
          <w:noProof/>
        </w:rPr>
        <w:drawing>
          <wp:inline distT="0" distB="0" distL="0" distR="0" wp14:anchorId="247F1B16" wp14:editId="1432BD94">
            <wp:extent cx="5270500" cy="2821286"/>
            <wp:effectExtent l="25400" t="25400" r="12700" b="24130"/>
            <wp:docPr id="46" name="Picture 3" descr="6728627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27070.png"/>
                    <pic:cNvPicPr>
                      <a:picLocks noChangeAspect="1"/>
                    </pic:cNvPicPr>
                  </pic:nvPicPr>
                  <pic:blipFill>
                    <a:blip r:embed="rId57"/>
                    <a:stretch>
                      <a:fillRect/>
                    </a:stretch>
                  </pic:blipFill>
                  <pic:spPr>
                    <a:xfrm>
                      <a:off x="0" y="0"/>
                      <a:ext cx="5270500" cy="2821286"/>
                    </a:xfrm>
                    <a:prstGeom prst="rect">
                      <a:avLst/>
                    </a:prstGeom>
                    <a:ln>
                      <a:solidFill>
                        <a:srgbClr val="000000"/>
                      </a:solidFill>
                    </a:ln>
                  </pic:spPr>
                </pic:pic>
              </a:graphicData>
            </a:graphic>
          </wp:inline>
        </w:drawing>
      </w:r>
    </w:p>
    <w:p w14:paraId="75D2F5A8" w14:textId="5198E009" w:rsidR="00EB263F" w:rsidRDefault="004C3A23" w:rsidP="004C3A23">
      <w:pPr>
        <w:pStyle w:val="Caption"/>
        <w:jc w:val="center"/>
      </w:pPr>
      <w:bookmarkStart w:id="214" w:name="_Ref269234263"/>
      <w:bookmarkStart w:id="215" w:name="_Toc269659909"/>
      <w:r>
        <w:t xml:space="preserve">Table </w:t>
      </w:r>
      <w:r w:rsidR="00412FCE">
        <w:fldChar w:fldCharType="begin"/>
      </w:r>
      <w:r w:rsidR="00412FCE">
        <w:instrText xml:space="preserve"> SEQ Table \* ARABI</w:instrText>
      </w:r>
      <w:r w:rsidR="00412FCE">
        <w:instrText xml:space="preserve">C </w:instrText>
      </w:r>
      <w:r w:rsidR="00412FCE">
        <w:fldChar w:fldCharType="separate"/>
      </w:r>
      <w:r w:rsidR="0073691D">
        <w:rPr>
          <w:noProof/>
        </w:rPr>
        <w:t>14</w:t>
      </w:r>
      <w:r w:rsidR="00412FCE">
        <w:rPr>
          <w:noProof/>
        </w:rPr>
        <w:fldChar w:fldCharType="end"/>
      </w:r>
      <w:bookmarkEnd w:id="214"/>
      <w:r>
        <w:t xml:space="preserve">: Result data table for facets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15"/>
      <w:r>
        <w:fldChar w:fldCharType="end"/>
      </w:r>
    </w:p>
    <w:p w14:paraId="3927234B" w14:textId="2213E3DA" w:rsidR="00EB263F" w:rsidRDefault="001A4070" w:rsidP="006F6B93">
      <w:pPr>
        <w:spacing w:line="360" w:lineRule="auto"/>
        <w:jc w:val="both"/>
      </w:pPr>
      <w:r>
        <w:fldChar w:fldCharType="begin"/>
      </w:r>
      <w:r>
        <w:instrText xml:space="preserve"> REF _Ref269235501 \h </w:instrText>
      </w:r>
      <w:r>
        <w:fldChar w:fldCharType="separate"/>
      </w:r>
      <w:r w:rsidR="0073691D">
        <w:t xml:space="preserve">Figure </w:t>
      </w:r>
      <w:r w:rsidR="0073691D">
        <w:rPr>
          <w:noProof/>
        </w:rPr>
        <w:t>40</w:t>
      </w:r>
      <w:r>
        <w:fldChar w:fldCharType="end"/>
      </w:r>
      <w:r>
        <w:t xml:space="preserve"> and </w:t>
      </w:r>
      <w:r>
        <w:fldChar w:fldCharType="begin"/>
      </w:r>
      <w:r>
        <w:instrText xml:space="preserve"> REF _Ref269235484 \h </w:instrText>
      </w:r>
      <w:r>
        <w:fldChar w:fldCharType="separate"/>
      </w:r>
      <w:r w:rsidR="0073691D">
        <w:t xml:space="preserve">Table </w:t>
      </w:r>
      <w:r w:rsidR="0073691D">
        <w:rPr>
          <w:noProof/>
        </w:rPr>
        <w:t>15</w:t>
      </w:r>
      <w:r>
        <w:fldChar w:fldCharType="end"/>
      </w:r>
      <w:r w:rsidR="00510060">
        <w:t xml:space="preserve"> shows the result of the instructions section that contains only one question.</w:t>
      </w:r>
      <w:r w:rsidR="00D54483">
        <w:t xml:space="preserve"> 100% agrees that the given instructions were easy to follow.</w:t>
      </w:r>
    </w:p>
    <w:p w14:paraId="17FE95C0" w14:textId="77777777" w:rsidR="00A6706C" w:rsidRDefault="00A6706C" w:rsidP="00A6706C">
      <w:pPr>
        <w:keepNext/>
        <w:jc w:val="center"/>
      </w:pPr>
      <w:r w:rsidRPr="00A6706C">
        <w:rPr>
          <w:noProof/>
        </w:rPr>
        <w:drawing>
          <wp:inline distT="0" distB="0" distL="0" distR="0" wp14:anchorId="2900C081" wp14:editId="73B9037A">
            <wp:extent cx="5270500" cy="2218144"/>
            <wp:effectExtent l="25400" t="25400" r="12700" b="17145"/>
            <wp:docPr id="47" name="Picture 3" descr="6728806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806360.png"/>
                    <pic:cNvPicPr>
                      <a:picLocks noChangeAspect="1"/>
                    </pic:cNvPicPr>
                  </pic:nvPicPr>
                  <pic:blipFill>
                    <a:blip r:embed="rId58"/>
                    <a:stretch>
                      <a:fillRect/>
                    </a:stretch>
                  </pic:blipFill>
                  <pic:spPr>
                    <a:xfrm>
                      <a:off x="0" y="0"/>
                      <a:ext cx="5270500" cy="2218144"/>
                    </a:xfrm>
                    <a:prstGeom prst="rect">
                      <a:avLst/>
                    </a:prstGeom>
                    <a:ln>
                      <a:solidFill>
                        <a:srgbClr val="000000"/>
                      </a:solidFill>
                    </a:ln>
                  </pic:spPr>
                </pic:pic>
              </a:graphicData>
            </a:graphic>
          </wp:inline>
        </w:drawing>
      </w:r>
    </w:p>
    <w:p w14:paraId="50B0D225" w14:textId="12C2EDD0" w:rsidR="00A6706C" w:rsidRDefault="00A6706C" w:rsidP="00A6706C">
      <w:pPr>
        <w:pStyle w:val="Caption"/>
        <w:jc w:val="center"/>
      </w:pPr>
      <w:bookmarkStart w:id="216" w:name="_Ref269235501"/>
      <w:bookmarkStart w:id="217" w:name="_Toc269659895"/>
      <w:bookmarkStart w:id="218" w:name="_Ref269235497"/>
      <w:r>
        <w:t xml:space="preserve">Figure </w:t>
      </w:r>
      <w:r w:rsidR="00412FCE">
        <w:fldChar w:fldCharType="begin"/>
      </w:r>
      <w:r w:rsidR="00412FCE">
        <w:instrText xml:space="preserve"> SEQ Figure \* ARABIC </w:instrText>
      </w:r>
      <w:r w:rsidR="00412FCE">
        <w:fldChar w:fldCharType="separate"/>
      </w:r>
      <w:r w:rsidR="0073691D">
        <w:rPr>
          <w:noProof/>
        </w:rPr>
        <w:t>40</w:t>
      </w:r>
      <w:r w:rsidR="00412FCE">
        <w:rPr>
          <w:noProof/>
        </w:rPr>
        <w:fldChar w:fldCharType="end"/>
      </w:r>
      <w:bookmarkEnd w:id="216"/>
      <w:r>
        <w:t xml:space="preserve">: Result instructions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17"/>
      <w:r>
        <w:fldChar w:fldCharType="end"/>
      </w:r>
      <w:bookmarkEnd w:id="218"/>
    </w:p>
    <w:p w14:paraId="67FE8415" w14:textId="77777777" w:rsidR="00457067" w:rsidRDefault="00457067" w:rsidP="00457067">
      <w:pPr>
        <w:keepNext/>
        <w:jc w:val="center"/>
      </w:pPr>
      <w:r w:rsidRPr="00457067">
        <w:rPr>
          <w:noProof/>
        </w:rPr>
        <w:drawing>
          <wp:inline distT="0" distB="0" distL="0" distR="0" wp14:anchorId="750D023F" wp14:editId="54D6119F">
            <wp:extent cx="5270500" cy="1108762"/>
            <wp:effectExtent l="25400" t="25400" r="12700" b="34290"/>
            <wp:docPr id="48" name="Picture 3" descr="6728806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806360.png"/>
                    <pic:cNvPicPr>
                      <a:picLocks noChangeAspect="1"/>
                    </pic:cNvPicPr>
                  </pic:nvPicPr>
                  <pic:blipFill>
                    <a:blip r:embed="rId59"/>
                    <a:stretch>
                      <a:fillRect/>
                    </a:stretch>
                  </pic:blipFill>
                  <pic:spPr>
                    <a:xfrm>
                      <a:off x="0" y="0"/>
                      <a:ext cx="5270500" cy="1108762"/>
                    </a:xfrm>
                    <a:prstGeom prst="rect">
                      <a:avLst/>
                    </a:prstGeom>
                    <a:ln>
                      <a:solidFill>
                        <a:srgbClr val="000000"/>
                      </a:solidFill>
                    </a:ln>
                  </pic:spPr>
                </pic:pic>
              </a:graphicData>
            </a:graphic>
          </wp:inline>
        </w:drawing>
      </w:r>
    </w:p>
    <w:p w14:paraId="3E0BC304" w14:textId="4A989DF5" w:rsidR="00457CD8" w:rsidRDefault="00457067" w:rsidP="00457067">
      <w:pPr>
        <w:pStyle w:val="Caption"/>
        <w:jc w:val="center"/>
      </w:pPr>
      <w:bookmarkStart w:id="219" w:name="_Ref269235484"/>
      <w:bookmarkStart w:id="220" w:name="_Toc269659910"/>
      <w:r>
        <w:t xml:space="preserve">Table </w:t>
      </w:r>
      <w:r w:rsidR="00412FCE">
        <w:fldChar w:fldCharType="begin"/>
      </w:r>
      <w:r w:rsidR="00412FCE">
        <w:instrText xml:space="preserve"> SEQ Table \* ARABIC </w:instrText>
      </w:r>
      <w:r w:rsidR="00412FCE">
        <w:fldChar w:fldCharType="separate"/>
      </w:r>
      <w:r w:rsidR="0073691D">
        <w:rPr>
          <w:noProof/>
        </w:rPr>
        <w:t>15</w:t>
      </w:r>
      <w:r w:rsidR="00412FCE">
        <w:rPr>
          <w:noProof/>
        </w:rPr>
        <w:fldChar w:fldCharType="end"/>
      </w:r>
      <w:bookmarkEnd w:id="219"/>
      <w:r>
        <w:t xml:space="preserve">: Result data table for instructions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20"/>
      <w:r>
        <w:fldChar w:fldCharType="end"/>
      </w:r>
    </w:p>
    <w:p w14:paraId="05229A46" w14:textId="16F7959E" w:rsidR="00E21CAE" w:rsidRPr="00825A9B" w:rsidRDefault="00C16494" w:rsidP="00E21CAE">
      <w:pPr>
        <w:spacing w:line="360" w:lineRule="auto"/>
        <w:jc w:val="both"/>
      </w:pPr>
      <w:r>
        <w:t>The last section is feedback section.</w:t>
      </w:r>
      <w:r w:rsidR="00842716">
        <w:t xml:space="preserve"> Feedbacks </w:t>
      </w:r>
      <w:r w:rsidR="00005B5C">
        <w:t>were</w:t>
      </w:r>
      <w:r w:rsidR="00842716">
        <w:t xml:space="preserve"> about allowing more than one filter to be selected and percentage of a language is not shown. </w:t>
      </w:r>
      <w:r w:rsidR="00E21CAE">
        <w:t>All feedback</w:t>
      </w:r>
      <w:r w:rsidR="00D84779">
        <w:t>s</w:t>
      </w:r>
      <w:r w:rsidR="00E21CAE">
        <w:t xml:space="preserve"> are true in some sense. </w:t>
      </w:r>
      <w:r w:rsidR="005851AE">
        <w:t xml:space="preserve">Allowing more than one filter to be selected could be more desirable. </w:t>
      </w:r>
      <w:r w:rsidR="00B80EB9">
        <w:t>As for the percent</w:t>
      </w:r>
      <w:r w:rsidR="004031B8">
        <w:t>age of languages, it is shown but</w:t>
      </w:r>
      <w:r w:rsidR="00B80EB9">
        <w:t xml:space="preserve"> </w:t>
      </w:r>
      <w:r w:rsidR="004031B8">
        <w:t>user needs</w:t>
      </w:r>
      <w:r w:rsidR="00B80EB9">
        <w:t xml:space="preserve"> to </w:t>
      </w:r>
      <w:r w:rsidR="007D5834">
        <w:t>hover</w:t>
      </w:r>
      <w:r w:rsidR="00B80EB9">
        <w:t xml:space="preserve"> over the language to see the percentage. However, this can be enhanced in the future.</w:t>
      </w:r>
    </w:p>
    <w:p w14:paraId="286E0B45" w14:textId="1BDCA101" w:rsidR="003C39FF" w:rsidRDefault="00625A5B" w:rsidP="00556A95">
      <w:pPr>
        <w:pStyle w:val="Heading3"/>
        <w:spacing w:line="360" w:lineRule="auto"/>
        <w:jc w:val="both"/>
        <w:rPr>
          <w:rFonts w:cs="Times New Roman"/>
        </w:rPr>
      </w:pPr>
      <w:bookmarkStart w:id="221" w:name="_Toc269907915"/>
      <w:r>
        <w:rPr>
          <w:rFonts w:cs="Times New Roman"/>
        </w:rPr>
        <w:t>Critical Analysis</w:t>
      </w:r>
      <w:bookmarkEnd w:id="221"/>
    </w:p>
    <w:p w14:paraId="5B43C940" w14:textId="2919D957" w:rsidR="00FB3F7D" w:rsidRDefault="009E533F" w:rsidP="00556A95">
      <w:pPr>
        <w:spacing w:line="360" w:lineRule="auto"/>
        <w:jc w:val="both"/>
      </w:pPr>
      <w:r>
        <w:t xml:space="preserve">In the project evaluation plan section </w:t>
      </w:r>
      <w:r>
        <w:fldChar w:fldCharType="begin"/>
      </w:r>
      <w:r>
        <w:instrText xml:space="preserve"> REF _Ref269236673 \r \h </w:instrText>
      </w:r>
      <w:r>
        <w:fldChar w:fldCharType="separate"/>
      </w:r>
      <w:r w:rsidR="0073691D">
        <w:t>3.3</w:t>
      </w:r>
      <w:r>
        <w:fldChar w:fldCharType="end"/>
      </w:r>
      <w:r w:rsidR="00D11604">
        <w:t xml:space="preserve">, there are </w:t>
      </w:r>
      <w:r w:rsidR="001A487E">
        <w:t>five measures that are been used to evaluate the project</w:t>
      </w:r>
      <w:r w:rsidR="00874E77">
        <w:t>.</w:t>
      </w:r>
      <w:r w:rsidR="00442C2D">
        <w:t xml:space="preserve"> </w:t>
      </w:r>
      <w:r w:rsidR="00A35DE0">
        <w:t>Those measure</w:t>
      </w:r>
      <w:r w:rsidR="000F349B">
        <w:t>s</w:t>
      </w:r>
      <w:r w:rsidR="00A35DE0">
        <w:t xml:space="preserve"> intersect with</w:t>
      </w:r>
      <w:r w:rsidR="003105BB">
        <w:t xml:space="preserve"> the evaluation questions </w:t>
      </w:r>
      <w:r w:rsidR="001C2D7D">
        <w:t xml:space="preserve">in section </w:t>
      </w:r>
      <w:r w:rsidR="001C2D7D">
        <w:fldChar w:fldCharType="begin"/>
      </w:r>
      <w:r w:rsidR="001C2D7D">
        <w:instrText xml:space="preserve"> REF _Ref269221162 \r \h </w:instrText>
      </w:r>
      <w:r w:rsidR="001C2D7D">
        <w:fldChar w:fldCharType="separate"/>
      </w:r>
      <w:r w:rsidR="0073691D">
        <w:t>6.1.1</w:t>
      </w:r>
      <w:r w:rsidR="001C2D7D">
        <w:fldChar w:fldCharType="end"/>
      </w:r>
      <w:r w:rsidR="00A35DE0">
        <w:t xml:space="preserve"> intersect to finally evaluate the whole project.</w:t>
      </w:r>
    </w:p>
    <w:tbl>
      <w:tblPr>
        <w:tblStyle w:val="TableGrid"/>
        <w:tblW w:w="8752" w:type="dxa"/>
        <w:jc w:val="center"/>
        <w:tblLook w:val="06A0" w:firstRow="1" w:lastRow="0" w:firstColumn="1" w:lastColumn="0" w:noHBand="1" w:noVBand="1"/>
      </w:tblPr>
      <w:tblGrid>
        <w:gridCol w:w="1670"/>
        <w:gridCol w:w="1468"/>
        <w:gridCol w:w="1396"/>
        <w:gridCol w:w="1401"/>
        <w:gridCol w:w="1350"/>
        <w:gridCol w:w="1467"/>
      </w:tblGrid>
      <w:tr w:rsidR="00442C2D" w14:paraId="3FA6DF6B" w14:textId="77777777" w:rsidTr="00D902A8">
        <w:trPr>
          <w:jc w:val="center"/>
        </w:trPr>
        <w:tc>
          <w:tcPr>
            <w:tcW w:w="1563" w:type="dxa"/>
            <w:vAlign w:val="center"/>
          </w:tcPr>
          <w:p w14:paraId="1563F7D2" w14:textId="77777777" w:rsidR="00442C2D" w:rsidRPr="00F41316" w:rsidRDefault="00442C2D" w:rsidP="00442C2D">
            <w:pPr>
              <w:spacing w:line="360" w:lineRule="auto"/>
              <w:jc w:val="center"/>
              <w:rPr>
                <w:b/>
              </w:rPr>
            </w:pPr>
          </w:p>
        </w:tc>
        <w:tc>
          <w:tcPr>
            <w:tcW w:w="1478" w:type="dxa"/>
            <w:vAlign w:val="center"/>
          </w:tcPr>
          <w:p w14:paraId="3726F9B9" w14:textId="6359BED4" w:rsidR="00442C2D" w:rsidRPr="00F41316" w:rsidRDefault="00442C2D" w:rsidP="00442C2D">
            <w:pPr>
              <w:spacing w:line="360" w:lineRule="auto"/>
              <w:jc w:val="center"/>
              <w:rPr>
                <w:b/>
                <w:sz w:val="20"/>
                <w:szCs w:val="20"/>
              </w:rPr>
            </w:pPr>
            <w:r w:rsidRPr="00F41316">
              <w:rPr>
                <w:b/>
                <w:sz w:val="20"/>
                <w:szCs w:val="20"/>
              </w:rPr>
              <w:t>Deliverability</w:t>
            </w:r>
          </w:p>
        </w:tc>
        <w:tc>
          <w:tcPr>
            <w:tcW w:w="1410" w:type="dxa"/>
            <w:vAlign w:val="center"/>
          </w:tcPr>
          <w:p w14:paraId="6D46FE27" w14:textId="50FA9DA7" w:rsidR="00442C2D" w:rsidRPr="00F41316" w:rsidRDefault="00442C2D" w:rsidP="00442C2D">
            <w:pPr>
              <w:spacing w:line="360" w:lineRule="auto"/>
              <w:jc w:val="center"/>
              <w:rPr>
                <w:b/>
                <w:sz w:val="20"/>
                <w:szCs w:val="20"/>
              </w:rPr>
            </w:pPr>
            <w:r w:rsidRPr="00F41316">
              <w:rPr>
                <w:b/>
                <w:sz w:val="20"/>
                <w:szCs w:val="20"/>
              </w:rPr>
              <w:t>Accessibility</w:t>
            </w:r>
          </w:p>
        </w:tc>
        <w:tc>
          <w:tcPr>
            <w:tcW w:w="1412" w:type="dxa"/>
            <w:vAlign w:val="center"/>
          </w:tcPr>
          <w:p w14:paraId="5791171A" w14:textId="2654CFEF" w:rsidR="00442C2D" w:rsidRPr="00F41316" w:rsidRDefault="00442C2D" w:rsidP="00442C2D">
            <w:pPr>
              <w:spacing w:line="360" w:lineRule="auto"/>
              <w:jc w:val="center"/>
              <w:rPr>
                <w:b/>
                <w:sz w:val="20"/>
                <w:szCs w:val="20"/>
              </w:rPr>
            </w:pPr>
            <w:r w:rsidRPr="00F41316">
              <w:rPr>
                <w:b/>
                <w:sz w:val="20"/>
                <w:szCs w:val="20"/>
              </w:rPr>
              <w:t>(Re)usability</w:t>
            </w:r>
          </w:p>
        </w:tc>
        <w:tc>
          <w:tcPr>
            <w:tcW w:w="1350" w:type="dxa"/>
            <w:vAlign w:val="center"/>
          </w:tcPr>
          <w:p w14:paraId="743020E0" w14:textId="7E7B5A69" w:rsidR="00442C2D" w:rsidRPr="00F41316" w:rsidRDefault="00442C2D" w:rsidP="00442C2D">
            <w:pPr>
              <w:spacing w:line="360" w:lineRule="auto"/>
              <w:jc w:val="center"/>
              <w:rPr>
                <w:b/>
                <w:sz w:val="20"/>
                <w:szCs w:val="20"/>
              </w:rPr>
            </w:pPr>
            <w:r w:rsidRPr="00F41316">
              <w:rPr>
                <w:b/>
                <w:sz w:val="20"/>
                <w:szCs w:val="20"/>
              </w:rPr>
              <w:t>Easily Configurable</w:t>
            </w:r>
          </w:p>
        </w:tc>
        <w:tc>
          <w:tcPr>
            <w:tcW w:w="1539" w:type="dxa"/>
            <w:vAlign w:val="center"/>
          </w:tcPr>
          <w:p w14:paraId="756A28CF" w14:textId="378EF0F8" w:rsidR="00442C2D" w:rsidRPr="00F41316" w:rsidRDefault="00442C2D" w:rsidP="00442C2D">
            <w:pPr>
              <w:spacing w:line="360" w:lineRule="auto"/>
              <w:jc w:val="center"/>
              <w:rPr>
                <w:b/>
                <w:sz w:val="20"/>
                <w:szCs w:val="20"/>
              </w:rPr>
            </w:pPr>
            <w:r w:rsidRPr="00F41316">
              <w:rPr>
                <w:b/>
                <w:sz w:val="20"/>
                <w:szCs w:val="20"/>
              </w:rPr>
              <w:t>Narrow down search query</w:t>
            </w:r>
          </w:p>
        </w:tc>
      </w:tr>
      <w:tr w:rsidR="00442C2D" w14:paraId="02743CC3" w14:textId="77777777" w:rsidTr="00D902A8">
        <w:trPr>
          <w:jc w:val="center"/>
        </w:trPr>
        <w:tc>
          <w:tcPr>
            <w:tcW w:w="1563" w:type="dxa"/>
            <w:vAlign w:val="center"/>
          </w:tcPr>
          <w:p w14:paraId="7FD5F0A5" w14:textId="6569A8B5" w:rsidR="00442C2D" w:rsidRPr="00F1404F" w:rsidRDefault="00442C2D" w:rsidP="002A565B">
            <w:pPr>
              <w:spacing w:line="360" w:lineRule="auto"/>
              <w:rPr>
                <w:b/>
              </w:rPr>
            </w:pPr>
            <w:r w:rsidRPr="00F1404F">
              <w:rPr>
                <w:b/>
              </w:rPr>
              <w:t>Configuration</w:t>
            </w:r>
          </w:p>
        </w:tc>
        <w:tc>
          <w:tcPr>
            <w:tcW w:w="1478" w:type="dxa"/>
            <w:vAlign w:val="center"/>
          </w:tcPr>
          <w:p w14:paraId="4D7DF5E8" w14:textId="37ED3B39" w:rsidR="00442C2D" w:rsidRDefault="006D3818" w:rsidP="002A565B">
            <w:pPr>
              <w:spacing w:line="360" w:lineRule="auto"/>
              <w:jc w:val="center"/>
            </w:pPr>
            <w:r>
              <w:t>X</w:t>
            </w:r>
          </w:p>
        </w:tc>
        <w:tc>
          <w:tcPr>
            <w:tcW w:w="1410" w:type="dxa"/>
            <w:vAlign w:val="center"/>
          </w:tcPr>
          <w:p w14:paraId="744FAACE" w14:textId="2079938D" w:rsidR="00442C2D" w:rsidRDefault="006D3818" w:rsidP="002A565B">
            <w:pPr>
              <w:spacing w:line="360" w:lineRule="auto"/>
              <w:jc w:val="center"/>
            </w:pPr>
            <w:r>
              <w:t>X</w:t>
            </w:r>
          </w:p>
        </w:tc>
        <w:tc>
          <w:tcPr>
            <w:tcW w:w="1412" w:type="dxa"/>
            <w:vAlign w:val="center"/>
          </w:tcPr>
          <w:p w14:paraId="2F58A5C3" w14:textId="5CA178AC" w:rsidR="00442C2D" w:rsidRDefault="006D3818" w:rsidP="002A565B">
            <w:pPr>
              <w:spacing w:line="360" w:lineRule="auto"/>
              <w:jc w:val="center"/>
            </w:pPr>
            <w:r>
              <w:t>X</w:t>
            </w:r>
          </w:p>
        </w:tc>
        <w:tc>
          <w:tcPr>
            <w:tcW w:w="1350" w:type="dxa"/>
            <w:vAlign w:val="center"/>
          </w:tcPr>
          <w:p w14:paraId="76DBE64E" w14:textId="399F3C12" w:rsidR="00442C2D" w:rsidRDefault="006D3818" w:rsidP="002A565B">
            <w:pPr>
              <w:spacing w:line="360" w:lineRule="auto"/>
              <w:jc w:val="center"/>
            </w:pPr>
            <w:r>
              <w:t>X</w:t>
            </w:r>
          </w:p>
        </w:tc>
        <w:tc>
          <w:tcPr>
            <w:tcW w:w="1539" w:type="dxa"/>
            <w:vAlign w:val="center"/>
          </w:tcPr>
          <w:p w14:paraId="6D1F2E93" w14:textId="77777777" w:rsidR="00442C2D" w:rsidRDefault="00442C2D" w:rsidP="002A565B">
            <w:pPr>
              <w:spacing w:line="360" w:lineRule="auto"/>
              <w:jc w:val="center"/>
            </w:pPr>
          </w:p>
        </w:tc>
      </w:tr>
      <w:tr w:rsidR="00442C2D" w14:paraId="0064186C" w14:textId="77777777" w:rsidTr="00D902A8">
        <w:trPr>
          <w:jc w:val="center"/>
        </w:trPr>
        <w:tc>
          <w:tcPr>
            <w:tcW w:w="1563" w:type="dxa"/>
            <w:vAlign w:val="center"/>
          </w:tcPr>
          <w:p w14:paraId="404BBC10" w14:textId="217A1740" w:rsidR="00442C2D" w:rsidRPr="00F1404F" w:rsidRDefault="00442C2D" w:rsidP="002A565B">
            <w:pPr>
              <w:spacing w:line="360" w:lineRule="auto"/>
              <w:rPr>
                <w:b/>
              </w:rPr>
            </w:pPr>
            <w:r w:rsidRPr="00F1404F">
              <w:rPr>
                <w:b/>
              </w:rPr>
              <w:t>Views</w:t>
            </w:r>
          </w:p>
        </w:tc>
        <w:tc>
          <w:tcPr>
            <w:tcW w:w="1478" w:type="dxa"/>
            <w:vAlign w:val="center"/>
          </w:tcPr>
          <w:p w14:paraId="347A86A2" w14:textId="2305D007" w:rsidR="00442C2D" w:rsidRDefault="006D3818" w:rsidP="002A565B">
            <w:pPr>
              <w:spacing w:line="360" w:lineRule="auto"/>
              <w:jc w:val="center"/>
            </w:pPr>
            <w:r>
              <w:t>X</w:t>
            </w:r>
          </w:p>
        </w:tc>
        <w:tc>
          <w:tcPr>
            <w:tcW w:w="1410" w:type="dxa"/>
            <w:vAlign w:val="center"/>
          </w:tcPr>
          <w:p w14:paraId="5B8BD702" w14:textId="731E4CB4" w:rsidR="00442C2D" w:rsidRDefault="006D3818" w:rsidP="002A565B">
            <w:pPr>
              <w:spacing w:line="360" w:lineRule="auto"/>
              <w:jc w:val="center"/>
            </w:pPr>
            <w:r>
              <w:t>X</w:t>
            </w:r>
          </w:p>
        </w:tc>
        <w:tc>
          <w:tcPr>
            <w:tcW w:w="1412" w:type="dxa"/>
            <w:vAlign w:val="center"/>
          </w:tcPr>
          <w:p w14:paraId="1EC43F9F" w14:textId="77777777" w:rsidR="00442C2D" w:rsidRDefault="00442C2D" w:rsidP="002A565B">
            <w:pPr>
              <w:spacing w:line="360" w:lineRule="auto"/>
              <w:jc w:val="center"/>
            </w:pPr>
          </w:p>
        </w:tc>
        <w:tc>
          <w:tcPr>
            <w:tcW w:w="1350" w:type="dxa"/>
            <w:vAlign w:val="center"/>
          </w:tcPr>
          <w:p w14:paraId="69C96CB5" w14:textId="77777777" w:rsidR="00442C2D" w:rsidRDefault="00442C2D" w:rsidP="002A565B">
            <w:pPr>
              <w:spacing w:line="360" w:lineRule="auto"/>
              <w:jc w:val="center"/>
            </w:pPr>
          </w:p>
        </w:tc>
        <w:tc>
          <w:tcPr>
            <w:tcW w:w="1539" w:type="dxa"/>
            <w:vAlign w:val="center"/>
          </w:tcPr>
          <w:p w14:paraId="6F5C5390" w14:textId="77777777" w:rsidR="00442C2D" w:rsidRDefault="00442C2D" w:rsidP="002A565B">
            <w:pPr>
              <w:spacing w:line="360" w:lineRule="auto"/>
              <w:jc w:val="center"/>
            </w:pPr>
          </w:p>
        </w:tc>
      </w:tr>
      <w:tr w:rsidR="00442C2D" w14:paraId="07DED1F5" w14:textId="77777777" w:rsidTr="00D902A8">
        <w:trPr>
          <w:jc w:val="center"/>
        </w:trPr>
        <w:tc>
          <w:tcPr>
            <w:tcW w:w="1563" w:type="dxa"/>
            <w:vAlign w:val="center"/>
          </w:tcPr>
          <w:p w14:paraId="1B098F2C" w14:textId="63D570AA" w:rsidR="00442C2D" w:rsidRPr="00F1404F" w:rsidRDefault="00442C2D" w:rsidP="002A565B">
            <w:pPr>
              <w:spacing w:line="360" w:lineRule="auto"/>
              <w:rPr>
                <w:b/>
              </w:rPr>
            </w:pPr>
            <w:r w:rsidRPr="00F1404F">
              <w:rPr>
                <w:b/>
              </w:rPr>
              <w:t>Tree Filtering</w:t>
            </w:r>
          </w:p>
        </w:tc>
        <w:tc>
          <w:tcPr>
            <w:tcW w:w="1478" w:type="dxa"/>
            <w:vAlign w:val="center"/>
          </w:tcPr>
          <w:p w14:paraId="58C65DB5" w14:textId="310A599C" w:rsidR="00442C2D" w:rsidRDefault="006D3818" w:rsidP="002A565B">
            <w:pPr>
              <w:spacing w:line="360" w:lineRule="auto"/>
              <w:jc w:val="center"/>
            </w:pPr>
            <w:r>
              <w:t>X</w:t>
            </w:r>
          </w:p>
        </w:tc>
        <w:tc>
          <w:tcPr>
            <w:tcW w:w="1410" w:type="dxa"/>
            <w:vAlign w:val="center"/>
          </w:tcPr>
          <w:p w14:paraId="4D05BEFF" w14:textId="77777777" w:rsidR="00442C2D" w:rsidRDefault="00442C2D" w:rsidP="002A565B">
            <w:pPr>
              <w:spacing w:line="360" w:lineRule="auto"/>
              <w:jc w:val="center"/>
            </w:pPr>
          </w:p>
        </w:tc>
        <w:tc>
          <w:tcPr>
            <w:tcW w:w="1412" w:type="dxa"/>
            <w:vAlign w:val="center"/>
          </w:tcPr>
          <w:p w14:paraId="707D1918" w14:textId="77777777" w:rsidR="00442C2D" w:rsidRDefault="00442C2D" w:rsidP="002A565B">
            <w:pPr>
              <w:spacing w:line="360" w:lineRule="auto"/>
              <w:jc w:val="center"/>
            </w:pPr>
          </w:p>
        </w:tc>
        <w:tc>
          <w:tcPr>
            <w:tcW w:w="1350" w:type="dxa"/>
            <w:vAlign w:val="center"/>
          </w:tcPr>
          <w:p w14:paraId="0A38B378" w14:textId="2CD0535C" w:rsidR="00442C2D" w:rsidRDefault="006D3818" w:rsidP="002A565B">
            <w:pPr>
              <w:spacing w:line="360" w:lineRule="auto"/>
              <w:jc w:val="center"/>
            </w:pPr>
            <w:r>
              <w:t>X</w:t>
            </w:r>
          </w:p>
        </w:tc>
        <w:tc>
          <w:tcPr>
            <w:tcW w:w="1539" w:type="dxa"/>
            <w:vAlign w:val="center"/>
          </w:tcPr>
          <w:p w14:paraId="3C49BEE9" w14:textId="77777777" w:rsidR="00442C2D" w:rsidRDefault="00442C2D" w:rsidP="002A565B">
            <w:pPr>
              <w:spacing w:line="360" w:lineRule="auto"/>
              <w:jc w:val="center"/>
            </w:pPr>
          </w:p>
        </w:tc>
      </w:tr>
      <w:tr w:rsidR="00442C2D" w14:paraId="27597C9A" w14:textId="77777777" w:rsidTr="00D902A8">
        <w:trPr>
          <w:jc w:val="center"/>
        </w:trPr>
        <w:tc>
          <w:tcPr>
            <w:tcW w:w="1563" w:type="dxa"/>
            <w:vAlign w:val="center"/>
          </w:tcPr>
          <w:p w14:paraId="0A2956CF" w14:textId="48721365" w:rsidR="00442C2D" w:rsidRPr="00F1404F" w:rsidRDefault="00442C2D" w:rsidP="002A565B">
            <w:pPr>
              <w:spacing w:line="360" w:lineRule="auto"/>
              <w:rPr>
                <w:b/>
              </w:rPr>
            </w:pPr>
            <w:r w:rsidRPr="00F1404F">
              <w:rPr>
                <w:b/>
              </w:rPr>
              <w:t>List Filtering</w:t>
            </w:r>
          </w:p>
        </w:tc>
        <w:tc>
          <w:tcPr>
            <w:tcW w:w="1478" w:type="dxa"/>
            <w:vAlign w:val="center"/>
          </w:tcPr>
          <w:p w14:paraId="6EF3FC84" w14:textId="751C90EE" w:rsidR="00442C2D" w:rsidRDefault="006D3818" w:rsidP="002A565B">
            <w:pPr>
              <w:spacing w:line="360" w:lineRule="auto"/>
              <w:jc w:val="center"/>
            </w:pPr>
            <w:r>
              <w:t>X</w:t>
            </w:r>
          </w:p>
        </w:tc>
        <w:tc>
          <w:tcPr>
            <w:tcW w:w="1410" w:type="dxa"/>
            <w:vAlign w:val="center"/>
          </w:tcPr>
          <w:p w14:paraId="212B526F" w14:textId="77777777" w:rsidR="00442C2D" w:rsidRDefault="00442C2D" w:rsidP="002A565B">
            <w:pPr>
              <w:spacing w:line="360" w:lineRule="auto"/>
              <w:jc w:val="center"/>
            </w:pPr>
          </w:p>
        </w:tc>
        <w:tc>
          <w:tcPr>
            <w:tcW w:w="1412" w:type="dxa"/>
            <w:vAlign w:val="center"/>
          </w:tcPr>
          <w:p w14:paraId="1606372E" w14:textId="77777777" w:rsidR="00442C2D" w:rsidRDefault="00442C2D" w:rsidP="002A565B">
            <w:pPr>
              <w:spacing w:line="360" w:lineRule="auto"/>
              <w:jc w:val="center"/>
            </w:pPr>
          </w:p>
        </w:tc>
        <w:tc>
          <w:tcPr>
            <w:tcW w:w="1350" w:type="dxa"/>
            <w:vAlign w:val="center"/>
          </w:tcPr>
          <w:p w14:paraId="077FA4CC" w14:textId="77777777" w:rsidR="00442C2D" w:rsidRDefault="00442C2D" w:rsidP="002A565B">
            <w:pPr>
              <w:spacing w:line="360" w:lineRule="auto"/>
              <w:jc w:val="center"/>
            </w:pPr>
          </w:p>
        </w:tc>
        <w:tc>
          <w:tcPr>
            <w:tcW w:w="1539" w:type="dxa"/>
            <w:vAlign w:val="center"/>
          </w:tcPr>
          <w:p w14:paraId="46E1EBB8" w14:textId="77777777" w:rsidR="00442C2D" w:rsidRDefault="00442C2D" w:rsidP="002A565B">
            <w:pPr>
              <w:spacing w:line="360" w:lineRule="auto"/>
              <w:jc w:val="center"/>
            </w:pPr>
          </w:p>
        </w:tc>
      </w:tr>
      <w:tr w:rsidR="00442C2D" w14:paraId="2253F415" w14:textId="77777777" w:rsidTr="00D902A8">
        <w:trPr>
          <w:jc w:val="center"/>
        </w:trPr>
        <w:tc>
          <w:tcPr>
            <w:tcW w:w="1563" w:type="dxa"/>
            <w:vAlign w:val="center"/>
          </w:tcPr>
          <w:p w14:paraId="2F0DE375" w14:textId="70B47DDC" w:rsidR="00442C2D" w:rsidRPr="00F1404F" w:rsidRDefault="00442C2D" w:rsidP="002A565B">
            <w:pPr>
              <w:spacing w:line="360" w:lineRule="auto"/>
              <w:rPr>
                <w:b/>
              </w:rPr>
            </w:pPr>
            <w:r w:rsidRPr="00F1404F">
              <w:rPr>
                <w:b/>
              </w:rPr>
              <w:t>Languages</w:t>
            </w:r>
          </w:p>
        </w:tc>
        <w:tc>
          <w:tcPr>
            <w:tcW w:w="1478" w:type="dxa"/>
            <w:vAlign w:val="center"/>
          </w:tcPr>
          <w:p w14:paraId="42DBCC3B" w14:textId="63F103CD" w:rsidR="00442C2D" w:rsidRDefault="006D3818" w:rsidP="002A565B">
            <w:pPr>
              <w:spacing w:line="360" w:lineRule="auto"/>
              <w:jc w:val="center"/>
            </w:pPr>
            <w:r>
              <w:t>X</w:t>
            </w:r>
          </w:p>
        </w:tc>
        <w:tc>
          <w:tcPr>
            <w:tcW w:w="1410" w:type="dxa"/>
            <w:vAlign w:val="center"/>
          </w:tcPr>
          <w:p w14:paraId="0536CD47" w14:textId="6C719657" w:rsidR="00442C2D" w:rsidRDefault="006D3818" w:rsidP="002A565B">
            <w:pPr>
              <w:spacing w:line="360" w:lineRule="auto"/>
              <w:jc w:val="center"/>
            </w:pPr>
            <w:r>
              <w:t>X</w:t>
            </w:r>
          </w:p>
        </w:tc>
        <w:tc>
          <w:tcPr>
            <w:tcW w:w="1412" w:type="dxa"/>
            <w:vAlign w:val="center"/>
          </w:tcPr>
          <w:p w14:paraId="226DC81B" w14:textId="77777777" w:rsidR="00442C2D" w:rsidRDefault="00442C2D" w:rsidP="002A565B">
            <w:pPr>
              <w:spacing w:line="360" w:lineRule="auto"/>
              <w:jc w:val="center"/>
            </w:pPr>
          </w:p>
        </w:tc>
        <w:tc>
          <w:tcPr>
            <w:tcW w:w="1350" w:type="dxa"/>
            <w:vAlign w:val="center"/>
          </w:tcPr>
          <w:p w14:paraId="68A266D5" w14:textId="77777777" w:rsidR="00442C2D" w:rsidRDefault="00442C2D" w:rsidP="002A565B">
            <w:pPr>
              <w:spacing w:line="360" w:lineRule="auto"/>
              <w:jc w:val="center"/>
            </w:pPr>
          </w:p>
        </w:tc>
        <w:tc>
          <w:tcPr>
            <w:tcW w:w="1539" w:type="dxa"/>
            <w:vAlign w:val="center"/>
          </w:tcPr>
          <w:p w14:paraId="394FEDF8" w14:textId="77777777" w:rsidR="00442C2D" w:rsidRDefault="00442C2D" w:rsidP="002A565B">
            <w:pPr>
              <w:spacing w:line="360" w:lineRule="auto"/>
              <w:jc w:val="center"/>
            </w:pPr>
          </w:p>
        </w:tc>
      </w:tr>
      <w:tr w:rsidR="00442C2D" w14:paraId="449006C9" w14:textId="77777777" w:rsidTr="00D902A8">
        <w:tblPrEx>
          <w:tblLook w:val="04A0" w:firstRow="1" w:lastRow="0" w:firstColumn="1" w:lastColumn="0" w:noHBand="0" w:noVBand="1"/>
        </w:tblPrEx>
        <w:trPr>
          <w:jc w:val="center"/>
        </w:trPr>
        <w:tc>
          <w:tcPr>
            <w:tcW w:w="1563" w:type="dxa"/>
            <w:vAlign w:val="center"/>
          </w:tcPr>
          <w:p w14:paraId="5A8EF5F2" w14:textId="4EDE9702" w:rsidR="00442C2D" w:rsidRPr="00F1404F" w:rsidRDefault="00442C2D" w:rsidP="002A565B">
            <w:pPr>
              <w:spacing w:line="360" w:lineRule="auto"/>
              <w:rPr>
                <w:b/>
              </w:rPr>
            </w:pPr>
            <w:r w:rsidRPr="00F1404F">
              <w:rPr>
                <w:b/>
              </w:rPr>
              <w:t>Facets</w:t>
            </w:r>
          </w:p>
        </w:tc>
        <w:tc>
          <w:tcPr>
            <w:tcW w:w="1478" w:type="dxa"/>
            <w:vAlign w:val="center"/>
          </w:tcPr>
          <w:p w14:paraId="397E32AF" w14:textId="302BCDBA" w:rsidR="00442C2D" w:rsidRDefault="006D3818" w:rsidP="002A565B">
            <w:pPr>
              <w:spacing w:line="360" w:lineRule="auto"/>
              <w:jc w:val="center"/>
            </w:pPr>
            <w:r>
              <w:t>X</w:t>
            </w:r>
          </w:p>
        </w:tc>
        <w:tc>
          <w:tcPr>
            <w:tcW w:w="1410" w:type="dxa"/>
            <w:vAlign w:val="center"/>
          </w:tcPr>
          <w:p w14:paraId="396B4163" w14:textId="77777777" w:rsidR="00442C2D" w:rsidRDefault="00442C2D" w:rsidP="002A565B">
            <w:pPr>
              <w:spacing w:line="360" w:lineRule="auto"/>
              <w:jc w:val="center"/>
            </w:pPr>
          </w:p>
        </w:tc>
        <w:tc>
          <w:tcPr>
            <w:tcW w:w="1412" w:type="dxa"/>
            <w:vAlign w:val="center"/>
          </w:tcPr>
          <w:p w14:paraId="62B83653" w14:textId="77777777" w:rsidR="00442C2D" w:rsidRDefault="00442C2D" w:rsidP="002A565B">
            <w:pPr>
              <w:spacing w:line="360" w:lineRule="auto"/>
              <w:jc w:val="center"/>
            </w:pPr>
          </w:p>
        </w:tc>
        <w:tc>
          <w:tcPr>
            <w:tcW w:w="1350" w:type="dxa"/>
            <w:vAlign w:val="center"/>
          </w:tcPr>
          <w:p w14:paraId="5008F34E" w14:textId="4F1ABB93" w:rsidR="00442C2D" w:rsidRDefault="006D3818" w:rsidP="002A565B">
            <w:pPr>
              <w:spacing w:line="360" w:lineRule="auto"/>
              <w:jc w:val="center"/>
            </w:pPr>
            <w:r>
              <w:t>X</w:t>
            </w:r>
          </w:p>
        </w:tc>
        <w:tc>
          <w:tcPr>
            <w:tcW w:w="1539" w:type="dxa"/>
            <w:vAlign w:val="center"/>
          </w:tcPr>
          <w:p w14:paraId="026AD96C" w14:textId="0244BFEA" w:rsidR="00442C2D" w:rsidRDefault="006D3818" w:rsidP="002A565B">
            <w:pPr>
              <w:spacing w:line="360" w:lineRule="auto"/>
              <w:jc w:val="center"/>
            </w:pPr>
            <w:r>
              <w:t>X</w:t>
            </w:r>
          </w:p>
        </w:tc>
      </w:tr>
      <w:tr w:rsidR="00442C2D" w14:paraId="586D35C4" w14:textId="77777777" w:rsidTr="00D902A8">
        <w:tblPrEx>
          <w:tblLook w:val="04A0" w:firstRow="1" w:lastRow="0" w:firstColumn="1" w:lastColumn="0" w:noHBand="0" w:noVBand="1"/>
        </w:tblPrEx>
        <w:trPr>
          <w:jc w:val="center"/>
        </w:trPr>
        <w:tc>
          <w:tcPr>
            <w:tcW w:w="1563" w:type="dxa"/>
            <w:vAlign w:val="center"/>
          </w:tcPr>
          <w:p w14:paraId="64613265" w14:textId="4FF7B063" w:rsidR="00442C2D" w:rsidRPr="00F1404F" w:rsidRDefault="00442C2D" w:rsidP="002A565B">
            <w:pPr>
              <w:spacing w:line="360" w:lineRule="auto"/>
              <w:rPr>
                <w:b/>
              </w:rPr>
            </w:pPr>
            <w:r w:rsidRPr="00F1404F">
              <w:rPr>
                <w:b/>
              </w:rPr>
              <w:t>Instructions</w:t>
            </w:r>
          </w:p>
        </w:tc>
        <w:tc>
          <w:tcPr>
            <w:tcW w:w="1478" w:type="dxa"/>
            <w:vAlign w:val="center"/>
          </w:tcPr>
          <w:p w14:paraId="7FD743AD" w14:textId="1B8034E2" w:rsidR="00442C2D" w:rsidRDefault="006D3818" w:rsidP="002A565B">
            <w:pPr>
              <w:spacing w:line="360" w:lineRule="auto"/>
              <w:jc w:val="center"/>
            </w:pPr>
            <w:r>
              <w:t>X</w:t>
            </w:r>
          </w:p>
        </w:tc>
        <w:tc>
          <w:tcPr>
            <w:tcW w:w="1410" w:type="dxa"/>
            <w:vAlign w:val="center"/>
          </w:tcPr>
          <w:p w14:paraId="004C2EC6" w14:textId="77777777" w:rsidR="00442C2D" w:rsidRDefault="00442C2D" w:rsidP="002A565B">
            <w:pPr>
              <w:spacing w:line="360" w:lineRule="auto"/>
              <w:jc w:val="center"/>
            </w:pPr>
          </w:p>
        </w:tc>
        <w:tc>
          <w:tcPr>
            <w:tcW w:w="1412" w:type="dxa"/>
            <w:vAlign w:val="center"/>
          </w:tcPr>
          <w:p w14:paraId="05AB1D34" w14:textId="77777777" w:rsidR="00442C2D" w:rsidRDefault="00442C2D" w:rsidP="002A565B">
            <w:pPr>
              <w:spacing w:line="360" w:lineRule="auto"/>
              <w:jc w:val="center"/>
            </w:pPr>
          </w:p>
        </w:tc>
        <w:tc>
          <w:tcPr>
            <w:tcW w:w="1350" w:type="dxa"/>
            <w:vAlign w:val="center"/>
          </w:tcPr>
          <w:p w14:paraId="108BFB02" w14:textId="4F9AD75C" w:rsidR="00442C2D" w:rsidRDefault="006D3818" w:rsidP="002A565B">
            <w:pPr>
              <w:spacing w:line="360" w:lineRule="auto"/>
              <w:jc w:val="center"/>
            </w:pPr>
            <w:r>
              <w:t>X</w:t>
            </w:r>
          </w:p>
        </w:tc>
        <w:tc>
          <w:tcPr>
            <w:tcW w:w="1539" w:type="dxa"/>
            <w:vAlign w:val="center"/>
          </w:tcPr>
          <w:p w14:paraId="65293687" w14:textId="77777777" w:rsidR="00442C2D" w:rsidRDefault="00442C2D" w:rsidP="00F06A24">
            <w:pPr>
              <w:keepNext/>
              <w:spacing w:line="360" w:lineRule="auto"/>
              <w:jc w:val="center"/>
            </w:pPr>
          </w:p>
        </w:tc>
      </w:tr>
    </w:tbl>
    <w:p w14:paraId="728C4067" w14:textId="331EEFCE" w:rsidR="00874E77" w:rsidRDefault="00F06A24" w:rsidP="00F12805">
      <w:pPr>
        <w:pStyle w:val="Caption"/>
        <w:spacing w:line="360" w:lineRule="auto"/>
        <w:jc w:val="center"/>
      </w:pPr>
      <w:bookmarkStart w:id="222" w:name="_Ref269237456"/>
      <w:bookmarkStart w:id="223" w:name="_Toc269659911"/>
      <w:r>
        <w:t xml:space="preserve">Table </w:t>
      </w:r>
      <w:r w:rsidR="00412FCE">
        <w:fldChar w:fldCharType="begin"/>
      </w:r>
      <w:r w:rsidR="00412FCE">
        <w:instrText xml:space="preserve"> SEQ Table \* ARABIC </w:instrText>
      </w:r>
      <w:r w:rsidR="00412FCE">
        <w:fldChar w:fldCharType="separate"/>
      </w:r>
      <w:r w:rsidR="0073691D">
        <w:rPr>
          <w:noProof/>
        </w:rPr>
        <w:t>16</w:t>
      </w:r>
      <w:r w:rsidR="00412FCE">
        <w:rPr>
          <w:noProof/>
        </w:rPr>
        <w:fldChar w:fldCharType="end"/>
      </w:r>
      <w:bookmarkEnd w:id="222"/>
      <w:r>
        <w:t>: Measures for evaluating the project</w:t>
      </w:r>
      <w:bookmarkEnd w:id="223"/>
    </w:p>
    <w:p w14:paraId="072A268A" w14:textId="1F8206DF" w:rsidR="00F12805" w:rsidRDefault="00916379" w:rsidP="00F12805">
      <w:pPr>
        <w:spacing w:line="360" w:lineRule="auto"/>
        <w:jc w:val="both"/>
      </w:pPr>
      <w:r>
        <w:fldChar w:fldCharType="begin"/>
      </w:r>
      <w:r>
        <w:instrText xml:space="preserve"> REF _Ref269237456 \h </w:instrText>
      </w:r>
      <w:r>
        <w:fldChar w:fldCharType="separate"/>
      </w:r>
      <w:r w:rsidR="0073691D">
        <w:t xml:space="preserve">Table </w:t>
      </w:r>
      <w:r w:rsidR="0073691D">
        <w:rPr>
          <w:noProof/>
        </w:rPr>
        <w:t>16</w:t>
      </w:r>
      <w:r>
        <w:fldChar w:fldCharType="end"/>
      </w:r>
      <w:r w:rsidR="000F349B">
        <w:t xml:space="preserve"> </w:t>
      </w:r>
      <w:r w:rsidR="006851EA">
        <w:t>show where the measures to evaluate and the questions in survey intersect.</w:t>
      </w:r>
      <w:r w:rsidR="00A874A0">
        <w:t xml:space="preserve"> </w:t>
      </w:r>
      <w:r w:rsidR="00607AEB">
        <w:t xml:space="preserve">So, deliverability </w:t>
      </w:r>
      <w:r w:rsidR="005D25E4">
        <w:t>intersects</w:t>
      </w:r>
      <w:r w:rsidR="00607AEB">
        <w:t xml:space="preserve"> with all of the </w:t>
      </w:r>
      <w:r w:rsidR="005D25E4">
        <w:t>questions, which</w:t>
      </w:r>
      <w:r w:rsidR="00607AEB">
        <w:t xml:space="preserve"> means </w:t>
      </w:r>
      <w:r w:rsidR="00D47CB0">
        <w:t xml:space="preserve">the functionalities of </w:t>
      </w:r>
      <w:r w:rsidR="00D316DF">
        <w:t xml:space="preserve">all of </w:t>
      </w:r>
      <w:r w:rsidR="00000133">
        <w:t>those questions</w:t>
      </w:r>
      <w:r w:rsidR="00D47CB0">
        <w:t xml:space="preserve"> are delivered </w:t>
      </w:r>
      <w:r w:rsidR="001849D8">
        <w:t>and</w:t>
      </w:r>
      <w:r w:rsidR="005D25E4">
        <w:t xml:space="preserve"> that</w:t>
      </w:r>
      <w:r w:rsidR="00D47CB0">
        <w:t xml:space="preserve"> measure has been met.</w:t>
      </w:r>
      <w:r w:rsidR="0064124B">
        <w:t xml:space="preserve"> The tool </w:t>
      </w:r>
      <w:r w:rsidR="00986D5C">
        <w:t>increases the</w:t>
      </w:r>
      <w:r w:rsidR="0064124B">
        <w:t xml:space="preserve"> </w:t>
      </w:r>
      <w:r w:rsidR="00986D5C">
        <w:t>accessibility</w:t>
      </w:r>
      <w:r w:rsidR="0064124B">
        <w:t xml:space="preserve"> </w:t>
      </w:r>
      <w:r w:rsidR="0011140C">
        <w:t xml:space="preserve">due to the facet that </w:t>
      </w:r>
      <w:r w:rsidR="00986D5C">
        <w:t>user can configure</w:t>
      </w:r>
      <w:r w:rsidR="008C3130">
        <w:t xml:space="preserve"> to see different ontology</w:t>
      </w:r>
      <w:r w:rsidR="00986D5C">
        <w:t xml:space="preserve">, different views, and different languages. </w:t>
      </w:r>
      <w:r w:rsidR="00E03519">
        <w:t>Since the user can configure to use different ontologies, that increase the reusability</w:t>
      </w:r>
      <w:r w:rsidR="00A87897">
        <w:t xml:space="preserve">. </w:t>
      </w:r>
      <w:r w:rsidR="006B1D20">
        <w:t xml:space="preserve">Following instructions to add specific annotations to have different ontologies, filters, and facets </w:t>
      </w:r>
      <w:r w:rsidR="00DD3CE3">
        <w:t xml:space="preserve">is easy, which prove that the tool is easily configurable. </w:t>
      </w:r>
      <w:r w:rsidR="00050230">
        <w:t xml:space="preserve">According to the </w:t>
      </w:r>
      <w:r w:rsidR="00F67761">
        <w:t>answers from the users having facets narrow down the search results.</w:t>
      </w:r>
      <w:r w:rsidR="006A3E14">
        <w:t xml:space="preserve"> Having said all of that, the tool met the measure</w:t>
      </w:r>
      <w:r w:rsidR="00781F47">
        <w:t>s</w:t>
      </w:r>
      <w:r w:rsidR="006A3E14">
        <w:t xml:space="preserve"> put </w:t>
      </w:r>
      <w:r w:rsidR="00861151">
        <w:t>for</w:t>
      </w:r>
      <w:r w:rsidR="006A3E14">
        <w:t xml:space="preserve"> evaluat</w:t>
      </w:r>
      <w:r w:rsidR="00861151">
        <w:t>ion</w:t>
      </w:r>
      <w:r w:rsidR="00D16B85">
        <w:t>.</w:t>
      </w:r>
    </w:p>
    <w:p w14:paraId="7C49D9B2" w14:textId="77777777" w:rsidR="00B11B14" w:rsidRDefault="00B11B14" w:rsidP="00F12805">
      <w:pPr>
        <w:spacing w:line="360" w:lineRule="auto"/>
        <w:jc w:val="both"/>
      </w:pPr>
    </w:p>
    <w:p w14:paraId="38317641" w14:textId="2F2F9D91" w:rsidR="00B11B14" w:rsidRPr="00F12805" w:rsidRDefault="00D51A26" w:rsidP="00F12805">
      <w:pPr>
        <w:spacing w:line="360" w:lineRule="auto"/>
        <w:jc w:val="both"/>
      </w:pPr>
      <w:r>
        <w:t xml:space="preserve">The </w:t>
      </w:r>
      <w:r w:rsidR="008C2B38">
        <w:t xml:space="preserve">limitations mentioned in section </w:t>
      </w:r>
      <w:r w:rsidR="008C2B38">
        <w:fldChar w:fldCharType="begin"/>
      </w:r>
      <w:r w:rsidR="008C2B38">
        <w:instrText xml:space="preserve"> REF _Ref269907391 \r \h </w:instrText>
      </w:r>
      <w:r w:rsidR="008C2B38">
        <w:fldChar w:fldCharType="separate"/>
      </w:r>
      <w:r w:rsidR="008C2B38">
        <w:t>5.2</w:t>
      </w:r>
      <w:r w:rsidR="008C2B38">
        <w:fldChar w:fldCharType="end"/>
      </w:r>
      <w:r w:rsidR="008C2B38">
        <w:t xml:space="preserve"> have been faced during this project.</w:t>
      </w:r>
      <w:r w:rsidR="00E75CB1">
        <w:t xml:space="preserve"> However, there are a lot of benefits such as flexibility to run different ontologies</w:t>
      </w:r>
      <w:r w:rsidR="003E0978">
        <w:t>.</w:t>
      </w:r>
      <w:r w:rsidR="00CA3664">
        <w:t xml:space="preserve"> </w:t>
      </w:r>
      <w:r w:rsidR="00C85875">
        <w:t>There is a tradeoff relationship between using OWL annotations verses not using them.</w:t>
      </w:r>
      <w:r w:rsidR="00927420">
        <w:t xml:space="preserve"> </w:t>
      </w:r>
    </w:p>
    <w:p w14:paraId="744EF6CB" w14:textId="0FAD8CAF" w:rsidR="003C39FF" w:rsidRDefault="003C39FF" w:rsidP="00556A95">
      <w:pPr>
        <w:pStyle w:val="Heading2"/>
        <w:spacing w:line="360" w:lineRule="auto"/>
        <w:jc w:val="both"/>
      </w:pPr>
      <w:bookmarkStart w:id="224" w:name="_Toc269907916"/>
      <w:r w:rsidRPr="003C39FF">
        <w:t>Conclusion</w:t>
      </w:r>
      <w:bookmarkEnd w:id="224"/>
    </w:p>
    <w:p w14:paraId="7805EAB2" w14:textId="2FA3666D" w:rsidR="00552169" w:rsidRDefault="00BC3948" w:rsidP="00556A95">
      <w:pPr>
        <w:spacing w:line="360" w:lineRule="auto"/>
        <w:jc w:val="both"/>
      </w:pPr>
      <w:r>
        <w:t xml:space="preserve">In this chapter, </w:t>
      </w:r>
      <w:r w:rsidR="0033035A">
        <w:t xml:space="preserve">evaluation of </w:t>
      </w:r>
      <w:r w:rsidR="008F15E7">
        <w:t xml:space="preserve">this project was conducted. </w:t>
      </w:r>
      <w:r w:rsidR="003A1589">
        <w:t xml:space="preserve">This chapter started with </w:t>
      </w:r>
      <w:r w:rsidR="00927420">
        <w:t>the questions</w:t>
      </w:r>
      <w:r w:rsidR="00CF1F8A">
        <w:t xml:space="preserve"> </w:t>
      </w:r>
      <w:r w:rsidR="00387654">
        <w:t xml:space="preserve">from the survey, </w:t>
      </w:r>
      <w:r w:rsidR="007107BE">
        <w:t xml:space="preserve">then </w:t>
      </w:r>
      <w:r w:rsidR="00387654">
        <w:t>the participants</w:t>
      </w:r>
      <w:r w:rsidR="007107BE">
        <w:t xml:space="preserve"> who are the right people to evaluate the project. </w:t>
      </w:r>
      <w:r w:rsidR="008B3C0E">
        <w:t xml:space="preserve">That followed with a discussion of </w:t>
      </w:r>
      <w:r w:rsidR="000845F9">
        <w:t xml:space="preserve">the result gathered via the online survey. </w:t>
      </w:r>
      <w:r w:rsidR="00707B08">
        <w:t xml:space="preserve">Finally, </w:t>
      </w:r>
      <w:r w:rsidR="00351711">
        <w:t xml:space="preserve">an analysis </w:t>
      </w:r>
      <w:r w:rsidR="008C3B71">
        <w:t>of the result is presented and h</w:t>
      </w:r>
      <w:r w:rsidR="00552169">
        <w:t xml:space="preserve">ow the questions in the survey are related to the five measures discussed in section </w:t>
      </w:r>
      <w:r w:rsidR="00552169">
        <w:fldChar w:fldCharType="begin"/>
      </w:r>
      <w:r w:rsidR="00552169">
        <w:instrText xml:space="preserve"> REF _Ref269313146 \r \h </w:instrText>
      </w:r>
      <w:r w:rsidR="00552169">
        <w:fldChar w:fldCharType="separate"/>
      </w:r>
      <w:r w:rsidR="0073691D">
        <w:t>3.3</w:t>
      </w:r>
      <w:r w:rsidR="00552169">
        <w:fldChar w:fldCharType="end"/>
      </w:r>
      <w:r w:rsidR="00552169">
        <w:t>.</w:t>
      </w:r>
    </w:p>
    <w:p w14:paraId="5A054CD6" w14:textId="77777777" w:rsidR="00D26D2B" w:rsidRDefault="00D26D2B" w:rsidP="00556A95">
      <w:pPr>
        <w:spacing w:line="360" w:lineRule="auto"/>
        <w:jc w:val="both"/>
      </w:pPr>
    </w:p>
    <w:p w14:paraId="7EDF50FC" w14:textId="7CB1D695" w:rsidR="00D26D2B" w:rsidRDefault="00D26D2B" w:rsidP="00556A95">
      <w:pPr>
        <w:spacing w:line="360" w:lineRule="auto"/>
        <w:jc w:val="both"/>
      </w:pPr>
      <w:r>
        <w:t>The next chapter concludes the dissertation.</w:t>
      </w:r>
    </w:p>
    <w:p w14:paraId="2F10B8E5" w14:textId="1609B709" w:rsidR="00EB0973" w:rsidRDefault="00EB0973" w:rsidP="00556A95">
      <w:pPr>
        <w:spacing w:line="360" w:lineRule="auto"/>
        <w:jc w:val="both"/>
      </w:pPr>
      <w:r>
        <w:br w:type="page"/>
      </w:r>
    </w:p>
    <w:p w14:paraId="0CCDBB23" w14:textId="1C0FAB96" w:rsidR="00EB0973" w:rsidRDefault="007337BA" w:rsidP="006B45FF">
      <w:pPr>
        <w:pStyle w:val="Heading1"/>
        <w:spacing w:line="360" w:lineRule="auto"/>
        <w:jc w:val="both"/>
        <w:rPr>
          <w:rFonts w:cs="Times New Roman"/>
        </w:rPr>
      </w:pPr>
      <w:bookmarkStart w:id="225" w:name="_Toc269907917"/>
      <w:r w:rsidRPr="007337BA">
        <w:rPr>
          <w:rFonts w:cs="Times New Roman"/>
        </w:rPr>
        <w:t>CONCLUSION AND FUTURE WORK</w:t>
      </w:r>
      <w:bookmarkEnd w:id="225"/>
    </w:p>
    <w:p w14:paraId="45B3A6E2" w14:textId="65DA16B0" w:rsidR="00757935" w:rsidRPr="00757935" w:rsidRDefault="009317C5" w:rsidP="006B45FF">
      <w:pPr>
        <w:spacing w:line="360" w:lineRule="auto"/>
        <w:jc w:val="both"/>
      </w:pPr>
      <w:r>
        <w:t xml:space="preserve">In this chapter, </w:t>
      </w:r>
      <w:r w:rsidR="00E60223">
        <w:t xml:space="preserve">conclusion of the project is stated. </w:t>
      </w:r>
      <w:r w:rsidR="00B05B59">
        <w:t xml:space="preserve">It contains two sections. The first </w:t>
      </w:r>
      <w:r w:rsidR="00362887">
        <w:t xml:space="preserve">section </w:t>
      </w:r>
      <w:r w:rsidR="008B4960">
        <w:t>the project conclusion</w:t>
      </w:r>
      <w:r w:rsidR="00362887">
        <w:t xml:space="preserve"> and the second one mentions any future work that can be made to make this project better.</w:t>
      </w:r>
    </w:p>
    <w:p w14:paraId="2951C887" w14:textId="18BD873C" w:rsidR="005E3868" w:rsidRDefault="009915E2" w:rsidP="00F70F94">
      <w:pPr>
        <w:pStyle w:val="Heading2"/>
        <w:spacing w:line="360" w:lineRule="auto"/>
        <w:jc w:val="both"/>
      </w:pPr>
      <w:bookmarkStart w:id="226" w:name="_Toc269907918"/>
      <w:r>
        <w:t>Conclusion</w:t>
      </w:r>
      <w:bookmarkEnd w:id="226"/>
    </w:p>
    <w:p w14:paraId="7256BFCD" w14:textId="0BF0D100" w:rsidR="000D2079" w:rsidRDefault="00F70F94" w:rsidP="00F70F94">
      <w:pPr>
        <w:spacing w:line="360" w:lineRule="auto"/>
        <w:jc w:val="both"/>
      </w:pPr>
      <w:r>
        <w:t xml:space="preserve">A tool that is called the Manchester Sushi Finder </w:t>
      </w:r>
      <w:r w:rsidR="00EB196C">
        <w:t>has been</w:t>
      </w:r>
      <w:r>
        <w:t xml:space="preserve"> developed</w:t>
      </w:r>
      <w:r w:rsidR="00F763E6">
        <w:t xml:space="preserve"> to show the benefits of u</w:t>
      </w:r>
      <w:r w:rsidR="005D624D">
        <w:t>sing ontologies to drive the UI</w:t>
      </w:r>
      <w:r w:rsidR="006D2534">
        <w:t>.</w:t>
      </w:r>
      <w:r w:rsidR="005D624D">
        <w:t xml:space="preserve"> </w:t>
      </w:r>
      <w:r w:rsidR="00726023">
        <w:t>A</w:t>
      </w:r>
      <w:r w:rsidR="00DD15EB">
        <w:t xml:space="preserve"> conventional way of acquiring information depends on recalling </w:t>
      </w:r>
      <w:r w:rsidR="00D7683C">
        <w:t xml:space="preserve">keywords and manual to </w:t>
      </w:r>
      <w:r w:rsidR="00726023">
        <w:t xml:space="preserve">learn how to </w:t>
      </w:r>
      <w:r w:rsidR="00D7683C">
        <w:t>navigate a new q</w:t>
      </w:r>
      <w:r w:rsidR="00726023">
        <w:t xml:space="preserve">uerying tool. Moreover, </w:t>
      </w:r>
      <w:r w:rsidR="009C2233">
        <w:t xml:space="preserve">sometimes it causes ambiguity </w:t>
      </w:r>
      <w:r w:rsidR="00A03075">
        <w:t>when the user gets something that related to the keyword entered somehow, but different in the meaning.</w:t>
      </w:r>
      <w:r w:rsidR="000A305C">
        <w:t xml:space="preserve"> The tool developed during this project shows that user is guided by the underlying ontology used with the tool. The recall problem is reduced if not eliminated, since there is no need to remember keyword and all keywords needed is displayed to the user. </w:t>
      </w:r>
      <w:r w:rsidR="00651464">
        <w:t>Ambiguity is reduced since there is chance to query o</w:t>
      </w:r>
      <w:r w:rsidR="009A08DA">
        <w:t>f different else that expected, if the user browses to query for food then there is no ambiguity about what is needed. In addition, a facet mechanism that used to narrow down even more the search result, so ambiguity is reduced greatly.</w:t>
      </w:r>
    </w:p>
    <w:p w14:paraId="05C41D62" w14:textId="77777777" w:rsidR="001A40B5" w:rsidRDefault="001A40B5" w:rsidP="00F70F94">
      <w:pPr>
        <w:spacing w:line="360" w:lineRule="auto"/>
        <w:jc w:val="both"/>
      </w:pPr>
    </w:p>
    <w:p w14:paraId="4FA7F392" w14:textId="03372BBF" w:rsidR="001A40B5" w:rsidRDefault="008560E4" w:rsidP="00E14D08">
      <w:pPr>
        <w:spacing w:line="360" w:lineRule="auto"/>
        <w:jc w:val="both"/>
      </w:pPr>
      <w:r>
        <w:t>This tool has been developed based on existing tool called the Manchester Pizza Finder</w:t>
      </w:r>
      <w:r w:rsidR="000F63D9">
        <w:t>.</w:t>
      </w:r>
      <w:r>
        <w:t xml:space="preserve"> </w:t>
      </w:r>
      <w:r w:rsidR="0072110D">
        <w:t>In this project, ontology-based view and faceted-based search method have been adopted.</w:t>
      </w:r>
      <w:r w:rsidR="00365FFA">
        <w:t xml:space="preserve"> </w:t>
      </w:r>
      <w:r w:rsidR="005371D9">
        <w:t xml:space="preserve">Using the ontology demonstrates </w:t>
      </w:r>
      <w:r w:rsidR="00174167">
        <w:t>the use of knowledge instead of raw data</w:t>
      </w:r>
      <w:r w:rsidR="000611C1">
        <w:t>, w</w:t>
      </w:r>
      <w:r w:rsidR="001C0D7E">
        <w:t xml:space="preserve">hereas the use of facets demonstrates clarity of the result. </w:t>
      </w:r>
      <w:r w:rsidR="000611C1">
        <w:t xml:space="preserve">This </w:t>
      </w:r>
      <w:r w:rsidR="00375ABD">
        <w:t xml:space="preserve">project </w:t>
      </w:r>
      <w:r w:rsidR="00142F12">
        <w:t xml:space="preserve">has been depending on OWL annotations heavily, since it is the way </w:t>
      </w:r>
      <w:r w:rsidR="009566EA">
        <w:t xml:space="preserve">the major functionalities </w:t>
      </w:r>
      <w:r w:rsidR="003F18F8">
        <w:t>have been using</w:t>
      </w:r>
      <w:r w:rsidR="009566EA">
        <w:t>.</w:t>
      </w:r>
      <w:r w:rsidR="003F18F8">
        <w:t xml:space="preserve"> </w:t>
      </w:r>
      <w:r w:rsidR="009D51D2">
        <w:t>OWL annotations have been used to determine roles for classes in the ontology.</w:t>
      </w:r>
    </w:p>
    <w:p w14:paraId="7695DDDB" w14:textId="77777777" w:rsidR="000F6658" w:rsidRDefault="000F6658" w:rsidP="00E14D08">
      <w:pPr>
        <w:spacing w:line="360" w:lineRule="auto"/>
        <w:jc w:val="both"/>
      </w:pPr>
    </w:p>
    <w:p w14:paraId="49D3F06C" w14:textId="54C5D0EC" w:rsidR="004242CD" w:rsidRDefault="000F6658" w:rsidP="00E14D08">
      <w:pPr>
        <w:spacing w:line="360" w:lineRule="auto"/>
        <w:jc w:val="both"/>
      </w:pPr>
      <w:r>
        <w:t xml:space="preserve">There major functionalities have been developed to show the benefits of using ontology along with </w:t>
      </w:r>
      <w:r w:rsidR="00EA3824">
        <w:t>applications</w:t>
      </w:r>
      <w:r>
        <w:t xml:space="preserve">. </w:t>
      </w:r>
      <w:r w:rsidR="00A25F6E">
        <w:t xml:space="preserve">The tool runs different ontology with specific annotations. It also </w:t>
      </w:r>
      <w:r w:rsidR="003531C5">
        <w:t xml:space="preserve">displays the content of the conceptual model in two different views: tree view and list view. It </w:t>
      </w:r>
      <w:r w:rsidR="004A1530">
        <w:t>shows the available language within the ontology and switches between languages.</w:t>
      </w:r>
      <w:r w:rsidR="00662E98">
        <w:t xml:space="preserve"> It used the annotations to determine filters on the content displayed on the tree view, whereas the list view has </w:t>
      </w:r>
      <w:r w:rsidR="000F2AC2">
        <w:t xml:space="preserve">text based </w:t>
      </w:r>
      <w:r w:rsidR="00662E98">
        <w:t xml:space="preserve">filtering </w:t>
      </w:r>
      <w:r w:rsidR="0032464D">
        <w:t>mechanism</w:t>
      </w:r>
      <w:r w:rsidR="00023595">
        <w:t xml:space="preserve"> and no need for filter to be pre-determined</w:t>
      </w:r>
      <w:r w:rsidR="00662E98">
        <w:t>.</w:t>
      </w:r>
      <w:r w:rsidR="00C86A96">
        <w:t xml:space="preserve"> It makes use of facet</w:t>
      </w:r>
      <w:r w:rsidR="00FB59D4">
        <w:t>s</w:t>
      </w:r>
      <w:r w:rsidR="00C86A96">
        <w:t xml:space="preserve"> in the search result to be narrowed down.</w:t>
      </w:r>
      <w:r w:rsidR="00662E98">
        <w:t xml:space="preserve"> </w:t>
      </w:r>
    </w:p>
    <w:p w14:paraId="519A2F36" w14:textId="77777777" w:rsidR="004B15AD" w:rsidRDefault="004B15AD" w:rsidP="00E14D08">
      <w:pPr>
        <w:spacing w:line="360" w:lineRule="auto"/>
        <w:jc w:val="both"/>
      </w:pPr>
    </w:p>
    <w:p w14:paraId="23120C67" w14:textId="7B43E76A" w:rsidR="004B15AD" w:rsidRDefault="004B15AD" w:rsidP="00E14D08">
      <w:pPr>
        <w:spacing w:line="360" w:lineRule="auto"/>
        <w:jc w:val="both"/>
      </w:pPr>
      <w:r>
        <w:t>There are some limitations have</w:t>
      </w:r>
      <w:r w:rsidR="001509E0">
        <w:t xml:space="preserve"> been faced during this project. </w:t>
      </w:r>
      <w:r w:rsidR="00E20461">
        <w:t>Human factor could cause a lot of difficulties with annotating the OWL ontologies</w:t>
      </w:r>
      <w:r w:rsidR="00195568">
        <w:t xml:space="preserve">. </w:t>
      </w:r>
      <w:r w:rsidR="007F1F79">
        <w:t>Developers might do something wrong such misspell annotations or even put then in the wrong place.</w:t>
      </w:r>
      <w:r w:rsidR="004E47D2">
        <w:t xml:space="preserve"> Another thing is that OWL annotations have some limitations themselves, as </w:t>
      </w:r>
      <w:r w:rsidR="00D746C7">
        <w:t xml:space="preserve">only declared OWL entities can be annotated </w:t>
      </w:r>
      <w:r w:rsidR="00C3466B">
        <w:t>like declared classes.</w:t>
      </w:r>
      <w:r w:rsidR="00505AF0">
        <w:t xml:space="preserve"> An </w:t>
      </w:r>
      <w:r w:rsidR="00505AF0" w:rsidRPr="00505AF0">
        <w:t xml:space="preserve">arbitrary </w:t>
      </w:r>
      <w:r w:rsidR="00505AF0">
        <w:t xml:space="preserve">class </w:t>
      </w:r>
      <w:r w:rsidR="004778DD">
        <w:t xml:space="preserve">that is </w:t>
      </w:r>
      <w:r w:rsidR="004778DD" w:rsidRPr="004778DD">
        <w:t>equivalent</w:t>
      </w:r>
      <w:r w:rsidR="004778DD">
        <w:t xml:space="preserve"> to some OWL class expression cannot be annotated.</w:t>
      </w:r>
    </w:p>
    <w:p w14:paraId="7C389732" w14:textId="77777777" w:rsidR="0081499B" w:rsidRDefault="0081499B" w:rsidP="00E14D08">
      <w:pPr>
        <w:spacing w:line="360" w:lineRule="auto"/>
        <w:jc w:val="both"/>
      </w:pPr>
    </w:p>
    <w:p w14:paraId="2607068D" w14:textId="76931E7E" w:rsidR="00042B34" w:rsidRPr="000D2079" w:rsidRDefault="004B5CC3" w:rsidP="00F70F94">
      <w:pPr>
        <w:spacing w:line="360" w:lineRule="auto"/>
        <w:jc w:val="both"/>
      </w:pPr>
      <w:r>
        <w:t xml:space="preserve">The evaluation of the project has been done using online survey. </w:t>
      </w:r>
      <w:r w:rsidR="00513E40">
        <w:t xml:space="preserve">The </w:t>
      </w:r>
      <w:r w:rsidR="006E00CE">
        <w:t xml:space="preserve">success of this project depends on five measures to be met. </w:t>
      </w:r>
      <w:r w:rsidR="00AE6EB9">
        <w:t xml:space="preserve">They are: </w:t>
      </w:r>
      <w:r w:rsidR="00AE6EB9">
        <w:rPr>
          <w:rFonts w:cs="Times New Roman"/>
        </w:rPr>
        <w:t xml:space="preserve">deliverability of the major functionalities, accessibility, (re)usability, configurability of the system and specificity of the search results. </w:t>
      </w:r>
      <w:r w:rsidR="009C41C4">
        <w:rPr>
          <w:rFonts w:cs="Times New Roman"/>
        </w:rPr>
        <w:t xml:space="preserve">These are linked to questions in the </w:t>
      </w:r>
      <w:r w:rsidR="00F255A3">
        <w:rPr>
          <w:rFonts w:cs="Times New Roman"/>
        </w:rPr>
        <w:t>survey</w:t>
      </w:r>
      <w:r w:rsidR="00EE5142">
        <w:rPr>
          <w:rFonts w:cs="Times New Roman"/>
        </w:rPr>
        <w:t xml:space="preserve">. </w:t>
      </w:r>
      <w:r w:rsidR="0070112A">
        <w:rPr>
          <w:rFonts w:cs="Times New Roman"/>
        </w:rPr>
        <w:t>In despite of the low number of participant (</w:t>
      </w:r>
      <w:r w:rsidR="00D363F0">
        <w:rPr>
          <w:rFonts w:cs="Times New Roman"/>
        </w:rPr>
        <w:t xml:space="preserve">5 participants), </w:t>
      </w:r>
      <w:r w:rsidR="00897C92">
        <w:rPr>
          <w:rFonts w:cs="Times New Roman"/>
        </w:rPr>
        <w:t xml:space="preserve">the result is encouraging. </w:t>
      </w:r>
      <w:r w:rsidR="00707615">
        <w:rPr>
          <w:rFonts w:cs="Times New Roman"/>
        </w:rPr>
        <w:t>All of the measures have been met.</w:t>
      </w:r>
      <w:r w:rsidR="00042B34">
        <w:rPr>
          <w:rFonts w:cs="Times New Roman"/>
        </w:rPr>
        <w:t xml:space="preserve"> </w:t>
      </w:r>
    </w:p>
    <w:p w14:paraId="4186A248" w14:textId="0C783243" w:rsidR="005E3868" w:rsidRDefault="008912E5" w:rsidP="00F70F94">
      <w:pPr>
        <w:pStyle w:val="Heading2"/>
        <w:spacing w:line="360" w:lineRule="auto"/>
        <w:jc w:val="both"/>
      </w:pPr>
      <w:bookmarkStart w:id="227" w:name="_Toc269907919"/>
      <w:r>
        <w:t>Future Work</w:t>
      </w:r>
      <w:bookmarkEnd w:id="227"/>
    </w:p>
    <w:p w14:paraId="67B2C8DD" w14:textId="6A0DBC5E" w:rsidR="00161918" w:rsidRDefault="00741ED1" w:rsidP="00314CF8">
      <w:pPr>
        <w:spacing w:line="360" w:lineRule="auto"/>
        <w:jc w:val="both"/>
      </w:pPr>
      <w:r>
        <w:t>There are some improvements that could be done on this project.</w:t>
      </w:r>
      <w:r w:rsidR="00DF5723">
        <w:t xml:space="preserve"> It can be improved</w:t>
      </w:r>
      <w:r w:rsidR="00A843D4">
        <w:t xml:space="preserve"> by the following:</w:t>
      </w:r>
    </w:p>
    <w:p w14:paraId="6CBAE391" w14:textId="227BD5E8" w:rsidR="00161918" w:rsidRDefault="006B522E" w:rsidP="00720A8E">
      <w:pPr>
        <w:pStyle w:val="ListParagraph"/>
        <w:numPr>
          <w:ilvl w:val="0"/>
          <w:numId w:val="38"/>
        </w:numPr>
        <w:spacing w:after="240" w:line="360" w:lineRule="auto"/>
        <w:ind w:left="714" w:hanging="357"/>
        <w:contextualSpacing w:val="0"/>
        <w:jc w:val="both"/>
      </w:pPr>
      <w:r>
        <w:t xml:space="preserve">Use the notion of query template </w:t>
      </w:r>
      <w:r w:rsidR="00121A76">
        <w:t xml:space="preserve">in consideration. The current </w:t>
      </w:r>
      <w:r w:rsidR="00D44D56">
        <w:t>tool queries</w:t>
      </w:r>
      <w:r w:rsidR="00391695">
        <w:t xml:space="preserve"> one basic thing like sushi. Using </w:t>
      </w:r>
      <w:r w:rsidR="00D44D56">
        <w:t xml:space="preserve">query template will allow </w:t>
      </w:r>
      <w:r w:rsidR="00391695">
        <w:t xml:space="preserve">query for </w:t>
      </w:r>
      <w:r w:rsidR="00D44D56">
        <w:t>sushi, sushi platter, or sushi try, etc.</w:t>
      </w:r>
    </w:p>
    <w:p w14:paraId="1AACC2C4" w14:textId="1D9D56B9" w:rsidR="00C01563" w:rsidRDefault="00874FD0" w:rsidP="00720A8E">
      <w:pPr>
        <w:pStyle w:val="ListParagraph"/>
        <w:numPr>
          <w:ilvl w:val="0"/>
          <w:numId w:val="38"/>
        </w:numPr>
        <w:spacing w:after="240" w:line="360" w:lineRule="auto"/>
        <w:ind w:left="714" w:hanging="357"/>
        <w:contextualSpacing w:val="0"/>
        <w:jc w:val="both"/>
      </w:pPr>
      <w:r>
        <w:t>Allow</w:t>
      </w:r>
      <w:r w:rsidR="00DE640B">
        <w:t xml:space="preserve"> more than one filter at a time to filter the ingredients.</w:t>
      </w:r>
    </w:p>
    <w:p w14:paraId="49BD7851" w14:textId="0A8246B2" w:rsidR="00376123" w:rsidRDefault="00874FD0" w:rsidP="00720A8E">
      <w:pPr>
        <w:pStyle w:val="ListParagraph"/>
        <w:numPr>
          <w:ilvl w:val="0"/>
          <w:numId w:val="38"/>
        </w:numPr>
        <w:spacing w:after="240" w:line="360" w:lineRule="auto"/>
        <w:ind w:left="714" w:hanging="357"/>
        <w:contextualSpacing w:val="0"/>
        <w:jc w:val="both"/>
      </w:pPr>
      <w:r>
        <w:t xml:space="preserve">Find a better way to </w:t>
      </w:r>
      <w:r w:rsidR="00E00026">
        <w:t>show the percentage of the language represented in the ontology.</w:t>
      </w:r>
    </w:p>
    <w:p w14:paraId="557B729B" w14:textId="51C0010E" w:rsidR="00E01F34" w:rsidRDefault="00E01F34" w:rsidP="00720A8E">
      <w:pPr>
        <w:pStyle w:val="ListParagraph"/>
        <w:numPr>
          <w:ilvl w:val="0"/>
          <w:numId w:val="38"/>
        </w:numPr>
        <w:spacing w:after="240" w:line="360" w:lineRule="auto"/>
        <w:ind w:left="714" w:hanging="357"/>
        <w:contextualSpacing w:val="0"/>
        <w:jc w:val="both"/>
      </w:pPr>
      <w:r>
        <w:t xml:space="preserve">Add a mechanism to </w:t>
      </w:r>
      <w:r w:rsidR="00953726">
        <w:t>annotate the ontology if it is not annotated.</w:t>
      </w:r>
      <w:r w:rsidR="00F13386">
        <w:t xml:space="preserve"> So it will work with the tool.</w:t>
      </w:r>
    </w:p>
    <w:p w14:paraId="7BC07949" w14:textId="3FB72FB6" w:rsidR="00953726" w:rsidRDefault="00953726" w:rsidP="0035314D">
      <w:pPr>
        <w:spacing w:after="240" w:line="360" w:lineRule="auto"/>
        <w:jc w:val="both"/>
      </w:pPr>
    </w:p>
    <w:p w14:paraId="42DEDBA1" w14:textId="184EAD93" w:rsidR="00E00026" w:rsidRDefault="00E00026" w:rsidP="00C04236">
      <w:pPr>
        <w:spacing w:line="360" w:lineRule="auto"/>
        <w:jc w:val="both"/>
      </w:pPr>
    </w:p>
    <w:p w14:paraId="095E7B65" w14:textId="50D0ADC3" w:rsidR="001532D2" w:rsidRPr="001532D2" w:rsidRDefault="001532D2" w:rsidP="00CA4FD0">
      <w:pPr>
        <w:spacing w:line="360" w:lineRule="auto"/>
      </w:pPr>
      <w:r>
        <w:br w:type="page"/>
      </w:r>
    </w:p>
    <w:p w14:paraId="16ECAE58" w14:textId="7E45BC81" w:rsidR="007337BA" w:rsidRPr="00DD4776" w:rsidRDefault="00DD4776" w:rsidP="00CA4FD0">
      <w:pPr>
        <w:pStyle w:val="Heading1"/>
        <w:numPr>
          <w:ilvl w:val="0"/>
          <w:numId w:val="0"/>
        </w:numPr>
        <w:spacing w:line="360" w:lineRule="auto"/>
        <w:rPr>
          <w:rFonts w:cs="Times New Roman"/>
        </w:rPr>
      </w:pPr>
      <w:bookmarkStart w:id="228" w:name="_Toc269907920"/>
      <w:r w:rsidRPr="00DD4776">
        <w:rPr>
          <w:rFonts w:cs="Times New Roman"/>
        </w:rPr>
        <w:t>REFERENCES</w:t>
      </w:r>
      <w:bookmarkEnd w:id="228"/>
    </w:p>
    <w:p w14:paraId="25228F79" w14:textId="77777777" w:rsidR="00DD4776" w:rsidRDefault="00DD4776" w:rsidP="00CA4FD0">
      <w:pPr>
        <w:spacing w:line="360" w:lineRule="auto"/>
      </w:pPr>
    </w:p>
    <w:p w14:paraId="04C49425" w14:textId="77777777" w:rsidR="0033221E" w:rsidRPr="0033221E" w:rsidRDefault="00DD4776" w:rsidP="0033221E">
      <w:pPr>
        <w:pStyle w:val="EndNoteBibliography"/>
        <w:ind w:left="720" w:hanging="720"/>
        <w:rPr>
          <w:noProof/>
        </w:rPr>
      </w:pPr>
      <w:r>
        <w:fldChar w:fldCharType="begin"/>
      </w:r>
      <w:r>
        <w:instrText xml:space="preserve"> ADDIN EN.REFLIST </w:instrText>
      </w:r>
      <w:r>
        <w:fldChar w:fldCharType="separate"/>
      </w:r>
      <w:r w:rsidR="0033221E" w:rsidRPr="0033221E">
        <w:rPr>
          <w:noProof/>
        </w:rPr>
        <w:t>1.</w:t>
      </w:r>
      <w:r w:rsidR="0033221E" w:rsidRPr="0033221E">
        <w:rPr>
          <w:noProof/>
        </w:rPr>
        <w:tab/>
        <w:t xml:space="preserve">Ding, L., et al., </w:t>
      </w:r>
      <w:r w:rsidR="0033221E" w:rsidRPr="0033221E">
        <w:rPr>
          <w:i/>
          <w:noProof/>
        </w:rPr>
        <w:t>Using Ontologies in the Semantic Web: A Survey</w:t>
      </w:r>
      <w:r w:rsidR="0033221E" w:rsidRPr="0033221E">
        <w:rPr>
          <w:noProof/>
        </w:rPr>
        <w:t xml:space="preserve">, in </w:t>
      </w:r>
      <w:r w:rsidR="0033221E" w:rsidRPr="0033221E">
        <w:rPr>
          <w:i/>
          <w:noProof/>
        </w:rPr>
        <w:t>Ontologies</w:t>
      </w:r>
      <w:r w:rsidR="0033221E" w:rsidRPr="0033221E">
        <w:rPr>
          <w:noProof/>
        </w:rPr>
        <w:t>. 2007, Springer US. p. 79-113.</w:t>
      </w:r>
    </w:p>
    <w:p w14:paraId="72197D9C" w14:textId="77777777" w:rsidR="0033221E" w:rsidRPr="0033221E" w:rsidRDefault="0033221E" w:rsidP="0033221E">
      <w:pPr>
        <w:pStyle w:val="EndNoteBibliography"/>
        <w:ind w:left="720" w:hanging="720"/>
        <w:rPr>
          <w:noProof/>
        </w:rPr>
      </w:pPr>
      <w:r w:rsidRPr="0033221E">
        <w:rPr>
          <w:noProof/>
        </w:rPr>
        <w:t>2.</w:t>
      </w:r>
      <w:r w:rsidRPr="0033221E">
        <w:rPr>
          <w:noProof/>
        </w:rPr>
        <w:tab/>
        <w:t xml:space="preserve">Stevens, R., et al., </w:t>
      </w:r>
      <w:r w:rsidRPr="0033221E">
        <w:rPr>
          <w:i/>
          <w:noProof/>
        </w:rPr>
        <w:t>TAMBIS: Transparent Access to Multiple Bioinformatics Information Sources.</w:t>
      </w:r>
      <w:r w:rsidRPr="0033221E">
        <w:rPr>
          <w:noProof/>
        </w:rPr>
        <w:t xml:space="preserve"> IBM System Journal. </w:t>
      </w:r>
      <w:r w:rsidRPr="0033221E">
        <w:rPr>
          <w:b/>
          <w:noProof/>
        </w:rPr>
        <w:t>40</w:t>
      </w:r>
      <w:r w:rsidRPr="0033221E">
        <w:rPr>
          <w:noProof/>
        </w:rPr>
        <w:t>(2): p. 532-551.</w:t>
      </w:r>
    </w:p>
    <w:p w14:paraId="617D72EC" w14:textId="77777777" w:rsidR="0033221E" w:rsidRPr="0033221E" w:rsidRDefault="0033221E" w:rsidP="0033221E">
      <w:pPr>
        <w:pStyle w:val="EndNoteBibliography"/>
        <w:ind w:left="720" w:hanging="720"/>
        <w:rPr>
          <w:noProof/>
        </w:rPr>
      </w:pPr>
      <w:r w:rsidRPr="0033221E">
        <w:rPr>
          <w:noProof/>
        </w:rPr>
        <w:t>3.</w:t>
      </w:r>
      <w:r w:rsidRPr="0033221E">
        <w:rPr>
          <w:noProof/>
        </w:rPr>
        <w:tab/>
        <w:t xml:space="preserve">Catarci, T., et al., </w:t>
      </w:r>
      <w:r w:rsidRPr="0033221E">
        <w:rPr>
          <w:i/>
          <w:noProof/>
        </w:rPr>
        <w:t>An Ontology Based Visual Tool for Query Formulation Support.</w:t>
      </w:r>
      <w:r w:rsidRPr="0033221E">
        <w:rPr>
          <w:noProof/>
        </w:rPr>
        <w:t xml:space="preserve"> ECAI, 2004: p. 308-312.</w:t>
      </w:r>
    </w:p>
    <w:p w14:paraId="5A5117E2" w14:textId="77777777" w:rsidR="0033221E" w:rsidRPr="0033221E" w:rsidRDefault="0033221E" w:rsidP="0033221E">
      <w:pPr>
        <w:pStyle w:val="EndNoteBibliography"/>
        <w:ind w:left="720" w:hanging="720"/>
        <w:rPr>
          <w:noProof/>
        </w:rPr>
      </w:pPr>
      <w:r w:rsidRPr="0033221E">
        <w:rPr>
          <w:noProof/>
        </w:rPr>
        <w:t>4.</w:t>
      </w:r>
      <w:r w:rsidRPr="0033221E">
        <w:rPr>
          <w:noProof/>
        </w:rPr>
        <w:tab/>
        <w:t xml:space="preserve">Horridge, M., </w:t>
      </w:r>
      <w:r w:rsidRPr="0033221E">
        <w:rPr>
          <w:i/>
          <w:noProof/>
        </w:rPr>
        <w:t>The Manchester Pizza Finder</w:t>
      </w:r>
      <w:r w:rsidRPr="0033221E">
        <w:rPr>
          <w:noProof/>
        </w:rPr>
        <w:t>. University of Manchester.</w:t>
      </w:r>
    </w:p>
    <w:p w14:paraId="3CFC95B2" w14:textId="77777777" w:rsidR="0033221E" w:rsidRPr="0033221E" w:rsidRDefault="0033221E" w:rsidP="0033221E">
      <w:pPr>
        <w:pStyle w:val="EndNoteBibliography"/>
        <w:ind w:left="720" w:hanging="720"/>
        <w:rPr>
          <w:noProof/>
        </w:rPr>
      </w:pPr>
      <w:r w:rsidRPr="0033221E">
        <w:rPr>
          <w:noProof/>
        </w:rPr>
        <w:t>5.</w:t>
      </w:r>
      <w:r w:rsidRPr="0033221E">
        <w:rPr>
          <w:noProof/>
        </w:rPr>
        <w:tab/>
        <w:t xml:space="preserve">Bechhofer, S. and N.W. Paton, </w:t>
      </w:r>
      <w:r w:rsidRPr="0033221E">
        <w:rPr>
          <w:i/>
          <w:noProof/>
        </w:rPr>
        <w:t>Ontology Visual Querying</w:t>
      </w:r>
      <w:r w:rsidRPr="0033221E">
        <w:rPr>
          <w:noProof/>
        </w:rPr>
        <w:t xml:space="preserve">, in </w:t>
      </w:r>
      <w:r w:rsidRPr="0033221E">
        <w:rPr>
          <w:i/>
          <w:noProof/>
        </w:rPr>
        <w:t>Encyclopedia of Database Systems</w:t>
      </w:r>
      <w:r w:rsidRPr="0033221E">
        <w:rPr>
          <w:noProof/>
        </w:rPr>
        <w:t>. 2009, Springer.</w:t>
      </w:r>
    </w:p>
    <w:p w14:paraId="5AF19138" w14:textId="7B4AADB8" w:rsidR="0033221E" w:rsidRPr="0033221E" w:rsidRDefault="0033221E" w:rsidP="0033221E">
      <w:pPr>
        <w:pStyle w:val="EndNoteBibliography"/>
        <w:ind w:left="720" w:hanging="720"/>
        <w:rPr>
          <w:noProof/>
        </w:rPr>
      </w:pPr>
      <w:r w:rsidRPr="0033221E">
        <w:rPr>
          <w:noProof/>
        </w:rPr>
        <w:t>6.</w:t>
      </w:r>
      <w:r w:rsidRPr="0033221E">
        <w:rPr>
          <w:noProof/>
        </w:rPr>
        <w:tab/>
        <w:t xml:space="preserve">Bechhofer, S. </w:t>
      </w:r>
      <w:r w:rsidRPr="0033221E">
        <w:rPr>
          <w:i/>
          <w:noProof/>
        </w:rPr>
        <w:t>The Manchester Sushi Finder - Project Page</w:t>
      </w:r>
      <w:r w:rsidRPr="0033221E">
        <w:rPr>
          <w:noProof/>
        </w:rPr>
        <w:t xml:space="preserve">. 2014  [cited 2014 March 5, 2014]; Available from: </w:t>
      </w:r>
      <w:hyperlink r:id="rId60" w:history="1">
        <w:r w:rsidRPr="0033221E">
          <w:rPr>
            <w:rStyle w:val="Hyperlink"/>
            <w:rFonts w:ascii="Times New Roman" w:hAnsi="Times New Roman"/>
            <w:noProof/>
          </w:rPr>
          <w:t>http://studentnet.cs.manchester.ac.uk/pgt/2013/COMP60990/project/projectbookdetails.php?projectid=20889</w:t>
        </w:r>
      </w:hyperlink>
      <w:r w:rsidRPr="0033221E">
        <w:rPr>
          <w:noProof/>
        </w:rPr>
        <w:t>.</w:t>
      </w:r>
    </w:p>
    <w:p w14:paraId="3CAAD89D" w14:textId="19112EB8" w:rsidR="0033221E" w:rsidRPr="0033221E" w:rsidRDefault="0033221E" w:rsidP="0033221E">
      <w:pPr>
        <w:pStyle w:val="EndNoteBibliography"/>
        <w:ind w:left="720" w:hanging="720"/>
        <w:rPr>
          <w:noProof/>
        </w:rPr>
      </w:pPr>
      <w:r w:rsidRPr="0033221E">
        <w:rPr>
          <w:noProof/>
        </w:rPr>
        <w:t>7.</w:t>
      </w:r>
      <w:r w:rsidRPr="0033221E">
        <w:rPr>
          <w:noProof/>
        </w:rPr>
        <w:tab/>
        <w:t xml:space="preserve">Group, W.C.O.W. </w:t>
      </w:r>
      <w:r w:rsidRPr="0033221E">
        <w:rPr>
          <w:i/>
          <w:noProof/>
        </w:rPr>
        <w:t>Web Ontology Language (OWL)</w:t>
      </w:r>
      <w:r w:rsidRPr="0033221E">
        <w:rPr>
          <w:noProof/>
        </w:rPr>
        <w:t xml:space="preserve">. 2012  [cited 2014 April 19, 2014]; Available from: </w:t>
      </w:r>
      <w:hyperlink r:id="rId61" w:history="1">
        <w:r w:rsidRPr="0033221E">
          <w:rPr>
            <w:rStyle w:val="Hyperlink"/>
            <w:rFonts w:ascii="Times New Roman" w:hAnsi="Times New Roman"/>
            <w:noProof/>
          </w:rPr>
          <w:t>http://www.w3.org/2001/sw/wiki/OWL</w:t>
        </w:r>
      </w:hyperlink>
      <w:r w:rsidRPr="0033221E">
        <w:rPr>
          <w:noProof/>
        </w:rPr>
        <w:t>.</w:t>
      </w:r>
    </w:p>
    <w:p w14:paraId="46FBD929" w14:textId="77777777" w:rsidR="0033221E" w:rsidRPr="0033221E" w:rsidRDefault="0033221E" w:rsidP="0033221E">
      <w:pPr>
        <w:pStyle w:val="EndNoteBibliography"/>
        <w:ind w:left="720" w:hanging="720"/>
        <w:rPr>
          <w:noProof/>
        </w:rPr>
      </w:pPr>
      <w:r w:rsidRPr="0033221E">
        <w:rPr>
          <w:noProof/>
        </w:rPr>
        <w:t>8.</w:t>
      </w:r>
      <w:r w:rsidRPr="0033221E">
        <w:rPr>
          <w:noProof/>
        </w:rPr>
        <w:tab/>
        <w:t xml:space="preserve">Davis, R., H. Shrobe, and P. Szolovits, </w:t>
      </w:r>
      <w:r w:rsidRPr="0033221E">
        <w:rPr>
          <w:i/>
          <w:noProof/>
        </w:rPr>
        <w:t>What is a Knowledge Representation?</w:t>
      </w:r>
      <w:r w:rsidRPr="0033221E">
        <w:rPr>
          <w:noProof/>
        </w:rPr>
        <w:t xml:space="preserve">, in </w:t>
      </w:r>
      <w:r w:rsidRPr="0033221E">
        <w:rPr>
          <w:i/>
          <w:noProof/>
        </w:rPr>
        <w:t>AI Magazine</w:t>
      </w:r>
      <w:r w:rsidRPr="0033221E">
        <w:rPr>
          <w:noProof/>
        </w:rPr>
        <w:t>. 1993. p. 17-33.</w:t>
      </w:r>
    </w:p>
    <w:p w14:paraId="5D88A040" w14:textId="670DEAA4" w:rsidR="0033221E" w:rsidRPr="0033221E" w:rsidRDefault="0033221E" w:rsidP="0033221E">
      <w:pPr>
        <w:pStyle w:val="EndNoteBibliography"/>
        <w:ind w:left="720" w:hanging="720"/>
        <w:rPr>
          <w:noProof/>
        </w:rPr>
      </w:pPr>
      <w:r w:rsidRPr="0033221E">
        <w:rPr>
          <w:noProof/>
        </w:rPr>
        <w:t>9.</w:t>
      </w:r>
      <w:r w:rsidRPr="0033221E">
        <w:rPr>
          <w:noProof/>
        </w:rPr>
        <w:tab/>
        <w:t xml:space="preserve">Group, O.W. </w:t>
      </w:r>
      <w:r w:rsidRPr="0033221E">
        <w:rPr>
          <w:i/>
          <w:noProof/>
        </w:rPr>
        <w:t>OWL Web Ontology Language Overview</w:t>
      </w:r>
      <w:r w:rsidRPr="0033221E">
        <w:rPr>
          <w:noProof/>
        </w:rPr>
        <w:t xml:space="preserve">. 2004  [cited 2014 May 13, 2014]; Available from: </w:t>
      </w:r>
      <w:hyperlink r:id="rId62" w:history="1">
        <w:r w:rsidRPr="0033221E">
          <w:rPr>
            <w:rStyle w:val="Hyperlink"/>
            <w:rFonts w:ascii="Times New Roman" w:hAnsi="Times New Roman"/>
            <w:noProof/>
          </w:rPr>
          <w:t>http://www.w3.org/TR/owl-features</w:t>
        </w:r>
      </w:hyperlink>
      <w:r w:rsidRPr="0033221E">
        <w:rPr>
          <w:noProof/>
        </w:rPr>
        <w:t>.</w:t>
      </w:r>
    </w:p>
    <w:p w14:paraId="77D594D5" w14:textId="77777777" w:rsidR="0033221E" w:rsidRPr="0033221E" w:rsidRDefault="0033221E" w:rsidP="0033221E">
      <w:pPr>
        <w:pStyle w:val="EndNoteBibliography"/>
        <w:ind w:left="720" w:hanging="720"/>
        <w:rPr>
          <w:noProof/>
        </w:rPr>
      </w:pPr>
      <w:r w:rsidRPr="0033221E">
        <w:rPr>
          <w:noProof/>
        </w:rPr>
        <w:t>10.</w:t>
      </w:r>
      <w:r w:rsidRPr="0033221E">
        <w:rPr>
          <w:noProof/>
        </w:rPr>
        <w:tab/>
        <w:t xml:space="preserve">M, H. and B. S, </w:t>
      </w:r>
      <w:r w:rsidRPr="0033221E">
        <w:rPr>
          <w:i/>
          <w:noProof/>
        </w:rPr>
        <w:t>The OWL API: A Java API for OWL ontologies.</w:t>
      </w:r>
      <w:r w:rsidRPr="0033221E">
        <w:rPr>
          <w:noProof/>
        </w:rPr>
        <w:t xml:space="preserve"> Semantic Web, 2011. </w:t>
      </w:r>
      <w:r w:rsidRPr="0033221E">
        <w:rPr>
          <w:b/>
          <w:noProof/>
        </w:rPr>
        <w:t>2</w:t>
      </w:r>
      <w:r w:rsidRPr="0033221E">
        <w:rPr>
          <w:noProof/>
        </w:rPr>
        <w:t>(Number 1 / 2011): p. 11-21.</w:t>
      </w:r>
    </w:p>
    <w:p w14:paraId="6D7D49C9" w14:textId="34201F4F" w:rsidR="0033221E" w:rsidRPr="0033221E" w:rsidRDefault="0033221E" w:rsidP="0033221E">
      <w:pPr>
        <w:pStyle w:val="EndNoteBibliography"/>
        <w:ind w:left="720" w:hanging="720"/>
        <w:rPr>
          <w:noProof/>
        </w:rPr>
      </w:pPr>
      <w:r w:rsidRPr="0033221E">
        <w:rPr>
          <w:noProof/>
        </w:rPr>
        <w:t>11.</w:t>
      </w:r>
      <w:r w:rsidRPr="0033221E">
        <w:rPr>
          <w:noProof/>
        </w:rPr>
        <w:tab/>
        <w:t xml:space="preserve">Group, O.W. </w:t>
      </w:r>
      <w:r w:rsidRPr="0033221E">
        <w:rPr>
          <w:i/>
          <w:noProof/>
        </w:rPr>
        <w:t>OWL 2 Web Ontology Language Document Overview</w:t>
      </w:r>
      <w:r w:rsidRPr="0033221E">
        <w:rPr>
          <w:noProof/>
        </w:rPr>
        <w:t xml:space="preserve">. 2012  [cited 2014 May 13, 2014]; Available from: </w:t>
      </w:r>
      <w:hyperlink r:id="rId63" w:history="1">
        <w:r w:rsidRPr="0033221E">
          <w:rPr>
            <w:rStyle w:val="Hyperlink"/>
            <w:rFonts w:ascii="Times New Roman" w:hAnsi="Times New Roman"/>
            <w:noProof/>
          </w:rPr>
          <w:t>http://www.w3.org/TR/owl2-overview/</w:t>
        </w:r>
      </w:hyperlink>
      <w:r w:rsidRPr="0033221E">
        <w:rPr>
          <w:noProof/>
        </w:rPr>
        <w:t>.</w:t>
      </w:r>
    </w:p>
    <w:p w14:paraId="661725D7" w14:textId="395298CF" w:rsidR="0033221E" w:rsidRPr="0033221E" w:rsidRDefault="0033221E" w:rsidP="0033221E">
      <w:pPr>
        <w:pStyle w:val="EndNoteBibliography"/>
        <w:ind w:left="720" w:hanging="720"/>
        <w:rPr>
          <w:noProof/>
        </w:rPr>
      </w:pPr>
      <w:r w:rsidRPr="0033221E">
        <w:rPr>
          <w:noProof/>
        </w:rPr>
        <w:t>12.</w:t>
      </w:r>
      <w:r w:rsidRPr="0033221E">
        <w:rPr>
          <w:noProof/>
        </w:rPr>
        <w:tab/>
        <w:t xml:space="preserve">Wikipedia. </w:t>
      </w:r>
      <w:r w:rsidRPr="0033221E">
        <w:rPr>
          <w:i/>
          <w:noProof/>
        </w:rPr>
        <w:t>Application programming interface</w:t>
      </w:r>
      <w:r w:rsidRPr="0033221E">
        <w:rPr>
          <w:noProof/>
        </w:rPr>
        <w:t xml:space="preserve">.  [cited 2014 April 21, 2014]; Available from: </w:t>
      </w:r>
      <w:hyperlink r:id="rId64" w:history="1">
        <w:r w:rsidRPr="0033221E">
          <w:rPr>
            <w:rStyle w:val="Hyperlink"/>
            <w:rFonts w:ascii="Times New Roman" w:hAnsi="Times New Roman"/>
            <w:noProof/>
          </w:rPr>
          <w:t>http://en.wikipedia.org/wiki/Application_programming_interface</w:t>
        </w:r>
      </w:hyperlink>
      <w:r w:rsidRPr="0033221E">
        <w:rPr>
          <w:noProof/>
        </w:rPr>
        <w:t>.</w:t>
      </w:r>
    </w:p>
    <w:p w14:paraId="0A336ECC" w14:textId="296EC1C2" w:rsidR="0033221E" w:rsidRPr="0033221E" w:rsidRDefault="0033221E" w:rsidP="0033221E">
      <w:pPr>
        <w:pStyle w:val="EndNoteBibliography"/>
        <w:ind w:left="720" w:hanging="720"/>
        <w:rPr>
          <w:noProof/>
        </w:rPr>
      </w:pPr>
      <w:r w:rsidRPr="0033221E">
        <w:rPr>
          <w:noProof/>
        </w:rPr>
        <w:t>13.</w:t>
      </w:r>
      <w:r w:rsidRPr="0033221E">
        <w:rPr>
          <w:noProof/>
        </w:rPr>
        <w:tab/>
      </w:r>
      <w:r w:rsidRPr="0033221E">
        <w:rPr>
          <w:i/>
          <w:noProof/>
        </w:rPr>
        <w:t>The size of the World Wide Web (The Internet)</w:t>
      </w:r>
      <w:r w:rsidRPr="0033221E">
        <w:rPr>
          <w:noProof/>
        </w:rPr>
        <w:t xml:space="preserve">. 2014  [cited 2014 Jun 2, 2014]; Available from: </w:t>
      </w:r>
      <w:hyperlink r:id="rId65" w:history="1">
        <w:r w:rsidRPr="0033221E">
          <w:rPr>
            <w:rStyle w:val="Hyperlink"/>
            <w:rFonts w:ascii="Times New Roman" w:hAnsi="Times New Roman"/>
            <w:noProof/>
          </w:rPr>
          <w:t>http://www.worldwidewebsize.com/</w:t>
        </w:r>
      </w:hyperlink>
      <w:r w:rsidRPr="0033221E">
        <w:rPr>
          <w:noProof/>
        </w:rPr>
        <w:t>.</w:t>
      </w:r>
    </w:p>
    <w:p w14:paraId="7AF71035" w14:textId="77777777" w:rsidR="0033221E" w:rsidRPr="0033221E" w:rsidRDefault="0033221E" w:rsidP="0033221E">
      <w:pPr>
        <w:pStyle w:val="EndNoteBibliography"/>
        <w:ind w:left="720" w:hanging="720"/>
        <w:rPr>
          <w:noProof/>
        </w:rPr>
      </w:pPr>
      <w:r w:rsidRPr="0033221E">
        <w:rPr>
          <w:noProof/>
        </w:rPr>
        <w:t>14.</w:t>
      </w:r>
      <w:r w:rsidRPr="0033221E">
        <w:rPr>
          <w:noProof/>
        </w:rPr>
        <w:tab/>
        <w:t xml:space="preserve">Hyvönen, E., S. Saarela, and K. Viljanen, </w:t>
      </w:r>
      <w:r w:rsidRPr="0033221E">
        <w:rPr>
          <w:i/>
          <w:noProof/>
        </w:rPr>
        <w:t>Application of ontology techniques to view-based semantic search and browsing</w:t>
      </w:r>
      <w:r w:rsidRPr="0033221E">
        <w:rPr>
          <w:noProof/>
        </w:rPr>
        <w:t xml:space="preserve">, in </w:t>
      </w:r>
      <w:r w:rsidRPr="0033221E">
        <w:rPr>
          <w:i/>
          <w:noProof/>
        </w:rPr>
        <w:t>The Semantic Web: Research and Applications</w:t>
      </w:r>
      <w:r w:rsidRPr="0033221E">
        <w:rPr>
          <w:noProof/>
        </w:rPr>
        <w:t>. 2004, Springer. p. 92-106.</w:t>
      </w:r>
    </w:p>
    <w:p w14:paraId="6EBEC918" w14:textId="77777777" w:rsidR="0033221E" w:rsidRPr="0033221E" w:rsidRDefault="0033221E" w:rsidP="0033221E">
      <w:pPr>
        <w:pStyle w:val="EndNoteBibliography"/>
        <w:ind w:left="720" w:hanging="720"/>
        <w:rPr>
          <w:i/>
          <w:noProof/>
        </w:rPr>
      </w:pPr>
      <w:r w:rsidRPr="0033221E">
        <w:rPr>
          <w:noProof/>
        </w:rPr>
        <w:t>15.</w:t>
      </w:r>
      <w:r w:rsidRPr="0033221E">
        <w:rPr>
          <w:noProof/>
        </w:rPr>
        <w:tab/>
        <w:t xml:space="preserve">Bechhofer, S., et al., </w:t>
      </w:r>
      <w:r w:rsidRPr="0033221E">
        <w:rPr>
          <w:i/>
          <w:noProof/>
        </w:rPr>
        <w:t>Guiding the User: An Ontology Driven Interface.</w:t>
      </w:r>
    </w:p>
    <w:p w14:paraId="100ED343" w14:textId="77777777" w:rsidR="0033221E" w:rsidRPr="0033221E" w:rsidRDefault="0033221E" w:rsidP="0033221E">
      <w:pPr>
        <w:pStyle w:val="EndNoteBibliography"/>
        <w:ind w:left="720" w:hanging="720"/>
        <w:rPr>
          <w:noProof/>
        </w:rPr>
      </w:pPr>
      <w:r w:rsidRPr="0033221E">
        <w:rPr>
          <w:noProof/>
        </w:rPr>
        <w:t>16.</w:t>
      </w:r>
      <w:r w:rsidRPr="0033221E">
        <w:rPr>
          <w:noProof/>
        </w:rPr>
        <w:tab/>
        <w:t xml:space="preserve">Bechhofer, S. and C. Goble, </w:t>
      </w:r>
      <w:r w:rsidRPr="0033221E">
        <w:rPr>
          <w:i/>
          <w:noProof/>
        </w:rPr>
        <w:t>Classification Based Navigation and Retrieval for Picture Archives</w:t>
      </w:r>
      <w:r w:rsidRPr="0033221E">
        <w:rPr>
          <w:noProof/>
        </w:rPr>
        <w:t xml:space="preserve">, in </w:t>
      </w:r>
      <w:r w:rsidRPr="0033221E">
        <w:rPr>
          <w:i/>
          <w:noProof/>
        </w:rPr>
        <w:t>Database Semantics</w:t>
      </w:r>
      <w:r w:rsidRPr="0033221E">
        <w:rPr>
          <w:noProof/>
        </w:rPr>
        <w:t>. 1999, Springer. p. 291-310.</w:t>
      </w:r>
    </w:p>
    <w:p w14:paraId="502ED1D5" w14:textId="77777777" w:rsidR="0033221E" w:rsidRPr="0033221E" w:rsidRDefault="0033221E" w:rsidP="0033221E">
      <w:pPr>
        <w:pStyle w:val="EndNoteBibliography"/>
        <w:ind w:left="720" w:hanging="720"/>
        <w:rPr>
          <w:noProof/>
        </w:rPr>
      </w:pPr>
      <w:r w:rsidRPr="0033221E">
        <w:rPr>
          <w:noProof/>
        </w:rPr>
        <w:t>17.</w:t>
      </w:r>
      <w:r w:rsidRPr="0033221E">
        <w:rPr>
          <w:noProof/>
        </w:rPr>
        <w:tab/>
        <w:t xml:space="preserve">Schreiber, A.T.G., et al., </w:t>
      </w:r>
      <w:r w:rsidRPr="0033221E">
        <w:rPr>
          <w:i/>
          <w:noProof/>
        </w:rPr>
        <w:t>Ontology-based photo annotation.</w:t>
      </w:r>
      <w:r w:rsidRPr="0033221E">
        <w:rPr>
          <w:noProof/>
        </w:rPr>
        <w:t xml:space="preserve"> IEEE Intelligent Systems, 2001. </w:t>
      </w:r>
      <w:r w:rsidRPr="0033221E">
        <w:rPr>
          <w:b/>
          <w:noProof/>
        </w:rPr>
        <w:t>16</w:t>
      </w:r>
      <w:r w:rsidRPr="0033221E">
        <w:rPr>
          <w:noProof/>
        </w:rPr>
        <w:t>(3): p. 66-74.</w:t>
      </w:r>
    </w:p>
    <w:p w14:paraId="59075C12" w14:textId="23DEAC23" w:rsidR="0033221E" w:rsidRPr="0033221E" w:rsidRDefault="0033221E" w:rsidP="0033221E">
      <w:pPr>
        <w:pStyle w:val="EndNoteBibliography"/>
        <w:ind w:left="720" w:hanging="720"/>
        <w:rPr>
          <w:noProof/>
        </w:rPr>
      </w:pPr>
      <w:r w:rsidRPr="0033221E">
        <w:rPr>
          <w:noProof/>
        </w:rPr>
        <w:t>18.</w:t>
      </w:r>
      <w:r w:rsidRPr="0033221E">
        <w:rPr>
          <w:noProof/>
        </w:rPr>
        <w:tab/>
        <w:t xml:space="preserve">Wikipedia. </w:t>
      </w:r>
      <w:r w:rsidRPr="0033221E">
        <w:rPr>
          <w:i/>
          <w:noProof/>
        </w:rPr>
        <w:t>Faceted search</w:t>
      </w:r>
      <w:r w:rsidRPr="0033221E">
        <w:rPr>
          <w:noProof/>
        </w:rPr>
        <w:t xml:space="preserve">.  [cited 2014 April 23, 2014]; Available from: </w:t>
      </w:r>
      <w:hyperlink r:id="rId66" w:history="1">
        <w:r w:rsidRPr="0033221E">
          <w:rPr>
            <w:rStyle w:val="Hyperlink"/>
            <w:rFonts w:ascii="Times New Roman" w:hAnsi="Times New Roman"/>
            <w:noProof/>
          </w:rPr>
          <w:t>http://en.wikipedia.org/wiki/Faceted_search</w:t>
        </w:r>
      </w:hyperlink>
      <w:r w:rsidRPr="0033221E">
        <w:rPr>
          <w:noProof/>
        </w:rPr>
        <w:t>.</w:t>
      </w:r>
    </w:p>
    <w:p w14:paraId="3CD9DDC2" w14:textId="77777777" w:rsidR="0033221E" w:rsidRPr="0033221E" w:rsidRDefault="0033221E" w:rsidP="0033221E">
      <w:pPr>
        <w:pStyle w:val="EndNoteBibliography"/>
        <w:ind w:left="720" w:hanging="720"/>
        <w:rPr>
          <w:noProof/>
        </w:rPr>
      </w:pPr>
      <w:r w:rsidRPr="0033221E">
        <w:rPr>
          <w:noProof/>
        </w:rPr>
        <w:t>19.</w:t>
      </w:r>
      <w:r w:rsidRPr="0033221E">
        <w:rPr>
          <w:noProof/>
        </w:rPr>
        <w:tab/>
        <w:t xml:space="preserve">Smith, D.A. and N.R. Shadbolt, </w:t>
      </w:r>
      <w:r w:rsidRPr="0033221E">
        <w:rPr>
          <w:i/>
          <w:noProof/>
        </w:rPr>
        <w:t>FacetOntology: Expressive Descriptions of Facets in the Semantic Web</w:t>
      </w:r>
      <w:r w:rsidRPr="0033221E">
        <w:rPr>
          <w:noProof/>
        </w:rPr>
        <w:t xml:space="preserve">, in </w:t>
      </w:r>
      <w:r w:rsidRPr="0033221E">
        <w:rPr>
          <w:i/>
          <w:noProof/>
        </w:rPr>
        <w:t>Semantic Technology</w:t>
      </w:r>
      <w:r w:rsidRPr="0033221E">
        <w:rPr>
          <w:noProof/>
        </w:rPr>
        <w:t>. 2013, Springer. p. 223-238.</w:t>
      </w:r>
    </w:p>
    <w:p w14:paraId="4DBAE18C" w14:textId="77777777" w:rsidR="0033221E" w:rsidRPr="0033221E" w:rsidRDefault="0033221E" w:rsidP="0033221E">
      <w:pPr>
        <w:pStyle w:val="EndNoteBibliography"/>
        <w:ind w:left="720" w:hanging="720"/>
        <w:rPr>
          <w:noProof/>
        </w:rPr>
      </w:pPr>
      <w:r w:rsidRPr="0033221E">
        <w:rPr>
          <w:noProof/>
        </w:rPr>
        <w:t>20.</w:t>
      </w:r>
      <w:r w:rsidRPr="0033221E">
        <w:rPr>
          <w:noProof/>
        </w:rPr>
        <w:tab/>
        <w:t xml:space="preserve">Catarci, T., et al., </w:t>
      </w:r>
      <w:r w:rsidRPr="0033221E">
        <w:rPr>
          <w:i/>
          <w:noProof/>
        </w:rPr>
        <w:t>Visual query systems for databases: A survey.</w:t>
      </w:r>
      <w:r w:rsidRPr="0033221E">
        <w:rPr>
          <w:noProof/>
        </w:rPr>
        <w:t xml:space="preserve"> Journal of Visual Languages and Computing, 1997. </w:t>
      </w:r>
      <w:r w:rsidRPr="0033221E">
        <w:rPr>
          <w:b/>
          <w:noProof/>
        </w:rPr>
        <w:t>8</w:t>
      </w:r>
      <w:r w:rsidRPr="0033221E">
        <w:rPr>
          <w:noProof/>
        </w:rPr>
        <w:t>: p. 215-260.</w:t>
      </w:r>
    </w:p>
    <w:p w14:paraId="49741BC2" w14:textId="7C95008D" w:rsidR="0033221E" w:rsidRPr="0033221E" w:rsidRDefault="0033221E" w:rsidP="0033221E">
      <w:pPr>
        <w:pStyle w:val="EndNoteBibliography"/>
        <w:ind w:left="720" w:hanging="720"/>
        <w:rPr>
          <w:noProof/>
        </w:rPr>
      </w:pPr>
      <w:r w:rsidRPr="0033221E">
        <w:rPr>
          <w:noProof/>
        </w:rPr>
        <w:t>21.</w:t>
      </w:r>
      <w:r w:rsidRPr="0033221E">
        <w:rPr>
          <w:noProof/>
        </w:rPr>
        <w:tab/>
      </w:r>
      <w:r w:rsidRPr="0033221E">
        <w:rPr>
          <w:i/>
          <w:noProof/>
        </w:rPr>
        <w:t>The Java Technology Phenomenon</w:t>
      </w:r>
      <w:r w:rsidRPr="0033221E">
        <w:rPr>
          <w:noProof/>
        </w:rPr>
        <w:t xml:space="preserve">.  [cited 2014 July 31, 2014]; Available from: </w:t>
      </w:r>
      <w:hyperlink r:id="rId67" w:history="1">
        <w:r w:rsidRPr="0033221E">
          <w:rPr>
            <w:rStyle w:val="Hyperlink"/>
            <w:rFonts w:ascii="Times New Roman" w:hAnsi="Times New Roman"/>
            <w:noProof/>
          </w:rPr>
          <w:t>http://docs.oracle.com/javase/tutorial/getStarted/intro/definition.html</w:t>
        </w:r>
      </w:hyperlink>
      <w:r w:rsidRPr="0033221E">
        <w:rPr>
          <w:noProof/>
        </w:rPr>
        <w:t>.</w:t>
      </w:r>
    </w:p>
    <w:p w14:paraId="3C347B6F" w14:textId="77777777" w:rsidR="0033221E" w:rsidRPr="0033221E" w:rsidRDefault="0033221E" w:rsidP="0033221E">
      <w:pPr>
        <w:pStyle w:val="EndNoteBibliography"/>
        <w:ind w:left="720" w:hanging="720"/>
        <w:rPr>
          <w:noProof/>
        </w:rPr>
      </w:pPr>
      <w:r w:rsidRPr="0033221E">
        <w:rPr>
          <w:noProof/>
        </w:rPr>
        <w:t>22.</w:t>
      </w:r>
      <w:r w:rsidRPr="0033221E">
        <w:rPr>
          <w:noProof/>
        </w:rPr>
        <w:tab/>
        <w:t xml:space="preserve">Gosling, J. and H. McGilton, </w:t>
      </w:r>
      <w:r w:rsidRPr="0033221E">
        <w:rPr>
          <w:i/>
          <w:noProof/>
        </w:rPr>
        <w:t>The Java language environment</w:t>
      </w:r>
      <w:r w:rsidRPr="0033221E">
        <w:rPr>
          <w:noProof/>
        </w:rPr>
        <w:t>. Vol. 2550. 1995: Sun Microsystems Computer Company.</w:t>
      </w:r>
    </w:p>
    <w:p w14:paraId="1D0129C5" w14:textId="72D3E9C6" w:rsidR="0033221E" w:rsidRPr="0033221E" w:rsidRDefault="0033221E" w:rsidP="0033221E">
      <w:pPr>
        <w:pStyle w:val="EndNoteBibliography"/>
        <w:ind w:left="720" w:hanging="720"/>
        <w:rPr>
          <w:noProof/>
        </w:rPr>
      </w:pPr>
      <w:r w:rsidRPr="0033221E">
        <w:rPr>
          <w:noProof/>
        </w:rPr>
        <w:t>23.</w:t>
      </w:r>
      <w:r w:rsidRPr="0033221E">
        <w:rPr>
          <w:noProof/>
        </w:rPr>
        <w:tab/>
      </w:r>
      <w:r w:rsidRPr="0033221E">
        <w:rPr>
          <w:i/>
          <w:noProof/>
        </w:rPr>
        <w:t>Apache Maven Project</w:t>
      </w:r>
      <w:r w:rsidRPr="0033221E">
        <w:rPr>
          <w:noProof/>
        </w:rPr>
        <w:t xml:space="preserve">.  [cited 2014 July 31, 2014]; Available from: </w:t>
      </w:r>
      <w:hyperlink r:id="rId68" w:history="1">
        <w:r w:rsidRPr="0033221E">
          <w:rPr>
            <w:rStyle w:val="Hyperlink"/>
            <w:rFonts w:ascii="Times New Roman" w:hAnsi="Times New Roman"/>
            <w:noProof/>
          </w:rPr>
          <w:t>http://maven.apache.org/what-is-maven.html</w:t>
        </w:r>
      </w:hyperlink>
      <w:r w:rsidRPr="0033221E">
        <w:rPr>
          <w:noProof/>
        </w:rPr>
        <w:t>.</w:t>
      </w:r>
    </w:p>
    <w:p w14:paraId="464B6D81" w14:textId="77777777" w:rsidR="0033221E" w:rsidRPr="0033221E" w:rsidRDefault="0033221E" w:rsidP="0033221E">
      <w:pPr>
        <w:pStyle w:val="EndNoteBibliography"/>
        <w:ind w:left="720" w:hanging="720"/>
        <w:rPr>
          <w:i/>
          <w:noProof/>
        </w:rPr>
      </w:pPr>
      <w:r w:rsidRPr="0033221E">
        <w:rPr>
          <w:noProof/>
        </w:rPr>
        <w:t>24.</w:t>
      </w:r>
      <w:r w:rsidRPr="0033221E">
        <w:rPr>
          <w:noProof/>
        </w:rPr>
        <w:tab/>
      </w:r>
      <w:r w:rsidRPr="0033221E">
        <w:rPr>
          <w:i/>
          <w:noProof/>
        </w:rPr>
        <w:t>OWL 2 Web Ontology Language</w:t>
      </w:r>
    </w:p>
    <w:p w14:paraId="70FF0ED1" w14:textId="5E34323B" w:rsidR="0033221E" w:rsidRPr="0033221E" w:rsidRDefault="0033221E" w:rsidP="0033221E">
      <w:pPr>
        <w:pStyle w:val="EndNoteBibliography"/>
        <w:ind w:left="720" w:hanging="720"/>
        <w:rPr>
          <w:noProof/>
        </w:rPr>
      </w:pPr>
      <w:r w:rsidRPr="0033221E">
        <w:rPr>
          <w:i/>
          <w:noProof/>
        </w:rPr>
        <w:t>Structural Specification and Functional-Style Syntax</w:t>
      </w:r>
      <w:r w:rsidRPr="0033221E">
        <w:rPr>
          <w:noProof/>
        </w:rPr>
        <w:t xml:space="preserve">.  [cited 2014 Aug 1, 2014]; Available from: </w:t>
      </w:r>
      <w:hyperlink r:id="rId69" w:history="1">
        <w:r w:rsidRPr="0033221E">
          <w:rPr>
            <w:rStyle w:val="Hyperlink"/>
            <w:rFonts w:ascii="Times New Roman" w:hAnsi="Times New Roman"/>
            <w:noProof/>
          </w:rPr>
          <w:t>http://www.w3.org/TR/owl2-syntax/</w:t>
        </w:r>
      </w:hyperlink>
      <w:r w:rsidRPr="0033221E">
        <w:rPr>
          <w:noProof/>
        </w:rPr>
        <w:t>.</w:t>
      </w:r>
    </w:p>
    <w:p w14:paraId="49F6C12F" w14:textId="77777777" w:rsidR="0033221E" w:rsidRPr="0033221E" w:rsidRDefault="0033221E" w:rsidP="0033221E">
      <w:pPr>
        <w:pStyle w:val="EndNoteBibliography"/>
        <w:ind w:left="720" w:hanging="720"/>
        <w:rPr>
          <w:noProof/>
        </w:rPr>
      </w:pPr>
      <w:r w:rsidRPr="0033221E">
        <w:rPr>
          <w:noProof/>
        </w:rPr>
        <w:t>25.</w:t>
      </w:r>
      <w:r w:rsidRPr="0033221E">
        <w:rPr>
          <w:noProof/>
        </w:rPr>
        <w:tab/>
        <w:t xml:space="preserve">Larman, C. and V.R. Basili, </w:t>
      </w:r>
      <w:r w:rsidRPr="0033221E">
        <w:rPr>
          <w:i/>
          <w:noProof/>
        </w:rPr>
        <w:t>Iterative and incremental development: A brief history.</w:t>
      </w:r>
      <w:r w:rsidRPr="0033221E">
        <w:rPr>
          <w:noProof/>
        </w:rPr>
        <w:t xml:space="preserve"> Computer, 2003. </w:t>
      </w:r>
      <w:r w:rsidRPr="0033221E">
        <w:rPr>
          <w:b/>
          <w:noProof/>
        </w:rPr>
        <w:t>36</w:t>
      </w:r>
      <w:r w:rsidRPr="0033221E">
        <w:rPr>
          <w:noProof/>
        </w:rPr>
        <w:t>(6): p. 47-56.</w:t>
      </w:r>
    </w:p>
    <w:p w14:paraId="261721AE" w14:textId="32B9314E" w:rsidR="0033221E" w:rsidRPr="0033221E" w:rsidRDefault="0033221E" w:rsidP="0033221E">
      <w:pPr>
        <w:pStyle w:val="EndNoteBibliography"/>
        <w:ind w:left="720" w:hanging="720"/>
        <w:rPr>
          <w:noProof/>
        </w:rPr>
      </w:pPr>
      <w:r w:rsidRPr="0033221E">
        <w:rPr>
          <w:noProof/>
        </w:rPr>
        <w:t>26.</w:t>
      </w:r>
      <w:r w:rsidRPr="0033221E">
        <w:rPr>
          <w:noProof/>
        </w:rPr>
        <w:tab/>
        <w:t>SurveyMonkey. 2014; Available from: https://</w:t>
      </w:r>
      <w:hyperlink r:id="rId70" w:history="1">
        <w:r w:rsidRPr="0033221E">
          <w:rPr>
            <w:rStyle w:val="Hyperlink"/>
            <w:rFonts w:ascii="Times New Roman" w:hAnsi="Times New Roman"/>
            <w:noProof/>
          </w:rPr>
          <w:t>http://www.surveymonkey.net</w:t>
        </w:r>
      </w:hyperlink>
      <w:r w:rsidRPr="0033221E">
        <w:rPr>
          <w:noProof/>
        </w:rPr>
        <w:t>.</w:t>
      </w:r>
    </w:p>
    <w:p w14:paraId="5488C436" w14:textId="1243D000" w:rsidR="0033221E" w:rsidRPr="0033221E" w:rsidRDefault="0033221E" w:rsidP="0033221E">
      <w:pPr>
        <w:pStyle w:val="EndNoteBibliography"/>
        <w:ind w:left="720" w:hanging="720"/>
        <w:rPr>
          <w:noProof/>
        </w:rPr>
      </w:pPr>
      <w:r w:rsidRPr="0033221E">
        <w:rPr>
          <w:noProof/>
        </w:rPr>
        <w:t>27.</w:t>
      </w:r>
      <w:r w:rsidRPr="0033221E">
        <w:rPr>
          <w:noProof/>
        </w:rPr>
        <w:tab/>
        <w:t xml:space="preserve">Al Abbas, H. </w:t>
      </w:r>
      <w:r w:rsidRPr="0033221E">
        <w:rPr>
          <w:i/>
          <w:noProof/>
        </w:rPr>
        <w:t xml:space="preserve">MSc Project (Software application-"The Manchester Sushi Finder") </w:t>
      </w:r>
      <w:r w:rsidRPr="0033221E">
        <w:rPr>
          <w:noProof/>
        </w:rPr>
        <w:t>2014  [cited 2014 Aug 6, 2014]; Available from: https://</w:t>
      </w:r>
      <w:hyperlink r:id="rId71" w:history="1">
        <w:r w:rsidRPr="0033221E">
          <w:rPr>
            <w:rStyle w:val="Hyperlink"/>
            <w:rFonts w:ascii="Times New Roman" w:hAnsi="Times New Roman"/>
            <w:noProof/>
          </w:rPr>
          <w:t>http://www.surveymonkey.com/s/NLRQZ37</w:t>
        </w:r>
      </w:hyperlink>
      <w:r w:rsidRPr="0033221E">
        <w:rPr>
          <w:noProof/>
        </w:rPr>
        <w:t>.</w:t>
      </w:r>
    </w:p>
    <w:p w14:paraId="21EF7BEF" w14:textId="55074591" w:rsidR="0033221E" w:rsidRPr="0033221E" w:rsidRDefault="0033221E" w:rsidP="0033221E">
      <w:pPr>
        <w:pStyle w:val="EndNoteBibliography"/>
        <w:ind w:left="720" w:hanging="720"/>
        <w:rPr>
          <w:noProof/>
        </w:rPr>
      </w:pPr>
      <w:r w:rsidRPr="0033221E">
        <w:rPr>
          <w:noProof/>
        </w:rPr>
        <w:t>28.</w:t>
      </w:r>
      <w:r w:rsidRPr="0033221E">
        <w:rPr>
          <w:noProof/>
        </w:rPr>
        <w:tab/>
        <w:t xml:space="preserve">Ethics, C.S. </w:t>
      </w:r>
      <w:r w:rsidRPr="0033221E">
        <w:rPr>
          <w:i/>
          <w:noProof/>
        </w:rPr>
        <w:t>Survey</w:t>
      </w:r>
      <w:r w:rsidRPr="0033221E">
        <w:rPr>
          <w:noProof/>
        </w:rPr>
        <w:t xml:space="preserve">. 2014  [cited 2014 Agu 6, 2014]; Available from: </w:t>
      </w:r>
      <w:hyperlink r:id="rId72" w:history="1">
        <w:r w:rsidRPr="0033221E">
          <w:rPr>
            <w:rStyle w:val="Hyperlink"/>
            <w:rFonts w:ascii="Times New Roman" w:hAnsi="Times New Roman"/>
            <w:noProof/>
          </w:rPr>
          <w:t>http://ethics.cs.manchester.ac.uk</w:t>
        </w:r>
      </w:hyperlink>
      <w:r w:rsidRPr="0033221E">
        <w:rPr>
          <w:noProof/>
        </w:rPr>
        <w:t>.</w:t>
      </w:r>
    </w:p>
    <w:p w14:paraId="145EB0B3" w14:textId="238434EF" w:rsidR="003C39FF" w:rsidRDefault="00DD4776" w:rsidP="00CA4FD0">
      <w:pPr>
        <w:spacing w:line="360" w:lineRule="auto"/>
      </w:pPr>
      <w:r>
        <w:fldChar w:fldCharType="end"/>
      </w:r>
    </w:p>
    <w:p w14:paraId="13A7D6E3" w14:textId="28EB70D9" w:rsidR="00214B8B" w:rsidRDefault="00214B8B">
      <w:r>
        <w:br w:type="page"/>
      </w:r>
    </w:p>
    <w:p w14:paraId="6B54F904" w14:textId="7B596408" w:rsidR="00214B8B" w:rsidRPr="006D5C9B" w:rsidRDefault="006D5C9B" w:rsidP="006D5C9B">
      <w:pPr>
        <w:pStyle w:val="Heading1"/>
        <w:numPr>
          <w:ilvl w:val="0"/>
          <w:numId w:val="0"/>
        </w:numPr>
      </w:pPr>
      <w:bookmarkStart w:id="229" w:name="_Ref269648203"/>
      <w:bookmarkStart w:id="230" w:name="_Toc269907921"/>
      <w:r w:rsidRPr="006D5C9B">
        <w:t>APPENDIX</w:t>
      </w:r>
      <w:bookmarkEnd w:id="229"/>
      <w:r w:rsidR="006B5A53">
        <w:t xml:space="preserve"> USER STORIES</w:t>
      </w:r>
      <w:bookmarkEnd w:id="230"/>
    </w:p>
    <w:p w14:paraId="0503C35B" w14:textId="45DEEF58" w:rsidR="00EC37DF" w:rsidRDefault="00EC37DF" w:rsidP="00CA4FD0">
      <w:pPr>
        <w:spacing w:line="360" w:lineRule="auto"/>
      </w:pPr>
    </w:p>
    <w:tbl>
      <w:tblPr>
        <w:tblStyle w:val="TableGrid"/>
        <w:tblW w:w="0" w:type="auto"/>
        <w:tblLook w:val="0600" w:firstRow="0" w:lastRow="0" w:firstColumn="0" w:lastColumn="0" w:noHBand="1" w:noVBand="1"/>
      </w:tblPr>
      <w:tblGrid>
        <w:gridCol w:w="8516"/>
      </w:tblGrid>
      <w:tr w:rsidR="00C9662F" w:rsidRPr="001A3950" w14:paraId="6E019023" w14:textId="77777777" w:rsidTr="00E3046E">
        <w:tc>
          <w:tcPr>
            <w:tcW w:w="8516" w:type="dxa"/>
          </w:tcPr>
          <w:p w14:paraId="555B6859" w14:textId="77777777" w:rsidR="00C9662F" w:rsidRPr="001A3950" w:rsidRDefault="00C9662F" w:rsidP="00E3046E">
            <w:pPr>
              <w:pStyle w:val="Subtitle"/>
              <w:spacing w:line="360" w:lineRule="auto"/>
              <w:rPr>
                <w:rFonts w:ascii="Times New Roman" w:hAnsi="Times New Roman" w:cs="Times New Roman"/>
              </w:rPr>
            </w:pPr>
            <w:r w:rsidRPr="001A3950">
              <w:rPr>
                <w:rFonts w:ascii="Times New Roman" w:hAnsi="Times New Roman" w:cs="Times New Roman"/>
              </w:rPr>
              <w:t>The card</w:t>
            </w:r>
          </w:p>
          <w:p w14:paraId="2EBEEFC8" w14:textId="77777777" w:rsidR="00C9662F" w:rsidRPr="001A3950" w:rsidRDefault="00C9662F" w:rsidP="00E3046E">
            <w:pPr>
              <w:spacing w:line="360" w:lineRule="auto"/>
              <w:rPr>
                <w:rFonts w:cs="Times New Roman"/>
              </w:rPr>
            </w:pPr>
            <w:r w:rsidRPr="001A3950">
              <w:rPr>
                <w:rFonts w:cs="Times New Roman"/>
              </w:rPr>
              <w:t>As a [user], I want [functionality], so that [value]</w:t>
            </w:r>
          </w:p>
        </w:tc>
      </w:tr>
      <w:tr w:rsidR="00C9662F" w:rsidRPr="001A3950" w14:paraId="1CAB5DD4" w14:textId="77777777" w:rsidTr="00E3046E">
        <w:tc>
          <w:tcPr>
            <w:tcW w:w="8516" w:type="dxa"/>
          </w:tcPr>
          <w:p w14:paraId="4D038FAA" w14:textId="77777777" w:rsidR="00C9662F" w:rsidRPr="001A3950" w:rsidRDefault="00C9662F" w:rsidP="00E3046E">
            <w:pPr>
              <w:spacing w:line="360" w:lineRule="auto"/>
              <w:rPr>
                <w:rFonts w:cs="Times New Roman"/>
              </w:rPr>
            </w:pPr>
            <w:r w:rsidRPr="001A3950">
              <w:rPr>
                <w:rFonts w:cs="Times New Roman"/>
                <w:b/>
              </w:rPr>
              <w:t>Story Narrative:</w:t>
            </w:r>
            <w:r w:rsidRPr="001A3950">
              <w:rPr>
                <w:rFonts w:cs="Times New Roman"/>
              </w:rPr>
              <w:t xml:space="preserve"> Access</w:t>
            </w:r>
          </w:p>
        </w:tc>
      </w:tr>
      <w:tr w:rsidR="00C9662F" w:rsidRPr="001A3950" w14:paraId="0F314386" w14:textId="77777777" w:rsidTr="00E3046E">
        <w:tc>
          <w:tcPr>
            <w:tcW w:w="8516" w:type="dxa"/>
          </w:tcPr>
          <w:p w14:paraId="753B4529" w14:textId="77777777" w:rsidR="00C9662F" w:rsidRPr="001A3950" w:rsidRDefault="00C9662F" w:rsidP="00E3046E">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7DD92A1B" w14:textId="77777777" w:rsidR="00C9662F" w:rsidRPr="001A3950" w:rsidRDefault="00C9662F" w:rsidP="00E3046E">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tc>
      </w:tr>
      <w:tr w:rsidR="00C9662F" w:rsidRPr="001A3950" w14:paraId="1EE0FB69" w14:textId="77777777" w:rsidTr="00E3046E">
        <w:tc>
          <w:tcPr>
            <w:tcW w:w="8516" w:type="dxa"/>
          </w:tcPr>
          <w:p w14:paraId="6FF82CF1" w14:textId="77777777" w:rsidR="00C9662F" w:rsidRPr="001A3950" w:rsidRDefault="00C9662F" w:rsidP="00E3046E">
            <w:pPr>
              <w:pStyle w:val="Subtitle"/>
              <w:spacing w:line="360" w:lineRule="auto"/>
              <w:rPr>
                <w:rFonts w:ascii="Times New Roman" w:hAnsi="Times New Roman" w:cs="Times New Roman"/>
              </w:rPr>
            </w:pPr>
            <w:r w:rsidRPr="001A3950">
              <w:rPr>
                <w:rFonts w:ascii="Times New Roman" w:hAnsi="Times New Roman" w:cs="Times New Roman"/>
              </w:rPr>
              <w:t>The conversation</w:t>
            </w:r>
          </w:p>
        </w:tc>
      </w:tr>
      <w:tr w:rsidR="00C9662F" w:rsidRPr="001A3950" w14:paraId="48525E4F" w14:textId="77777777" w:rsidTr="00E3046E">
        <w:tc>
          <w:tcPr>
            <w:tcW w:w="8516" w:type="dxa"/>
          </w:tcPr>
          <w:p w14:paraId="3819A750" w14:textId="77777777" w:rsidR="00C9662F" w:rsidRPr="001A3950" w:rsidRDefault="00C9662F" w:rsidP="00E3046E">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4B347C6E" w14:textId="77777777" w:rsidR="00C9662F" w:rsidRPr="001A3950" w:rsidRDefault="00C9662F" w:rsidP="00E3046E">
            <w:pPr>
              <w:pStyle w:val="ListParagraph"/>
              <w:numPr>
                <w:ilvl w:val="0"/>
                <w:numId w:val="14"/>
              </w:numPr>
              <w:spacing w:after="120" w:line="360" w:lineRule="auto"/>
              <w:ind w:left="357" w:hanging="357"/>
              <w:rPr>
                <w:rFonts w:cs="Times New Roman"/>
              </w:rPr>
            </w:pPr>
            <w:r w:rsidRPr="001A3950">
              <w:rPr>
                <w:rFonts w:cs="Times New Roman"/>
              </w:rPr>
              <w:t>Tool is accessible.</w:t>
            </w:r>
          </w:p>
          <w:p w14:paraId="37967608" w14:textId="77777777" w:rsidR="00C9662F" w:rsidRPr="001A3950" w:rsidRDefault="00C9662F" w:rsidP="00E3046E">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p w14:paraId="223AE43B" w14:textId="77777777" w:rsidR="00C9662F" w:rsidRPr="001A3950" w:rsidRDefault="00C9662F" w:rsidP="00E3046E">
            <w:pPr>
              <w:pStyle w:val="ListParagraph"/>
              <w:numPr>
                <w:ilvl w:val="0"/>
                <w:numId w:val="14"/>
              </w:numPr>
              <w:spacing w:after="120" w:line="360" w:lineRule="auto"/>
              <w:ind w:left="357" w:hanging="357"/>
              <w:rPr>
                <w:rFonts w:cs="Times New Roman"/>
              </w:rPr>
            </w:pPr>
            <w:r w:rsidRPr="001A3950">
              <w:rPr>
                <w:rFonts w:cs="Times New Roman"/>
              </w:rPr>
              <w:t>Provide the tool.</w:t>
            </w:r>
          </w:p>
        </w:tc>
      </w:tr>
      <w:tr w:rsidR="00C9662F" w:rsidRPr="001A3950" w14:paraId="5936C7B0" w14:textId="77777777" w:rsidTr="00E3046E">
        <w:tc>
          <w:tcPr>
            <w:tcW w:w="8516" w:type="dxa"/>
          </w:tcPr>
          <w:p w14:paraId="1AF8E35B" w14:textId="77777777" w:rsidR="00C9662F" w:rsidRPr="001A3950" w:rsidRDefault="00C9662F" w:rsidP="00E3046E">
            <w:pPr>
              <w:pStyle w:val="Subtitle"/>
              <w:spacing w:line="360" w:lineRule="auto"/>
              <w:rPr>
                <w:rFonts w:ascii="Times New Roman" w:hAnsi="Times New Roman" w:cs="Times New Roman"/>
              </w:rPr>
            </w:pPr>
            <w:r w:rsidRPr="001A3950">
              <w:rPr>
                <w:rFonts w:ascii="Times New Roman" w:hAnsi="Times New Roman" w:cs="Times New Roman"/>
              </w:rPr>
              <w:t>The confirmation</w:t>
            </w:r>
          </w:p>
        </w:tc>
      </w:tr>
      <w:tr w:rsidR="00C9662F" w:rsidRPr="001A3950" w14:paraId="20FE7623" w14:textId="77777777" w:rsidTr="00E3046E">
        <w:tc>
          <w:tcPr>
            <w:tcW w:w="8516" w:type="dxa"/>
          </w:tcPr>
          <w:p w14:paraId="25979C88" w14:textId="77777777" w:rsidR="00C9662F" w:rsidRPr="001A3950" w:rsidRDefault="00C9662F" w:rsidP="00E3046E">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445CCEF8" w14:textId="77777777" w:rsidR="00C9662F" w:rsidRDefault="00C9662F" w:rsidP="00E3046E">
            <w:pPr>
              <w:pStyle w:val="ListParagraph"/>
              <w:numPr>
                <w:ilvl w:val="0"/>
                <w:numId w:val="15"/>
              </w:numPr>
              <w:spacing w:line="360" w:lineRule="auto"/>
              <w:rPr>
                <w:rFonts w:cs="Times New Roman"/>
              </w:rPr>
            </w:pPr>
            <w:r w:rsidRPr="001A3950">
              <w:rPr>
                <w:rFonts w:cs="Times New Roman"/>
              </w:rPr>
              <w:t>Click on the tool icon to run it.</w:t>
            </w:r>
          </w:p>
          <w:p w14:paraId="377CD776" w14:textId="77777777" w:rsidR="00C9662F" w:rsidRDefault="00C9662F" w:rsidP="00E3046E">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r>
              <w:rPr>
                <w:rFonts w:cs="Times New Roman"/>
              </w:rPr>
              <w:t>.</w:t>
            </w:r>
          </w:p>
          <w:p w14:paraId="4B629BC3" w14:textId="77777777" w:rsidR="00C9662F" w:rsidRPr="00902218" w:rsidRDefault="00C9662F" w:rsidP="00E3046E">
            <w:pPr>
              <w:pStyle w:val="ListParagraph"/>
              <w:keepNext/>
              <w:numPr>
                <w:ilvl w:val="0"/>
                <w:numId w:val="16"/>
              </w:numPr>
              <w:spacing w:line="360" w:lineRule="auto"/>
              <w:rPr>
                <w:rFonts w:cs="Times New Roman"/>
              </w:rPr>
            </w:pPr>
            <w:r>
              <w:rPr>
                <w:rFonts w:cs="Times New Roman"/>
              </w:rPr>
              <w:t>Click on the tool icon and run it for the end user.</w:t>
            </w:r>
          </w:p>
        </w:tc>
      </w:tr>
    </w:tbl>
    <w:p w14:paraId="5D06DE93" w14:textId="77777777" w:rsidR="00C9662F" w:rsidRDefault="00C9662F" w:rsidP="00C9662F">
      <w:pPr>
        <w:pStyle w:val="Caption"/>
        <w:spacing w:line="360" w:lineRule="auto"/>
      </w:pPr>
      <w:bookmarkStart w:id="231" w:name="_Toc269659912"/>
      <w:r>
        <w:t xml:space="preserve">Table </w:t>
      </w:r>
      <w:r w:rsidR="00412FCE">
        <w:fldChar w:fldCharType="begin"/>
      </w:r>
      <w:r w:rsidR="00412FCE">
        <w:instrText xml:space="preserve"> SEQ Table \* ARABIC </w:instrText>
      </w:r>
      <w:r w:rsidR="00412FCE">
        <w:fldChar w:fldCharType="separate"/>
      </w:r>
      <w:r w:rsidR="0073691D">
        <w:rPr>
          <w:noProof/>
        </w:rPr>
        <w:t>17</w:t>
      </w:r>
      <w:r w:rsidR="00412FCE">
        <w:rPr>
          <w:noProof/>
        </w:rPr>
        <w:fldChar w:fldCharType="end"/>
      </w:r>
      <w:r>
        <w:t>: Access user story</w:t>
      </w:r>
      <w:bookmarkEnd w:id="231"/>
    </w:p>
    <w:tbl>
      <w:tblPr>
        <w:tblStyle w:val="TableGrid"/>
        <w:tblW w:w="0" w:type="auto"/>
        <w:tblLook w:val="0600" w:firstRow="0" w:lastRow="0" w:firstColumn="0" w:lastColumn="0" w:noHBand="1" w:noVBand="1"/>
      </w:tblPr>
      <w:tblGrid>
        <w:gridCol w:w="8516"/>
      </w:tblGrid>
      <w:tr w:rsidR="00C9662F" w:rsidRPr="00807B87" w14:paraId="5794BB90" w14:textId="77777777" w:rsidTr="00E3046E">
        <w:tc>
          <w:tcPr>
            <w:tcW w:w="8516" w:type="dxa"/>
          </w:tcPr>
          <w:p w14:paraId="6B95A0A4"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66409B5A"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2AD5464C" w14:textId="77777777" w:rsidTr="00E3046E">
        <w:tc>
          <w:tcPr>
            <w:tcW w:w="8516" w:type="dxa"/>
          </w:tcPr>
          <w:p w14:paraId="7FEC646A"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Run</w:t>
            </w:r>
            <w:r>
              <w:rPr>
                <w:rFonts w:cs="Times New Roman"/>
              </w:rPr>
              <w:t xml:space="preserve"> 1</w:t>
            </w:r>
          </w:p>
        </w:tc>
      </w:tr>
      <w:tr w:rsidR="00C9662F" w:rsidRPr="00807B87" w14:paraId="0924803E" w14:textId="77777777" w:rsidTr="00E3046E">
        <w:tc>
          <w:tcPr>
            <w:tcW w:w="8516" w:type="dxa"/>
          </w:tcPr>
          <w:p w14:paraId="52F69AF7"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59A3C8E6"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7B5F1138" w14:textId="77777777" w:rsidR="00C9662F" w:rsidRPr="00807B87" w:rsidRDefault="00C9662F" w:rsidP="00E3046E">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tc>
      </w:tr>
      <w:tr w:rsidR="00C9662F" w:rsidRPr="00807B87" w14:paraId="54E9A30D" w14:textId="77777777" w:rsidTr="00E3046E">
        <w:tc>
          <w:tcPr>
            <w:tcW w:w="8516" w:type="dxa"/>
          </w:tcPr>
          <w:p w14:paraId="58587768"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6EE2604B" w14:textId="77777777" w:rsidTr="00E3046E">
        <w:tc>
          <w:tcPr>
            <w:tcW w:w="8516" w:type="dxa"/>
          </w:tcPr>
          <w:p w14:paraId="2221147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6A1C1FC1"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On running the tool, it runs correctly.</w:t>
            </w:r>
          </w:p>
          <w:p w14:paraId="53FB243A"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The tool runs on different platforms.</w:t>
            </w:r>
          </w:p>
          <w:p w14:paraId="64A99B3C"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59B548A7"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runs annotated ontologies.</w:t>
            </w:r>
          </w:p>
          <w:p w14:paraId="1AB1122D"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does not run annotated ontologies.</w:t>
            </w:r>
          </w:p>
          <w:p w14:paraId="16130438" w14:textId="77777777" w:rsidR="00C9662F" w:rsidRPr="00807B87" w:rsidRDefault="00C9662F" w:rsidP="00E3046E">
            <w:pPr>
              <w:spacing w:after="120"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p w14:paraId="729590D6" w14:textId="77777777" w:rsidR="00C9662F" w:rsidRPr="00807B87" w:rsidRDefault="00C9662F" w:rsidP="00E3046E">
            <w:pPr>
              <w:pStyle w:val="ListParagraph"/>
              <w:numPr>
                <w:ilvl w:val="0"/>
                <w:numId w:val="18"/>
              </w:numPr>
              <w:spacing w:after="120" w:line="360" w:lineRule="auto"/>
              <w:rPr>
                <w:rFonts w:cs="Times New Roman"/>
              </w:rPr>
            </w:pPr>
            <w:r w:rsidRPr="00807B87">
              <w:rPr>
                <w:rFonts w:cs="Times New Roman"/>
              </w:rPr>
              <w:t>Ontology is annotated with basic annotations to run it by the tool.</w:t>
            </w:r>
          </w:p>
        </w:tc>
      </w:tr>
      <w:tr w:rsidR="00C9662F" w:rsidRPr="00807B87" w14:paraId="5B66E43B" w14:textId="77777777" w:rsidTr="00E3046E">
        <w:tc>
          <w:tcPr>
            <w:tcW w:w="8516" w:type="dxa"/>
          </w:tcPr>
          <w:p w14:paraId="7D951581"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76EDD1B6" w14:textId="77777777" w:rsidTr="00E3046E">
        <w:tc>
          <w:tcPr>
            <w:tcW w:w="8516" w:type="dxa"/>
          </w:tcPr>
          <w:p w14:paraId="154E9AB4"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0391BB1E" w14:textId="77777777" w:rsidR="00C9662F" w:rsidRPr="00807B87" w:rsidRDefault="00C9662F" w:rsidP="00E3046E">
            <w:pPr>
              <w:pStyle w:val="ListParagraph"/>
              <w:numPr>
                <w:ilvl w:val="0"/>
                <w:numId w:val="17"/>
              </w:numPr>
              <w:spacing w:line="360" w:lineRule="auto"/>
              <w:rPr>
                <w:rFonts w:cs="Times New Roman"/>
              </w:rPr>
            </w:pPr>
            <w:r w:rsidRPr="00807B87">
              <w:rPr>
                <w:rFonts w:cs="Times New Roman"/>
              </w:rPr>
              <w:t>Click on the tool icon to run it.</w:t>
            </w:r>
          </w:p>
          <w:p w14:paraId="08C42B91" w14:textId="77777777" w:rsidR="00C9662F" w:rsidRPr="00807B87" w:rsidRDefault="00C9662F" w:rsidP="00E3046E">
            <w:pPr>
              <w:pStyle w:val="ListParagraph"/>
              <w:numPr>
                <w:ilvl w:val="0"/>
                <w:numId w:val="17"/>
              </w:numPr>
              <w:spacing w:after="120" w:line="360" w:lineRule="auto"/>
              <w:ind w:left="357" w:hanging="357"/>
              <w:rPr>
                <w:rFonts w:cs="Times New Roman"/>
              </w:rPr>
            </w:pPr>
            <w:r w:rsidRPr="00807B87">
              <w:rPr>
                <w:rFonts w:cs="Times New Roman"/>
              </w:rPr>
              <w:t>Click on ok to continue without modifying the settings of the tool.</w:t>
            </w:r>
          </w:p>
          <w:p w14:paraId="68C81FF5"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607EE261" w14:textId="77777777" w:rsidR="00C9662F" w:rsidRPr="00807B87" w:rsidRDefault="00C9662F" w:rsidP="00E3046E">
            <w:pPr>
              <w:pStyle w:val="ListParagraph"/>
              <w:numPr>
                <w:ilvl w:val="0"/>
                <w:numId w:val="19"/>
              </w:numPr>
              <w:spacing w:after="120" w:line="360" w:lineRule="auto"/>
              <w:ind w:left="357" w:hanging="357"/>
              <w:rPr>
                <w:rFonts w:cs="Times New Roman"/>
              </w:rPr>
            </w:pPr>
            <w:r w:rsidRPr="00807B87">
              <w:rPr>
                <w:rFonts w:cs="Times New Roman"/>
              </w:rPr>
              <w:t>Click on the tool icon to run it.</w:t>
            </w:r>
          </w:p>
          <w:p w14:paraId="7EBF7E0C" w14:textId="77777777" w:rsidR="00C9662F" w:rsidRPr="00807B87" w:rsidRDefault="00C9662F" w:rsidP="00E3046E">
            <w:pPr>
              <w:pStyle w:val="ListParagraph"/>
              <w:numPr>
                <w:ilvl w:val="0"/>
                <w:numId w:val="19"/>
              </w:numPr>
              <w:spacing w:after="120" w:line="360" w:lineRule="auto"/>
              <w:ind w:left="357" w:hanging="357"/>
              <w:rPr>
                <w:rFonts w:cs="Times New Roman"/>
              </w:rPr>
            </w:pPr>
            <w:r w:rsidRPr="00807B87">
              <w:rPr>
                <w:rFonts w:cs="Times New Roman"/>
              </w:rPr>
              <w:t>Brows for ontology.</w:t>
            </w:r>
          </w:p>
          <w:p w14:paraId="13539842" w14:textId="77777777" w:rsidR="00C9662F" w:rsidRPr="00807B87" w:rsidRDefault="00C9662F" w:rsidP="00E3046E">
            <w:pPr>
              <w:pStyle w:val="ListParagraph"/>
              <w:numPr>
                <w:ilvl w:val="0"/>
                <w:numId w:val="19"/>
              </w:numPr>
              <w:spacing w:after="120" w:line="360" w:lineRule="auto"/>
              <w:ind w:left="357" w:hanging="357"/>
              <w:rPr>
                <w:rFonts w:cs="Times New Roman"/>
              </w:rPr>
            </w:pPr>
            <w:r w:rsidRPr="00807B87">
              <w:rPr>
                <w:rFonts w:cs="Times New Roman"/>
              </w:rPr>
              <w:t>Brows for tool icon.</w:t>
            </w:r>
          </w:p>
          <w:p w14:paraId="0904E63C" w14:textId="77777777" w:rsidR="00C9662F" w:rsidRPr="00807B87" w:rsidRDefault="00C9662F" w:rsidP="00E3046E">
            <w:pPr>
              <w:pStyle w:val="ListParagraph"/>
              <w:numPr>
                <w:ilvl w:val="0"/>
                <w:numId w:val="19"/>
              </w:numPr>
              <w:spacing w:after="120" w:line="360" w:lineRule="auto"/>
              <w:ind w:left="357" w:hanging="357"/>
              <w:rPr>
                <w:rFonts w:cs="Times New Roman"/>
              </w:rPr>
            </w:pPr>
            <w:r w:rsidRPr="00807B87">
              <w:rPr>
                <w:rFonts w:cs="Times New Roman"/>
              </w:rPr>
              <w:t>Brows for tool logo.</w:t>
            </w:r>
          </w:p>
          <w:p w14:paraId="1C013F80" w14:textId="77777777" w:rsidR="00C9662F" w:rsidRPr="00807B87" w:rsidRDefault="00C9662F" w:rsidP="00E3046E">
            <w:pPr>
              <w:pStyle w:val="ListParagraph"/>
              <w:keepNext/>
              <w:numPr>
                <w:ilvl w:val="0"/>
                <w:numId w:val="19"/>
              </w:numPr>
              <w:spacing w:after="120" w:line="360" w:lineRule="auto"/>
              <w:ind w:left="357" w:hanging="357"/>
              <w:rPr>
                <w:rFonts w:cs="Times New Roman"/>
              </w:rPr>
            </w:pPr>
            <w:r w:rsidRPr="00807B87">
              <w:rPr>
                <w:rFonts w:cs="Times New Roman"/>
              </w:rPr>
              <w:t>Click on OK to upload the files and configure the tool.</w:t>
            </w:r>
          </w:p>
        </w:tc>
      </w:tr>
    </w:tbl>
    <w:p w14:paraId="1C932682" w14:textId="77777777" w:rsidR="00C9662F" w:rsidRDefault="00C9662F" w:rsidP="00C9662F">
      <w:pPr>
        <w:pStyle w:val="Caption"/>
        <w:spacing w:line="360" w:lineRule="auto"/>
      </w:pPr>
      <w:bookmarkStart w:id="232" w:name="_Ref269647731"/>
      <w:bookmarkStart w:id="233" w:name="_Toc269659913"/>
      <w:r>
        <w:t xml:space="preserve">Table </w:t>
      </w:r>
      <w:r w:rsidR="00412FCE">
        <w:fldChar w:fldCharType="begin"/>
      </w:r>
      <w:r w:rsidR="00412FCE">
        <w:instrText xml:space="preserve"> SEQ Table \* ARABIC </w:instrText>
      </w:r>
      <w:r w:rsidR="00412FCE">
        <w:fldChar w:fldCharType="separate"/>
      </w:r>
      <w:r w:rsidR="0073691D">
        <w:rPr>
          <w:noProof/>
        </w:rPr>
        <w:t>18</w:t>
      </w:r>
      <w:r w:rsidR="00412FCE">
        <w:rPr>
          <w:noProof/>
        </w:rPr>
        <w:fldChar w:fldCharType="end"/>
      </w:r>
      <w:r>
        <w:t>: Run 1 user story</w:t>
      </w:r>
      <w:bookmarkEnd w:id="232"/>
      <w:bookmarkEnd w:id="233"/>
    </w:p>
    <w:tbl>
      <w:tblPr>
        <w:tblStyle w:val="TableGrid"/>
        <w:tblW w:w="0" w:type="auto"/>
        <w:tblLook w:val="0600" w:firstRow="0" w:lastRow="0" w:firstColumn="0" w:lastColumn="0" w:noHBand="1" w:noVBand="1"/>
      </w:tblPr>
      <w:tblGrid>
        <w:gridCol w:w="8516"/>
      </w:tblGrid>
      <w:tr w:rsidR="00C9662F" w:rsidRPr="00807B87" w14:paraId="55C1B987" w14:textId="77777777" w:rsidTr="00E3046E">
        <w:tc>
          <w:tcPr>
            <w:tcW w:w="8516" w:type="dxa"/>
          </w:tcPr>
          <w:p w14:paraId="54391893"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2D70A6F4"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42BFFEEB" w14:textId="77777777" w:rsidTr="00E3046E">
        <w:tc>
          <w:tcPr>
            <w:tcW w:w="8516" w:type="dxa"/>
          </w:tcPr>
          <w:p w14:paraId="03F7568D"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Run</w:t>
            </w:r>
            <w:r>
              <w:rPr>
                <w:rFonts w:cs="Times New Roman"/>
              </w:rPr>
              <w:t xml:space="preserve"> 2</w:t>
            </w:r>
          </w:p>
        </w:tc>
      </w:tr>
      <w:tr w:rsidR="00C9662F" w:rsidRPr="00807B87" w14:paraId="08AB7E6C" w14:textId="77777777" w:rsidTr="00E3046E">
        <w:tc>
          <w:tcPr>
            <w:tcW w:w="8516" w:type="dxa"/>
          </w:tcPr>
          <w:p w14:paraId="5AA350D7"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46612F48"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195FBB92" w14:textId="77777777" w:rsidR="00C9662F" w:rsidRPr="00807B87" w:rsidRDefault="00C9662F" w:rsidP="00E3046E">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tc>
      </w:tr>
      <w:tr w:rsidR="00C9662F" w:rsidRPr="00807B87" w14:paraId="2D5F22F3" w14:textId="77777777" w:rsidTr="00E3046E">
        <w:tc>
          <w:tcPr>
            <w:tcW w:w="8516" w:type="dxa"/>
          </w:tcPr>
          <w:p w14:paraId="361DB96C"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6789E36A" w14:textId="77777777" w:rsidTr="00E3046E">
        <w:tc>
          <w:tcPr>
            <w:tcW w:w="8516" w:type="dxa"/>
          </w:tcPr>
          <w:p w14:paraId="35CC9F64"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060B9460"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0547E093"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317F15A2"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736DC476"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 xml:space="preserve">Tool prompts the user with warning if the ontology is been used, and if the user wants to overwrite it. </w:t>
            </w:r>
          </w:p>
          <w:p w14:paraId="5516D030"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673D9BE0"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4191C36E"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100331C0"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65983D9B"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prompts the user with warning if the ontology is been used, and if the user wants to overwrite it.</w:t>
            </w:r>
          </w:p>
          <w:p w14:paraId="1C805F9E" w14:textId="77777777" w:rsidR="00C9662F" w:rsidRPr="00807B87" w:rsidRDefault="00C9662F" w:rsidP="00E3046E">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03E0F0FE" w14:textId="77777777" w:rsidR="00C9662F" w:rsidRPr="00807B87" w:rsidRDefault="00C9662F" w:rsidP="00E3046E">
            <w:pPr>
              <w:pStyle w:val="ListParagraph"/>
              <w:numPr>
                <w:ilvl w:val="0"/>
                <w:numId w:val="20"/>
              </w:numPr>
              <w:spacing w:line="360" w:lineRule="auto"/>
              <w:rPr>
                <w:rFonts w:cs="Times New Roman"/>
              </w:rPr>
            </w:pPr>
            <w:r w:rsidRPr="00807B87">
              <w:rPr>
                <w:rFonts w:cs="Times New Roman"/>
              </w:rPr>
              <w:t>Provide ontologies annotated with basic metadata to be running through the tool.</w:t>
            </w:r>
          </w:p>
        </w:tc>
      </w:tr>
      <w:tr w:rsidR="00C9662F" w:rsidRPr="00807B87" w14:paraId="2E638276" w14:textId="77777777" w:rsidTr="00E3046E">
        <w:tc>
          <w:tcPr>
            <w:tcW w:w="8516" w:type="dxa"/>
          </w:tcPr>
          <w:p w14:paraId="2FE63A9E"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5B975EA8" w14:textId="77777777" w:rsidTr="00E3046E">
        <w:tc>
          <w:tcPr>
            <w:tcW w:w="8516" w:type="dxa"/>
          </w:tcPr>
          <w:p w14:paraId="3A90B226"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5C0F2801" w14:textId="77777777" w:rsidR="00C9662F" w:rsidRPr="00807B87" w:rsidRDefault="00C9662F" w:rsidP="00E3046E">
            <w:pPr>
              <w:pStyle w:val="ListParagraph"/>
              <w:numPr>
                <w:ilvl w:val="0"/>
                <w:numId w:val="21"/>
              </w:numPr>
              <w:spacing w:line="360" w:lineRule="auto"/>
              <w:rPr>
                <w:rFonts w:cs="Times New Roman"/>
              </w:rPr>
            </w:pPr>
            <w:r w:rsidRPr="00807B87">
              <w:rPr>
                <w:rFonts w:cs="Times New Roman"/>
              </w:rPr>
              <w:t>Click on file menu.</w:t>
            </w:r>
          </w:p>
          <w:p w14:paraId="4C7EA426" w14:textId="77777777" w:rsidR="00C9662F" w:rsidRPr="00807B87" w:rsidRDefault="00C9662F" w:rsidP="00E3046E">
            <w:pPr>
              <w:pStyle w:val="ListParagraph"/>
              <w:numPr>
                <w:ilvl w:val="0"/>
                <w:numId w:val="21"/>
              </w:numPr>
              <w:spacing w:line="360" w:lineRule="auto"/>
              <w:rPr>
                <w:rFonts w:cs="Times New Roman"/>
              </w:rPr>
            </w:pPr>
            <w:r w:rsidRPr="00807B87">
              <w:rPr>
                <w:rFonts w:cs="Times New Roman"/>
              </w:rPr>
              <w:t>Click on import new ontology.</w:t>
            </w:r>
          </w:p>
          <w:p w14:paraId="316C3453" w14:textId="77777777" w:rsidR="00C9662F" w:rsidRPr="00807B87" w:rsidRDefault="00C9662F" w:rsidP="00E3046E">
            <w:pPr>
              <w:pStyle w:val="ListParagraph"/>
              <w:numPr>
                <w:ilvl w:val="0"/>
                <w:numId w:val="21"/>
              </w:numPr>
              <w:spacing w:after="120" w:line="360" w:lineRule="auto"/>
              <w:rPr>
                <w:rFonts w:cs="Times New Roman"/>
              </w:rPr>
            </w:pPr>
            <w:r w:rsidRPr="00807B87">
              <w:rPr>
                <w:rFonts w:cs="Times New Roman"/>
              </w:rPr>
              <w:t>Browse for the new ontology file.</w:t>
            </w:r>
          </w:p>
          <w:p w14:paraId="1F202AEC" w14:textId="77777777" w:rsidR="00C9662F" w:rsidRPr="00807B87" w:rsidRDefault="00C9662F" w:rsidP="00E3046E">
            <w:pPr>
              <w:pStyle w:val="ListParagraph"/>
              <w:numPr>
                <w:ilvl w:val="0"/>
                <w:numId w:val="21"/>
              </w:numPr>
              <w:spacing w:after="120" w:line="360" w:lineRule="auto"/>
              <w:rPr>
                <w:rFonts w:cs="Times New Roman"/>
              </w:rPr>
            </w:pPr>
            <w:r w:rsidRPr="00807B87">
              <w:rPr>
                <w:rFonts w:cs="Times New Roman"/>
              </w:rPr>
              <w:t>Click OK.</w:t>
            </w:r>
          </w:p>
          <w:p w14:paraId="301B6040" w14:textId="77777777" w:rsidR="00C9662F" w:rsidRPr="00807B87" w:rsidRDefault="00C9662F" w:rsidP="00E3046E">
            <w:pPr>
              <w:pStyle w:val="ListParagraph"/>
              <w:numPr>
                <w:ilvl w:val="0"/>
                <w:numId w:val="21"/>
              </w:numPr>
              <w:spacing w:after="120" w:line="360" w:lineRule="auto"/>
              <w:rPr>
                <w:rFonts w:cs="Times New Roman"/>
              </w:rPr>
            </w:pPr>
            <w:r w:rsidRPr="00807B87">
              <w:rPr>
                <w:rFonts w:cs="Times New Roman"/>
              </w:rPr>
              <w:t>Tool prompts the user if the same ontology is been used and if user wishes to overwrite it.</w:t>
            </w:r>
          </w:p>
          <w:p w14:paraId="254839CA" w14:textId="77777777" w:rsidR="00C9662F" w:rsidRPr="00807B87" w:rsidRDefault="00C9662F" w:rsidP="00E3046E">
            <w:pPr>
              <w:pStyle w:val="ListParagraph"/>
              <w:numPr>
                <w:ilvl w:val="0"/>
                <w:numId w:val="21"/>
              </w:numPr>
              <w:spacing w:after="120" w:line="360" w:lineRule="auto"/>
              <w:rPr>
                <w:rFonts w:cs="Times New Roman"/>
              </w:rPr>
            </w:pPr>
            <w:r w:rsidRPr="00807B87">
              <w:rPr>
                <w:rFonts w:cs="Times New Roman"/>
              </w:rPr>
              <w:t>Application refreshed with new ontology.</w:t>
            </w:r>
          </w:p>
          <w:p w14:paraId="5EDDB93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7B188EEF" w14:textId="77777777" w:rsidR="00C9662F" w:rsidRPr="00807B87" w:rsidRDefault="00C9662F" w:rsidP="00E3046E">
            <w:pPr>
              <w:pStyle w:val="ListParagraph"/>
              <w:numPr>
                <w:ilvl w:val="0"/>
                <w:numId w:val="22"/>
              </w:numPr>
              <w:spacing w:line="360" w:lineRule="auto"/>
              <w:rPr>
                <w:rFonts w:cs="Times New Roman"/>
              </w:rPr>
            </w:pPr>
            <w:r w:rsidRPr="00807B87">
              <w:rPr>
                <w:rFonts w:cs="Times New Roman"/>
              </w:rPr>
              <w:t>Click on file menu.</w:t>
            </w:r>
          </w:p>
          <w:p w14:paraId="783059FC" w14:textId="77777777" w:rsidR="00C9662F" w:rsidRPr="00807B87" w:rsidRDefault="00C9662F" w:rsidP="00E3046E">
            <w:pPr>
              <w:pStyle w:val="ListParagraph"/>
              <w:numPr>
                <w:ilvl w:val="0"/>
                <w:numId w:val="22"/>
              </w:numPr>
              <w:spacing w:line="360" w:lineRule="auto"/>
              <w:rPr>
                <w:rFonts w:cs="Times New Roman"/>
              </w:rPr>
            </w:pPr>
            <w:r w:rsidRPr="00807B87">
              <w:rPr>
                <w:rFonts w:cs="Times New Roman"/>
              </w:rPr>
              <w:t>Click on import new ontology.</w:t>
            </w:r>
          </w:p>
          <w:p w14:paraId="71F91FCA" w14:textId="77777777" w:rsidR="00C9662F" w:rsidRPr="00807B87" w:rsidRDefault="00C9662F" w:rsidP="00E3046E">
            <w:pPr>
              <w:pStyle w:val="ListParagraph"/>
              <w:numPr>
                <w:ilvl w:val="0"/>
                <w:numId w:val="22"/>
              </w:numPr>
              <w:spacing w:after="120" w:line="360" w:lineRule="auto"/>
              <w:rPr>
                <w:rFonts w:cs="Times New Roman"/>
              </w:rPr>
            </w:pPr>
            <w:r w:rsidRPr="00807B87">
              <w:rPr>
                <w:rFonts w:cs="Times New Roman"/>
              </w:rPr>
              <w:t>Browse for the new ontology file.</w:t>
            </w:r>
          </w:p>
          <w:p w14:paraId="7D458356" w14:textId="77777777" w:rsidR="00C9662F" w:rsidRPr="00807B87" w:rsidRDefault="00C9662F" w:rsidP="00E3046E">
            <w:pPr>
              <w:pStyle w:val="ListParagraph"/>
              <w:numPr>
                <w:ilvl w:val="0"/>
                <w:numId w:val="22"/>
              </w:numPr>
              <w:spacing w:after="120" w:line="360" w:lineRule="auto"/>
              <w:rPr>
                <w:rFonts w:cs="Times New Roman"/>
              </w:rPr>
            </w:pPr>
            <w:r w:rsidRPr="00807B87">
              <w:rPr>
                <w:rFonts w:cs="Times New Roman"/>
              </w:rPr>
              <w:t>Click OK.</w:t>
            </w:r>
          </w:p>
          <w:p w14:paraId="6ECC7D4A" w14:textId="77777777" w:rsidR="00C9662F" w:rsidRPr="00807B87" w:rsidRDefault="00C9662F" w:rsidP="00E3046E">
            <w:pPr>
              <w:pStyle w:val="ListParagraph"/>
              <w:numPr>
                <w:ilvl w:val="0"/>
                <w:numId w:val="22"/>
              </w:numPr>
              <w:spacing w:after="120" w:line="360" w:lineRule="auto"/>
              <w:rPr>
                <w:rFonts w:cs="Times New Roman"/>
              </w:rPr>
            </w:pPr>
            <w:r w:rsidRPr="00807B87">
              <w:rPr>
                <w:rFonts w:cs="Times New Roman"/>
              </w:rPr>
              <w:t>Tool prompts the user if the same ontology is been used and if user wishes to overwrite it.</w:t>
            </w:r>
          </w:p>
          <w:p w14:paraId="35EF743F" w14:textId="77777777" w:rsidR="00C9662F" w:rsidRPr="00807B87" w:rsidRDefault="00C9662F" w:rsidP="00E3046E">
            <w:pPr>
              <w:pStyle w:val="ListParagraph"/>
              <w:numPr>
                <w:ilvl w:val="0"/>
                <w:numId w:val="22"/>
              </w:numPr>
              <w:spacing w:after="120" w:line="360" w:lineRule="auto"/>
              <w:rPr>
                <w:rFonts w:cs="Times New Roman"/>
              </w:rPr>
            </w:pPr>
            <w:r w:rsidRPr="00807B87">
              <w:rPr>
                <w:rFonts w:cs="Times New Roman"/>
              </w:rPr>
              <w:t>Application refreshed with new ontology.</w:t>
            </w:r>
          </w:p>
          <w:p w14:paraId="3E4B722C" w14:textId="77777777" w:rsidR="00C9662F" w:rsidRPr="00807B87" w:rsidRDefault="00C9662F" w:rsidP="00E3046E">
            <w:pPr>
              <w:spacing w:after="120" w:line="360" w:lineRule="auto"/>
              <w:rPr>
                <w:rFonts w:cs="Times New Roman"/>
              </w:rPr>
            </w:pPr>
            <w:r w:rsidRPr="00807B87">
              <w:rPr>
                <w:rFonts w:cs="Times New Roman"/>
                <w:b/>
              </w:rPr>
              <w:t>As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6F67E14A" w14:textId="77777777" w:rsidR="00C9662F" w:rsidRPr="00807B87" w:rsidRDefault="00C9662F" w:rsidP="00E3046E">
            <w:pPr>
              <w:pStyle w:val="ListParagraph"/>
              <w:numPr>
                <w:ilvl w:val="0"/>
                <w:numId w:val="23"/>
              </w:numPr>
              <w:spacing w:after="120" w:line="360" w:lineRule="auto"/>
              <w:rPr>
                <w:rFonts w:cs="Times New Roman"/>
              </w:rPr>
            </w:pPr>
            <w:r w:rsidRPr="00807B87">
              <w:rPr>
                <w:rFonts w:cs="Times New Roman"/>
              </w:rPr>
              <w:t>Annotate the ontologies with hasRole object property.</w:t>
            </w:r>
          </w:p>
          <w:p w14:paraId="7F3AD5E1" w14:textId="77777777" w:rsidR="00C9662F" w:rsidRPr="00807B87" w:rsidRDefault="00C9662F" w:rsidP="00E3046E">
            <w:pPr>
              <w:pStyle w:val="ListParagraph"/>
              <w:numPr>
                <w:ilvl w:val="0"/>
                <w:numId w:val="23"/>
              </w:numPr>
              <w:spacing w:after="120" w:line="360" w:lineRule="auto"/>
              <w:rPr>
                <w:rFonts w:cs="Times New Roman"/>
              </w:rPr>
            </w:pPr>
            <w:r w:rsidRPr="00807B87">
              <w:rPr>
                <w:rFonts w:cs="Times New Roman"/>
              </w:rPr>
              <w:t>Specify the base class using hasRole property with the constant value “BaseClass”.</w:t>
            </w:r>
          </w:p>
          <w:p w14:paraId="0F2C1EA3" w14:textId="77777777" w:rsidR="00C9662F" w:rsidRPr="00807B87" w:rsidRDefault="00C9662F" w:rsidP="00E3046E">
            <w:pPr>
              <w:pStyle w:val="ListParagraph"/>
              <w:numPr>
                <w:ilvl w:val="0"/>
                <w:numId w:val="23"/>
              </w:numPr>
              <w:spacing w:after="120" w:line="360" w:lineRule="auto"/>
              <w:rPr>
                <w:rFonts w:cs="Times New Roman"/>
              </w:rPr>
            </w:pPr>
            <w:r w:rsidRPr="00807B87">
              <w:rPr>
                <w:rFonts w:cs="Times New Roman"/>
              </w:rPr>
              <w:t>Specify the ingredient class using hasRole property with the constant value “IngClass”.</w:t>
            </w:r>
          </w:p>
          <w:p w14:paraId="2AA01D78" w14:textId="77777777" w:rsidR="00C9662F" w:rsidRPr="00807B87" w:rsidRDefault="00C9662F" w:rsidP="00E3046E">
            <w:pPr>
              <w:pStyle w:val="ListParagraph"/>
              <w:keepNext/>
              <w:numPr>
                <w:ilvl w:val="0"/>
                <w:numId w:val="23"/>
              </w:numPr>
              <w:spacing w:after="120" w:line="360" w:lineRule="auto"/>
              <w:rPr>
                <w:rFonts w:cs="Times New Roman"/>
              </w:rPr>
            </w:pPr>
            <w:r w:rsidRPr="00807B87">
              <w:rPr>
                <w:rFonts w:cs="Times New Roman"/>
              </w:rPr>
              <w:t>Specify the object property liking base class with ingredient class using hasRole property with the constant value “Property”.</w:t>
            </w:r>
          </w:p>
        </w:tc>
      </w:tr>
    </w:tbl>
    <w:p w14:paraId="5917399B" w14:textId="77777777" w:rsidR="00C9662F" w:rsidRDefault="00C9662F" w:rsidP="00C9662F">
      <w:pPr>
        <w:pStyle w:val="Caption"/>
        <w:spacing w:line="360" w:lineRule="auto"/>
      </w:pPr>
      <w:bookmarkStart w:id="234" w:name="_Ref269647778"/>
      <w:bookmarkStart w:id="235" w:name="_Ref269647827"/>
      <w:bookmarkStart w:id="236" w:name="_Ref269647942"/>
      <w:bookmarkStart w:id="237" w:name="_Toc269659914"/>
      <w:r>
        <w:t xml:space="preserve">Table </w:t>
      </w:r>
      <w:r w:rsidR="00412FCE">
        <w:fldChar w:fldCharType="begin"/>
      </w:r>
      <w:r w:rsidR="00412FCE">
        <w:instrText xml:space="preserve"> SEQ Table \* ARABIC </w:instrText>
      </w:r>
      <w:r w:rsidR="00412FCE">
        <w:fldChar w:fldCharType="separate"/>
      </w:r>
      <w:r w:rsidR="0073691D">
        <w:rPr>
          <w:noProof/>
        </w:rPr>
        <w:t>19</w:t>
      </w:r>
      <w:r w:rsidR="00412FCE">
        <w:rPr>
          <w:noProof/>
        </w:rPr>
        <w:fldChar w:fldCharType="end"/>
      </w:r>
      <w:r>
        <w:t>: Run 2 user story</w:t>
      </w:r>
      <w:bookmarkEnd w:id="234"/>
      <w:bookmarkEnd w:id="235"/>
      <w:bookmarkEnd w:id="236"/>
      <w:bookmarkEnd w:id="237"/>
    </w:p>
    <w:tbl>
      <w:tblPr>
        <w:tblStyle w:val="TableGrid"/>
        <w:tblW w:w="0" w:type="auto"/>
        <w:tblLook w:val="0600" w:firstRow="0" w:lastRow="0" w:firstColumn="0" w:lastColumn="0" w:noHBand="1" w:noVBand="1"/>
      </w:tblPr>
      <w:tblGrid>
        <w:gridCol w:w="8516"/>
      </w:tblGrid>
      <w:tr w:rsidR="00C9662F" w:rsidRPr="00807B87" w14:paraId="4F299680" w14:textId="77777777" w:rsidTr="00E3046E">
        <w:tc>
          <w:tcPr>
            <w:tcW w:w="8516" w:type="dxa"/>
          </w:tcPr>
          <w:p w14:paraId="6B09E2B2"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754ABC60"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7D87FB4F" w14:textId="77777777" w:rsidTr="00E3046E">
        <w:tc>
          <w:tcPr>
            <w:tcW w:w="8516" w:type="dxa"/>
          </w:tcPr>
          <w:p w14:paraId="097F8E6F"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View</w:t>
            </w:r>
          </w:p>
        </w:tc>
      </w:tr>
      <w:tr w:rsidR="00C9662F" w:rsidRPr="00807B87" w14:paraId="5885A946" w14:textId="77777777" w:rsidTr="00E3046E">
        <w:tc>
          <w:tcPr>
            <w:tcW w:w="8516" w:type="dxa"/>
          </w:tcPr>
          <w:p w14:paraId="64C0EE5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tc>
      </w:tr>
      <w:tr w:rsidR="00C9662F" w:rsidRPr="00807B87" w14:paraId="2E9FDB56" w14:textId="77777777" w:rsidTr="00E3046E">
        <w:tc>
          <w:tcPr>
            <w:tcW w:w="8516" w:type="dxa"/>
          </w:tcPr>
          <w:p w14:paraId="1ABBB873"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17D7331C" w14:textId="77777777" w:rsidTr="00E3046E">
        <w:tc>
          <w:tcPr>
            <w:tcW w:w="8516" w:type="dxa"/>
          </w:tcPr>
          <w:p w14:paraId="45AE37A0"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4798D69B"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provides two views of the content “ingredients”: tree and list view.</w:t>
            </w:r>
          </w:p>
          <w:p w14:paraId="4D6DDE36"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switching between views during runtime.</w:t>
            </w:r>
          </w:p>
          <w:p w14:paraId="0AF298A9" w14:textId="1D19F64B"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allows selecting contents from the two views</w:t>
            </w:r>
            <w:r w:rsidR="006A1F9F" w:rsidRPr="00807B87">
              <w:rPr>
                <w:rFonts w:cs="Times New Roman"/>
              </w:rPr>
              <w:t>.</w:t>
            </w:r>
          </w:p>
        </w:tc>
      </w:tr>
      <w:tr w:rsidR="00C9662F" w:rsidRPr="00807B87" w14:paraId="19719C22" w14:textId="77777777" w:rsidTr="00E3046E">
        <w:tc>
          <w:tcPr>
            <w:tcW w:w="8516" w:type="dxa"/>
          </w:tcPr>
          <w:p w14:paraId="35D076FD"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58E219C5" w14:textId="77777777" w:rsidTr="00E3046E">
        <w:tc>
          <w:tcPr>
            <w:tcW w:w="8516" w:type="dxa"/>
          </w:tcPr>
          <w:p w14:paraId="367F7E1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541646D3" w14:textId="77777777" w:rsidR="00C9662F" w:rsidRPr="00807B87" w:rsidRDefault="00C9662F" w:rsidP="00E3046E">
            <w:pPr>
              <w:pStyle w:val="ListParagraph"/>
              <w:numPr>
                <w:ilvl w:val="0"/>
                <w:numId w:val="24"/>
              </w:numPr>
              <w:spacing w:line="360" w:lineRule="auto"/>
              <w:rPr>
                <w:rFonts w:cs="Times New Roman"/>
              </w:rPr>
            </w:pPr>
            <w:r w:rsidRPr="00807B87">
              <w:rPr>
                <w:rFonts w:cs="Times New Roman"/>
              </w:rPr>
              <w:t>Click on view menu on the menu bar.</w:t>
            </w:r>
          </w:p>
          <w:p w14:paraId="75A7E524" w14:textId="77777777" w:rsidR="00C9662F" w:rsidRPr="00807B87" w:rsidRDefault="00C9662F" w:rsidP="00E3046E">
            <w:pPr>
              <w:pStyle w:val="ListParagraph"/>
              <w:numPr>
                <w:ilvl w:val="0"/>
                <w:numId w:val="24"/>
              </w:numPr>
              <w:spacing w:line="360" w:lineRule="auto"/>
              <w:rPr>
                <w:rFonts w:cs="Times New Roman"/>
              </w:rPr>
            </w:pPr>
            <w:r w:rsidRPr="00807B87">
              <w:rPr>
                <w:rFonts w:cs="Times New Roman"/>
              </w:rPr>
              <w:t>Click on tree or list view.</w:t>
            </w:r>
          </w:p>
          <w:p w14:paraId="450E83C6" w14:textId="77777777" w:rsidR="00C9662F" w:rsidRPr="00807B87" w:rsidRDefault="00C9662F" w:rsidP="00E3046E">
            <w:pPr>
              <w:pStyle w:val="ListParagraph"/>
              <w:keepNext/>
              <w:numPr>
                <w:ilvl w:val="0"/>
                <w:numId w:val="24"/>
              </w:numPr>
              <w:spacing w:after="120" w:line="360" w:lineRule="auto"/>
              <w:rPr>
                <w:rFonts w:cs="Times New Roman"/>
              </w:rPr>
            </w:pPr>
            <w:r w:rsidRPr="00807B87">
              <w:rPr>
                <w:rFonts w:cs="Times New Roman"/>
              </w:rPr>
              <w:t>Application refreshed with new view.</w:t>
            </w:r>
          </w:p>
        </w:tc>
      </w:tr>
    </w:tbl>
    <w:p w14:paraId="75038869" w14:textId="77777777" w:rsidR="00C9662F" w:rsidRDefault="00C9662F" w:rsidP="00C9662F">
      <w:pPr>
        <w:pStyle w:val="Caption"/>
        <w:spacing w:line="360" w:lineRule="auto"/>
      </w:pPr>
      <w:bookmarkStart w:id="238" w:name="_Toc269659915"/>
      <w:r>
        <w:t xml:space="preserve">Table </w:t>
      </w:r>
      <w:r w:rsidR="00412FCE">
        <w:fldChar w:fldCharType="begin"/>
      </w:r>
      <w:r w:rsidR="00412FCE">
        <w:instrText xml:space="preserve"> SEQ Table \* ARABIC </w:instrText>
      </w:r>
      <w:r w:rsidR="00412FCE">
        <w:fldChar w:fldCharType="separate"/>
      </w:r>
      <w:r w:rsidR="0073691D">
        <w:rPr>
          <w:noProof/>
        </w:rPr>
        <w:t>20</w:t>
      </w:r>
      <w:r w:rsidR="00412FCE">
        <w:rPr>
          <w:noProof/>
        </w:rPr>
        <w:fldChar w:fldCharType="end"/>
      </w:r>
      <w:r>
        <w:t>: View user story</w:t>
      </w:r>
      <w:bookmarkEnd w:id="238"/>
    </w:p>
    <w:tbl>
      <w:tblPr>
        <w:tblStyle w:val="TableGrid"/>
        <w:tblW w:w="0" w:type="auto"/>
        <w:tblLook w:val="0600" w:firstRow="0" w:lastRow="0" w:firstColumn="0" w:lastColumn="0" w:noHBand="1" w:noVBand="1"/>
      </w:tblPr>
      <w:tblGrid>
        <w:gridCol w:w="8516"/>
      </w:tblGrid>
      <w:tr w:rsidR="00C9662F" w:rsidRPr="00807B87" w14:paraId="148247A5" w14:textId="77777777" w:rsidTr="00E3046E">
        <w:tc>
          <w:tcPr>
            <w:tcW w:w="8516" w:type="dxa"/>
          </w:tcPr>
          <w:p w14:paraId="239508ED"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27842B6A"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47AF3182" w14:textId="77777777" w:rsidTr="00E3046E">
        <w:tc>
          <w:tcPr>
            <w:tcW w:w="8516" w:type="dxa"/>
          </w:tcPr>
          <w:p w14:paraId="65033904"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Language</w:t>
            </w:r>
          </w:p>
        </w:tc>
      </w:tr>
      <w:tr w:rsidR="00C9662F" w:rsidRPr="00807B87" w14:paraId="638F2601" w14:textId="77777777" w:rsidTr="00E3046E">
        <w:tc>
          <w:tcPr>
            <w:tcW w:w="8516" w:type="dxa"/>
          </w:tcPr>
          <w:p w14:paraId="270B2703"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71E46F4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tc>
      </w:tr>
      <w:tr w:rsidR="00C9662F" w:rsidRPr="00807B87" w14:paraId="133A5BCE" w14:textId="77777777" w:rsidTr="00E3046E">
        <w:tc>
          <w:tcPr>
            <w:tcW w:w="8516" w:type="dxa"/>
          </w:tcPr>
          <w:p w14:paraId="05B1DB65"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44CB4F8C" w14:textId="77777777" w:rsidTr="00E3046E">
        <w:tc>
          <w:tcPr>
            <w:tcW w:w="8516" w:type="dxa"/>
          </w:tcPr>
          <w:p w14:paraId="40E0A475"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0512064E"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available languages used in ontology file.</w:t>
            </w:r>
          </w:p>
          <w:p w14:paraId="1F88A419"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the percentage of a language usage in ontology file.</w:t>
            </w:r>
          </w:p>
          <w:p w14:paraId="580C0AAD"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switches languages upon choosing a language.</w:t>
            </w:r>
          </w:p>
          <w:p w14:paraId="61028682" w14:textId="77777777" w:rsidR="00C9662F" w:rsidRPr="00807B87" w:rsidRDefault="00C9662F" w:rsidP="00E3046E">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38EF0623" w14:textId="77777777" w:rsidR="00C9662F" w:rsidRPr="00807B87" w:rsidRDefault="00C9662F" w:rsidP="00E3046E">
            <w:pPr>
              <w:pStyle w:val="ListParagraph"/>
              <w:numPr>
                <w:ilvl w:val="0"/>
                <w:numId w:val="25"/>
              </w:numPr>
              <w:spacing w:after="120" w:line="360" w:lineRule="auto"/>
              <w:rPr>
                <w:rFonts w:cs="Times New Roman"/>
              </w:rPr>
            </w:pPr>
            <w:r w:rsidRPr="00807B87">
              <w:rPr>
                <w:rFonts w:cs="Times New Roman"/>
              </w:rPr>
              <w:t>Label classes in the ontology with different languages.</w:t>
            </w:r>
          </w:p>
        </w:tc>
      </w:tr>
      <w:tr w:rsidR="00C9662F" w:rsidRPr="00807B87" w14:paraId="07796B40" w14:textId="77777777" w:rsidTr="00E3046E">
        <w:tc>
          <w:tcPr>
            <w:tcW w:w="8516" w:type="dxa"/>
          </w:tcPr>
          <w:p w14:paraId="46B777BD"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48FC104A" w14:textId="77777777" w:rsidTr="00E3046E">
        <w:tc>
          <w:tcPr>
            <w:tcW w:w="8516" w:type="dxa"/>
          </w:tcPr>
          <w:p w14:paraId="581424B4"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17D0FEE9" w14:textId="77777777" w:rsidR="00C9662F" w:rsidRPr="00807B87" w:rsidRDefault="00C9662F" w:rsidP="00E3046E">
            <w:pPr>
              <w:pStyle w:val="ListParagraph"/>
              <w:numPr>
                <w:ilvl w:val="0"/>
                <w:numId w:val="26"/>
              </w:numPr>
              <w:spacing w:line="360" w:lineRule="auto"/>
              <w:rPr>
                <w:rFonts w:cs="Times New Roman"/>
              </w:rPr>
            </w:pPr>
            <w:r w:rsidRPr="00807B87">
              <w:rPr>
                <w:rFonts w:cs="Times New Roman"/>
              </w:rPr>
              <w:t>Click on configuration menu on the menu bar.</w:t>
            </w:r>
          </w:p>
          <w:p w14:paraId="47CFEB3D" w14:textId="77777777" w:rsidR="00C9662F" w:rsidRPr="00807B87" w:rsidRDefault="00C9662F" w:rsidP="00E3046E">
            <w:pPr>
              <w:pStyle w:val="ListParagraph"/>
              <w:numPr>
                <w:ilvl w:val="0"/>
                <w:numId w:val="26"/>
              </w:numPr>
              <w:spacing w:line="360" w:lineRule="auto"/>
              <w:rPr>
                <w:rFonts w:cs="Times New Roman"/>
              </w:rPr>
            </w:pPr>
            <w:r w:rsidRPr="00807B87">
              <w:rPr>
                <w:rFonts w:cs="Times New Roman"/>
              </w:rPr>
              <w:t>View available languages drop down menu.</w:t>
            </w:r>
          </w:p>
          <w:p w14:paraId="0E805EA7" w14:textId="77777777" w:rsidR="00C9662F" w:rsidRPr="00807B87" w:rsidRDefault="00C9662F" w:rsidP="00E3046E">
            <w:pPr>
              <w:pStyle w:val="ListParagraph"/>
              <w:numPr>
                <w:ilvl w:val="0"/>
                <w:numId w:val="26"/>
              </w:numPr>
              <w:spacing w:line="360" w:lineRule="auto"/>
              <w:rPr>
                <w:rFonts w:cs="Times New Roman"/>
              </w:rPr>
            </w:pPr>
            <w:r w:rsidRPr="00807B87">
              <w:rPr>
                <w:rFonts w:cs="Times New Roman"/>
              </w:rPr>
              <w:t>Click on wanted language.</w:t>
            </w:r>
          </w:p>
          <w:p w14:paraId="6DBBD7D3" w14:textId="77777777" w:rsidR="00C9662F" w:rsidRPr="00807B87" w:rsidRDefault="00C9662F" w:rsidP="00E3046E">
            <w:pPr>
              <w:pStyle w:val="ListParagraph"/>
              <w:numPr>
                <w:ilvl w:val="0"/>
                <w:numId w:val="26"/>
              </w:numPr>
              <w:spacing w:after="120" w:line="360" w:lineRule="auto"/>
              <w:rPr>
                <w:rFonts w:cs="Times New Roman"/>
              </w:rPr>
            </w:pPr>
            <w:r w:rsidRPr="00807B87">
              <w:rPr>
                <w:rFonts w:cs="Times New Roman"/>
              </w:rPr>
              <w:t>Application refreshed with new language.</w:t>
            </w:r>
          </w:p>
          <w:p w14:paraId="5A53AB78" w14:textId="77777777" w:rsidR="00C9662F" w:rsidRPr="00807B87" w:rsidRDefault="00C9662F" w:rsidP="00E3046E">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56E5F123" w14:textId="77777777" w:rsidR="00C9662F" w:rsidRPr="00807B87" w:rsidRDefault="00C9662F" w:rsidP="00E3046E">
            <w:pPr>
              <w:pStyle w:val="ListParagraph"/>
              <w:numPr>
                <w:ilvl w:val="0"/>
                <w:numId w:val="27"/>
              </w:numPr>
              <w:spacing w:after="120" w:line="360" w:lineRule="auto"/>
              <w:rPr>
                <w:rFonts w:cs="Times New Roman"/>
              </w:rPr>
            </w:pPr>
            <w:r w:rsidRPr="00807B87">
              <w:rPr>
                <w:rFonts w:cs="Times New Roman"/>
              </w:rPr>
              <w:t>Open ontology with Protégé.</w:t>
            </w:r>
          </w:p>
          <w:p w14:paraId="4E609DB0" w14:textId="77777777" w:rsidR="00C9662F" w:rsidRPr="00807B87" w:rsidRDefault="00C9662F" w:rsidP="00E3046E">
            <w:pPr>
              <w:pStyle w:val="ListParagraph"/>
              <w:numPr>
                <w:ilvl w:val="0"/>
                <w:numId w:val="27"/>
              </w:numPr>
              <w:spacing w:after="120" w:line="360" w:lineRule="auto"/>
              <w:ind w:left="357" w:hanging="357"/>
              <w:rPr>
                <w:rFonts w:cs="Times New Roman"/>
              </w:rPr>
            </w:pPr>
            <w:r w:rsidRPr="00807B87">
              <w:rPr>
                <w:rFonts w:cs="Times New Roman"/>
              </w:rPr>
              <w:t>Annotate classes with label annotation property.</w:t>
            </w:r>
          </w:p>
          <w:p w14:paraId="6B8E37D6" w14:textId="77777777" w:rsidR="00C9662F" w:rsidRPr="00807B87" w:rsidRDefault="00C9662F" w:rsidP="00E3046E">
            <w:pPr>
              <w:pStyle w:val="ListParagraph"/>
              <w:numPr>
                <w:ilvl w:val="0"/>
                <w:numId w:val="27"/>
              </w:numPr>
              <w:spacing w:after="120" w:line="360" w:lineRule="auto"/>
              <w:rPr>
                <w:rFonts w:cs="Times New Roman"/>
              </w:rPr>
            </w:pPr>
            <w:r w:rsidRPr="00807B87">
              <w:rPr>
                <w:rFonts w:cs="Times New Roman"/>
              </w:rPr>
              <w:t>Choose language for the label.</w:t>
            </w:r>
          </w:p>
          <w:p w14:paraId="4A00F0D9" w14:textId="77777777" w:rsidR="00C9662F" w:rsidRPr="00807B87" w:rsidRDefault="00C9662F" w:rsidP="00E3046E">
            <w:pPr>
              <w:pStyle w:val="ListParagraph"/>
              <w:numPr>
                <w:ilvl w:val="0"/>
                <w:numId w:val="27"/>
              </w:numPr>
              <w:spacing w:after="120" w:line="360" w:lineRule="auto"/>
              <w:rPr>
                <w:rFonts w:cs="Times New Roman"/>
              </w:rPr>
            </w:pPr>
            <w:r w:rsidRPr="00807B87">
              <w:rPr>
                <w:rFonts w:cs="Times New Roman"/>
              </w:rPr>
              <w:t>Write down the label value as constant value.</w:t>
            </w:r>
          </w:p>
          <w:p w14:paraId="21248216" w14:textId="77777777" w:rsidR="00C9662F" w:rsidRPr="00807B87" w:rsidRDefault="00C9662F" w:rsidP="00E3046E">
            <w:pPr>
              <w:pStyle w:val="ListParagraph"/>
              <w:numPr>
                <w:ilvl w:val="0"/>
                <w:numId w:val="27"/>
              </w:numPr>
              <w:spacing w:after="120" w:line="360" w:lineRule="auto"/>
              <w:rPr>
                <w:rFonts w:cs="Times New Roman"/>
              </w:rPr>
            </w:pPr>
            <w:r w:rsidRPr="00807B87">
              <w:rPr>
                <w:rFonts w:cs="Times New Roman"/>
              </w:rPr>
              <w:t>Click Ok.</w:t>
            </w:r>
          </w:p>
          <w:p w14:paraId="109F43E3" w14:textId="77777777" w:rsidR="00C9662F" w:rsidRPr="00807B87" w:rsidRDefault="00C9662F" w:rsidP="00E3046E">
            <w:pPr>
              <w:pStyle w:val="ListParagraph"/>
              <w:keepNext/>
              <w:numPr>
                <w:ilvl w:val="0"/>
                <w:numId w:val="27"/>
              </w:numPr>
              <w:spacing w:after="120" w:line="360" w:lineRule="auto"/>
              <w:rPr>
                <w:rFonts w:cs="Times New Roman"/>
              </w:rPr>
            </w:pPr>
            <w:r w:rsidRPr="00807B87">
              <w:rPr>
                <w:rFonts w:cs="Times New Roman"/>
              </w:rPr>
              <w:t>Save ontology file.</w:t>
            </w:r>
          </w:p>
        </w:tc>
      </w:tr>
    </w:tbl>
    <w:p w14:paraId="0909C2E6" w14:textId="77777777" w:rsidR="00C9662F" w:rsidRDefault="00C9662F" w:rsidP="00C9662F">
      <w:pPr>
        <w:pStyle w:val="Caption"/>
        <w:spacing w:line="360" w:lineRule="auto"/>
      </w:pPr>
      <w:bookmarkStart w:id="239" w:name="_Ref269647857"/>
      <w:bookmarkStart w:id="240" w:name="_Toc269659916"/>
      <w:r>
        <w:t xml:space="preserve">Table </w:t>
      </w:r>
      <w:r w:rsidR="00412FCE">
        <w:fldChar w:fldCharType="begin"/>
      </w:r>
      <w:r w:rsidR="00412FCE">
        <w:instrText xml:space="preserve"> SEQ Table \* ARABIC </w:instrText>
      </w:r>
      <w:r w:rsidR="00412FCE">
        <w:fldChar w:fldCharType="separate"/>
      </w:r>
      <w:r w:rsidR="0073691D">
        <w:rPr>
          <w:noProof/>
        </w:rPr>
        <w:t>21</w:t>
      </w:r>
      <w:r w:rsidR="00412FCE">
        <w:rPr>
          <w:noProof/>
        </w:rPr>
        <w:fldChar w:fldCharType="end"/>
      </w:r>
      <w:r>
        <w:t>: Language user story</w:t>
      </w:r>
      <w:bookmarkEnd w:id="239"/>
      <w:bookmarkEnd w:id="240"/>
    </w:p>
    <w:tbl>
      <w:tblPr>
        <w:tblStyle w:val="TableGrid"/>
        <w:tblW w:w="0" w:type="auto"/>
        <w:tblLook w:val="0600" w:firstRow="0" w:lastRow="0" w:firstColumn="0" w:lastColumn="0" w:noHBand="1" w:noVBand="1"/>
      </w:tblPr>
      <w:tblGrid>
        <w:gridCol w:w="8516"/>
      </w:tblGrid>
      <w:tr w:rsidR="00C9662F" w:rsidRPr="00807B87" w14:paraId="060E9D19" w14:textId="77777777" w:rsidTr="00E3046E">
        <w:tc>
          <w:tcPr>
            <w:tcW w:w="8516" w:type="dxa"/>
          </w:tcPr>
          <w:p w14:paraId="5686A721"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06C671F6"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0F3ED090" w14:textId="77777777" w:rsidTr="00E3046E">
        <w:tc>
          <w:tcPr>
            <w:tcW w:w="8516" w:type="dxa"/>
          </w:tcPr>
          <w:p w14:paraId="79AD7A6E"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Tree View Filter</w:t>
            </w:r>
          </w:p>
        </w:tc>
      </w:tr>
      <w:tr w:rsidR="00C9662F" w:rsidRPr="00807B87" w14:paraId="6FE682F2" w14:textId="77777777" w:rsidTr="00E3046E">
        <w:tc>
          <w:tcPr>
            <w:tcW w:w="8516" w:type="dxa"/>
          </w:tcPr>
          <w:p w14:paraId="77D3EEDD"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187F8A3A"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tc>
      </w:tr>
      <w:tr w:rsidR="00C9662F" w:rsidRPr="00807B87" w14:paraId="5469B231" w14:textId="77777777" w:rsidTr="00E3046E">
        <w:tc>
          <w:tcPr>
            <w:tcW w:w="8516" w:type="dxa"/>
          </w:tcPr>
          <w:p w14:paraId="793A80BC"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73D498F4" w14:textId="77777777" w:rsidTr="00E3046E">
        <w:tc>
          <w:tcPr>
            <w:tcW w:w="8516" w:type="dxa"/>
          </w:tcPr>
          <w:p w14:paraId="75E5F26A"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1191CCF0"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filter options.</w:t>
            </w:r>
          </w:p>
          <w:p w14:paraId="216FD38E"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filter ingredients by highlighting them and disable the rest.</w:t>
            </w:r>
          </w:p>
          <w:p w14:paraId="5A13A32F"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does not show filters if they are not specified in the ontology.</w:t>
            </w:r>
          </w:p>
          <w:p w14:paraId="3E682F8B"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3DF4CFCC" w14:textId="77777777" w:rsidR="00C9662F" w:rsidRPr="00807B87" w:rsidRDefault="00C9662F" w:rsidP="00E3046E">
            <w:pPr>
              <w:pStyle w:val="ListParagraph"/>
              <w:numPr>
                <w:ilvl w:val="0"/>
                <w:numId w:val="30"/>
              </w:numPr>
              <w:spacing w:after="120" w:line="360" w:lineRule="auto"/>
              <w:ind w:left="357" w:hanging="357"/>
              <w:rPr>
                <w:rFonts w:cs="Times New Roman"/>
              </w:rPr>
            </w:pPr>
            <w:r w:rsidRPr="00807B87">
              <w:rPr>
                <w:rFonts w:cs="Times New Roman"/>
              </w:rPr>
              <w:t>Annotate ingredients classes to be used as filters.</w:t>
            </w:r>
          </w:p>
        </w:tc>
      </w:tr>
      <w:tr w:rsidR="00C9662F" w:rsidRPr="00807B87" w14:paraId="216AA991" w14:textId="77777777" w:rsidTr="00E3046E">
        <w:tc>
          <w:tcPr>
            <w:tcW w:w="8516" w:type="dxa"/>
          </w:tcPr>
          <w:p w14:paraId="3DFCAC4C"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0B7F38B3" w14:textId="77777777" w:rsidTr="00E3046E">
        <w:tc>
          <w:tcPr>
            <w:tcW w:w="8516" w:type="dxa"/>
          </w:tcPr>
          <w:p w14:paraId="13F7DDD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27075E59" w14:textId="77777777" w:rsidR="00C9662F" w:rsidRPr="00807B87" w:rsidRDefault="00C9662F" w:rsidP="00E3046E">
            <w:pPr>
              <w:pStyle w:val="ListParagraph"/>
              <w:numPr>
                <w:ilvl w:val="0"/>
                <w:numId w:val="28"/>
              </w:numPr>
              <w:spacing w:line="360" w:lineRule="auto"/>
              <w:rPr>
                <w:rFonts w:cs="Times New Roman"/>
              </w:rPr>
            </w:pPr>
            <w:r w:rsidRPr="00807B87">
              <w:rPr>
                <w:rFonts w:cs="Times New Roman"/>
              </w:rPr>
              <w:t>On tree view, choose one of the check boxes in the filter section.</w:t>
            </w:r>
          </w:p>
          <w:p w14:paraId="60BB47DC" w14:textId="77777777" w:rsidR="00C9662F" w:rsidRPr="00807B87" w:rsidRDefault="00C9662F" w:rsidP="00E3046E">
            <w:pPr>
              <w:pStyle w:val="ListParagraph"/>
              <w:numPr>
                <w:ilvl w:val="0"/>
                <w:numId w:val="28"/>
              </w:numPr>
              <w:spacing w:line="360" w:lineRule="auto"/>
              <w:rPr>
                <w:rFonts w:cs="Times New Roman"/>
              </w:rPr>
            </w:pPr>
            <w:r w:rsidRPr="00807B87">
              <w:rPr>
                <w:rFonts w:cs="Times New Roman"/>
              </w:rPr>
              <w:t>Ingredients are filtered based on the chosen criteria.</w:t>
            </w:r>
          </w:p>
          <w:p w14:paraId="0BC0A05C" w14:textId="77777777" w:rsidR="00C9662F" w:rsidRPr="00807B87" w:rsidRDefault="00C9662F" w:rsidP="00E3046E">
            <w:pPr>
              <w:pStyle w:val="ListParagraph"/>
              <w:numPr>
                <w:ilvl w:val="0"/>
                <w:numId w:val="28"/>
              </w:numPr>
              <w:spacing w:line="360" w:lineRule="auto"/>
              <w:rPr>
                <w:rFonts w:cs="Times New Roman"/>
              </w:rPr>
            </w:pPr>
            <w:r w:rsidRPr="00807B87">
              <w:rPr>
                <w:rFonts w:cs="Times New Roman"/>
              </w:rPr>
              <w:t>Filtered ingredients are highlighted.</w:t>
            </w:r>
          </w:p>
          <w:p w14:paraId="77D4B04D" w14:textId="77777777" w:rsidR="00C9662F" w:rsidRPr="00807B87" w:rsidRDefault="00C9662F" w:rsidP="00E3046E">
            <w:pPr>
              <w:pStyle w:val="ListParagraph"/>
              <w:numPr>
                <w:ilvl w:val="0"/>
                <w:numId w:val="28"/>
              </w:numPr>
              <w:spacing w:after="120" w:line="360" w:lineRule="auto"/>
              <w:rPr>
                <w:rFonts w:cs="Times New Roman"/>
              </w:rPr>
            </w:pPr>
            <w:r w:rsidRPr="00807B87">
              <w:rPr>
                <w:rFonts w:cs="Times New Roman"/>
              </w:rPr>
              <w:t>The unmatched content is disabled and cannot be chosen.</w:t>
            </w:r>
          </w:p>
          <w:p w14:paraId="357C73BB" w14:textId="77777777" w:rsidR="00C9662F" w:rsidRPr="00807B87" w:rsidRDefault="00C9662F" w:rsidP="00E3046E">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0270AD38" w14:textId="77777777" w:rsidR="00C9662F" w:rsidRPr="00807B87" w:rsidRDefault="00C9662F" w:rsidP="00E3046E">
            <w:pPr>
              <w:pStyle w:val="ListParagraph"/>
              <w:numPr>
                <w:ilvl w:val="0"/>
                <w:numId w:val="29"/>
              </w:numPr>
              <w:spacing w:after="120" w:line="360" w:lineRule="auto"/>
              <w:rPr>
                <w:rFonts w:cs="Times New Roman"/>
              </w:rPr>
            </w:pPr>
            <w:r w:rsidRPr="00807B87">
              <w:rPr>
                <w:rFonts w:cs="Times New Roman"/>
              </w:rPr>
              <w:t>Open ontology with Protégé.</w:t>
            </w:r>
          </w:p>
          <w:p w14:paraId="37B2007B" w14:textId="77777777" w:rsidR="00C9662F" w:rsidRPr="00807B87" w:rsidRDefault="00C9662F" w:rsidP="00E3046E">
            <w:pPr>
              <w:pStyle w:val="ListParagraph"/>
              <w:numPr>
                <w:ilvl w:val="0"/>
                <w:numId w:val="29"/>
              </w:numPr>
              <w:spacing w:after="120" w:line="360" w:lineRule="auto"/>
              <w:ind w:left="357" w:hanging="357"/>
              <w:rPr>
                <w:rFonts w:cs="Times New Roman"/>
              </w:rPr>
            </w:pPr>
            <w:r w:rsidRPr="00807B87">
              <w:rPr>
                <w:rFonts w:cs="Times New Roman"/>
              </w:rPr>
              <w:t>Annotate wanted ingredient classes with hasRole annotation property.</w:t>
            </w:r>
          </w:p>
          <w:p w14:paraId="42C93EEF" w14:textId="77777777" w:rsidR="00C9662F" w:rsidRPr="00807B87" w:rsidRDefault="00C9662F" w:rsidP="00E3046E">
            <w:pPr>
              <w:pStyle w:val="ListParagraph"/>
              <w:numPr>
                <w:ilvl w:val="0"/>
                <w:numId w:val="29"/>
              </w:numPr>
              <w:spacing w:after="120" w:line="360" w:lineRule="auto"/>
              <w:rPr>
                <w:rFonts w:cs="Times New Roman"/>
              </w:rPr>
            </w:pPr>
            <w:r w:rsidRPr="00807B87">
              <w:rPr>
                <w:rFonts w:cs="Times New Roman"/>
              </w:rPr>
              <w:t>Write down the “filter” value as constant value.</w:t>
            </w:r>
          </w:p>
          <w:p w14:paraId="3D8035E9" w14:textId="77777777" w:rsidR="00C9662F" w:rsidRPr="00807B87" w:rsidRDefault="00C9662F" w:rsidP="00E3046E">
            <w:pPr>
              <w:pStyle w:val="ListParagraph"/>
              <w:numPr>
                <w:ilvl w:val="0"/>
                <w:numId w:val="29"/>
              </w:numPr>
              <w:spacing w:after="120" w:line="360" w:lineRule="auto"/>
              <w:rPr>
                <w:rFonts w:cs="Times New Roman"/>
              </w:rPr>
            </w:pPr>
            <w:r w:rsidRPr="00807B87">
              <w:rPr>
                <w:rFonts w:cs="Times New Roman"/>
              </w:rPr>
              <w:t>Click Ok.</w:t>
            </w:r>
          </w:p>
          <w:p w14:paraId="7AA0F260" w14:textId="77777777" w:rsidR="00C9662F" w:rsidRPr="00807B87" w:rsidRDefault="00C9662F" w:rsidP="00E3046E">
            <w:pPr>
              <w:pStyle w:val="ListParagraph"/>
              <w:keepNext/>
              <w:numPr>
                <w:ilvl w:val="0"/>
                <w:numId w:val="29"/>
              </w:numPr>
              <w:spacing w:after="120" w:line="360" w:lineRule="auto"/>
              <w:rPr>
                <w:rFonts w:cs="Times New Roman"/>
              </w:rPr>
            </w:pPr>
            <w:r w:rsidRPr="00807B87">
              <w:rPr>
                <w:rFonts w:cs="Times New Roman"/>
              </w:rPr>
              <w:t>Save ontology file.</w:t>
            </w:r>
          </w:p>
        </w:tc>
      </w:tr>
    </w:tbl>
    <w:p w14:paraId="2AAEED31" w14:textId="77777777" w:rsidR="00C9662F" w:rsidRDefault="00C9662F" w:rsidP="00C9662F">
      <w:pPr>
        <w:pStyle w:val="Caption"/>
        <w:spacing w:line="360" w:lineRule="auto"/>
      </w:pPr>
      <w:bookmarkStart w:id="241" w:name="_Ref269647883"/>
      <w:bookmarkStart w:id="242" w:name="_Ref269647966"/>
      <w:bookmarkStart w:id="243" w:name="_Toc269659917"/>
      <w:r>
        <w:t xml:space="preserve">Table </w:t>
      </w:r>
      <w:r w:rsidR="00412FCE">
        <w:fldChar w:fldCharType="begin"/>
      </w:r>
      <w:r w:rsidR="00412FCE">
        <w:instrText xml:space="preserve"> SEQ Table \* ARABIC </w:instrText>
      </w:r>
      <w:r w:rsidR="00412FCE">
        <w:fldChar w:fldCharType="separate"/>
      </w:r>
      <w:r w:rsidR="0073691D">
        <w:rPr>
          <w:noProof/>
        </w:rPr>
        <w:t>22</w:t>
      </w:r>
      <w:r w:rsidR="00412FCE">
        <w:rPr>
          <w:noProof/>
        </w:rPr>
        <w:fldChar w:fldCharType="end"/>
      </w:r>
      <w:r>
        <w:t>: Tree View Filter user story</w:t>
      </w:r>
      <w:bookmarkEnd w:id="241"/>
      <w:bookmarkEnd w:id="242"/>
      <w:bookmarkEnd w:id="243"/>
    </w:p>
    <w:tbl>
      <w:tblPr>
        <w:tblStyle w:val="TableGrid"/>
        <w:tblW w:w="0" w:type="auto"/>
        <w:tblLook w:val="0600" w:firstRow="0" w:lastRow="0" w:firstColumn="0" w:lastColumn="0" w:noHBand="1" w:noVBand="1"/>
      </w:tblPr>
      <w:tblGrid>
        <w:gridCol w:w="8516"/>
      </w:tblGrid>
      <w:tr w:rsidR="00C9662F" w:rsidRPr="00807B87" w14:paraId="402CC3DD" w14:textId="77777777" w:rsidTr="00E3046E">
        <w:tc>
          <w:tcPr>
            <w:tcW w:w="8516" w:type="dxa"/>
          </w:tcPr>
          <w:p w14:paraId="13CE3331"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688E8FBA"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379FE818" w14:textId="77777777" w:rsidTr="00E3046E">
        <w:tc>
          <w:tcPr>
            <w:tcW w:w="8516" w:type="dxa"/>
          </w:tcPr>
          <w:p w14:paraId="1062C157"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List View Filter</w:t>
            </w:r>
          </w:p>
        </w:tc>
      </w:tr>
      <w:tr w:rsidR="00C9662F" w:rsidRPr="00807B87" w14:paraId="3272A1EB" w14:textId="77777777" w:rsidTr="00E3046E">
        <w:tc>
          <w:tcPr>
            <w:tcW w:w="8516" w:type="dxa"/>
          </w:tcPr>
          <w:p w14:paraId="0C97B11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tc>
      </w:tr>
      <w:tr w:rsidR="00C9662F" w:rsidRPr="00807B87" w14:paraId="77311ED7" w14:textId="77777777" w:rsidTr="00E3046E">
        <w:tc>
          <w:tcPr>
            <w:tcW w:w="8516" w:type="dxa"/>
          </w:tcPr>
          <w:p w14:paraId="72BA7BED"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669C8A45" w14:textId="77777777" w:rsidTr="00E3046E">
        <w:tc>
          <w:tcPr>
            <w:tcW w:w="8516" w:type="dxa"/>
          </w:tcPr>
          <w:p w14:paraId="3279261A"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6CB780FE"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filter text field.</w:t>
            </w:r>
          </w:p>
          <w:p w14:paraId="56DC9066"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filter ingredients by having only the ingredients matching input text.</w:t>
            </w:r>
          </w:p>
        </w:tc>
      </w:tr>
      <w:tr w:rsidR="00C9662F" w:rsidRPr="00807B87" w14:paraId="7F29E18F" w14:textId="77777777" w:rsidTr="00E3046E">
        <w:tc>
          <w:tcPr>
            <w:tcW w:w="8516" w:type="dxa"/>
          </w:tcPr>
          <w:p w14:paraId="1E716484"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55354F5E" w14:textId="77777777" w:rsidTr="00E3046E">
        <w:tc>
          <w:tcPr>
            <w:tcW w:w="8516" w:type="dxa"/>
          </w:tcPr>
          <w:p w14:paraId="04BF2157"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336EB9C8" w14:textId="77777777" w:rsidR="00C9662F" w:rsidRPr="00807B87" w:rsidRDefault="00C9662F" w:rsidP="00E3046E">
            <w:pPr>
              <w:pStyle w:val="ListParagraph"/>
              <w:numPr>
                <w:ilvl w:val="0"/>
                <w:numId w:val="31"/>
              </w:numPr>
              <w:spacing w:line="360" w:lineRule="auto"/>
              <w:rPr>
                <w:rFonts w:cs="Times New Roman"/>
              </w:rPr>
            </w:pPr>
            <w:r w:rsidRPr="00807B87">
              <w:rPr>
                <w:rFonts w:cs="Times New Roman"/>
              </w:rPr>
              <w:t>On list view, write filter text in the text filed.</w:t>
            </w:r>
          </w:p>
          <w:p w14:paraId="39DA09D2" w14:textId="77777777" w:rsidR="00C9662F" w:rsidRPr="00807B87" w:rsidRDefault="00C9662F" w:rsidP="00E3046E">
            <w:pPr>
              <w:pStyle w:val="ListParagraph"/>
              <w:numPr>
                <w:ilvl w:val="0"/>
                <w:numId w:val="31"/>
              </w:numPr>
              <w:spacing w:line="360" w:lineRule="auto"/>
              <w:rPr>
                <w:rFonts w:cs="Times New Roman"/>
              </w:rPr>
            </w:pPr>
            <w:r w:rsidRPr="00807B87">
              <w:rPr>
                <w:rFonts w:cs="Times New Roman"/>
              </w:rPr>
              <w:t>Ingredients are filtered based on the input criteria.</w:t>
            </w:r>
          </w:p>
          <w:p w14:paraId="7CB780CC" w14:textId="77777777" w:rsidR="00C9662F" w:rsidRPr="00807B87" w:rsidRDefault="00C9662F" w:rsidP="00E3046E">
            <w:pPr>
              <w:pStyle w:val="ListParagraph"/>
              <w:numPr>
                <w:ilvl w:val="0"/>
                <w:numId w:val="31"/>
              </w:numPr>
              <w:spacing w:line="360" w:lineRule="auto"/>
              <w:rPr>
                <w:rFonts w:cs="Times New Roman"/>
              </w:rPr>
            </w:pPr>
            <w:r w:rsidRPr="00807B87">
              <w:rPr>
                <w:rFonts w:cs="Times New Roman"/>
              </w:rPr>
              <w:t>Filtered ingredients are displayed.</w:t>
            </w:r>
          </w:p>
          <w:p w14:paraId="26D50533" w14:textId="77777777" w:rsidR="00C9662F" w:rsidRPr="00807B87" w:rsidRDefault="00C9662F" w:rsidP="00E3046E">
            <w:pPr>
              <w:pStyle w:val="ListParagraph"/>
              <w:keepNext/>
              <w:numPr>
                <w:ilvl w:val="0"/>
                <w:numId w:val="31"/>
              </w:numPr>
              <w:spacing w:after="120" w:line="360" w:lineRule="auto"/>
              <w:rPr>
                <w:rFonts w:cs="Times New Roman"/>
              </w:rPr>
            </w:pPr>
            <w:r w:rsidRPr="00807B87">
              <w:rPr>
                <w:rFonts w:cs="Times New Roman"/>
              </w:rPr>
              <w:t>The unmatched content is not displayed and cannot be chosen.</w:t>
            </w:r>
          </w:p>
        </w:tc>
      </w:tr>
    </w:tbl>
    <w:p w14:paraId="79329AD1" w14:textId="77777777" w:rsidR="00C9662F" w:rsidRDefault="00C9662F" w:rsidP="00C9662F">
      <w:pPr>
        <w:pStyle w:val="Caption"/>
        <w:spacing w:line="360" w:lineRule="auto"/>
      </w:pPr>
      <w:bookmarkStart w:id="244" w:name="_Ref269647907"/>
      <w:bookmarkStart w:id="245" w:name="_Toc269659918"/>
      <w:r>
        <w:t xml:space="preserve">Table </w:t>
      </w:r>
      <w:r w:rsidR="00412FCE">
        <w:fldChar w:fldCharType="begin"/>
      </w:r>
      <w:r w:rsidR="00412FCE">
        <w:instrText xml:space="preserve"> SEQ Table \* ARABIC </w:instrText>
      </w:r>
      <w:r w:rsidR="00412FCE">
        <w:fldChar w:fldCharType="separate"/>
      </w:r>
      <w:r w:rsidR="0073691D">
        <w:rPr>
          <w:noProof/>
        </w:rPr>
        <w:t>23</w:t>
      </w:r>
      <w:r w:rsidR="00412FCE">
        <w:rPr>
          <w:noProof/>
        </w:rPr>
        <w:fldChar w:fldCharType="end"/>
      </w:r>
      <w:r>
        <w:t>: List View Filter user story</w:t>
      </w:r>
      <w:bookmarkEnd w:id="244"/>
      <w:bookmarkEnd w:id="245"/>
    </w:p>
    <w:tbl>
      <w:tblPr>
        <w:tblStyle w:val="TableGrid"/>
        <w:tblW w:w="0" w:type="auto"/>
        <w:tblLook w:val="0600" w:firstRow="0" w:lastRow="0" w:firstColumn="0" w:lastColumn="0" w:noHBand="1" w:noVBand="1"/>
      </w:tblPr>
      <w:tblGrid>
        <w:gridCol w:w="8516"/>
      </w:tblGrid>
      <w:tr w:rsidR="00C9662F" w:rsidRPr="00807B87" w14:paraId="0E8BCC50" w14:textId="77777777" w:rsidTr="00E3046E">
        <w:tc>
          <w:tcPr>
            <w:tcW w:w="8516" w:type="dxa"/>
          </w:tcPr>
          <w:p w14:paraId="256A43AE"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78B33882"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75A678A0" w14:textId="77777777" w:rsidTr="00E3046E">
        <w:tc>
          <w:tcPr>
            <w:tcW w:w="8516" w:type="dxa"/>
          </w:tcPr>
          <w:p w14:paraId="2429E0EC"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Query</w:t>
            </w:r>
          </w:p>
        </w:tc>
      </w:tr>
      <w:tr w:rsidR="00C9662F" w:rsidRPr="00807B87" w14:paraId="419D4186" w14:textId="77777777" w:rsidTr="00E3046E">
        <w:tc>
          <w:tcPr>
            <w:tcW w:w="8516" w:type="dxa"/>
          </w:tcPr>
          <w:p w14:paraId="0E6E897D"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tc>
      </w:tr>
      <w:tr w:rsidR="00C9662F" w:rsidRPr="00807B87" w14:paraId="74FD2934" w14:textId="77777777" w:rsidTr="00E3046E">
        <w:tc>
          <w:tcPr>
            <w:tcW w:w="8516" w:type="dxa"/>
          </w:tcPr>
          <w:p w14:paraId="48E78599"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0491F94F" w14:textId="77777777" w:rsidTr="00E3046E">
        <w:tc>
          <w:tcPr>
            <w:tcW w:w="8516" w:type="dxa"/>
          </w:tcPr>
          <w:p w14:paraId="2F229BF0"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5DC51D54"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ingredients and two input list for included and excluded ingredients.</w:t>
            </w:r>
          </w:p>
          <w:p w14:paraId="6E0302DE"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the result that sushi ingredients match included and excluded ingredients.</w:t>
            </w:r>
          </w:p>
        </w:tc>
      </w:tr>
      <w:tr w:rsidR="00C9662F" w:rsidRPr="00807B87" w14:paraId="3BEADC00" w14:textId="77777777" w:rsidTr="00E3046E">
        <w:tc>
          <w:tcPr>
            <w:tcW w:w="8516" w:type="dxa"/>
          </w:tcPr>
          <w:p w14:paraId="6F160C82"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47E1D245" w14:textId="77777777" w:rsidTr="00E3046E">
        <w:tc>
          <w:tcPr>
            <w:tcW w:w="8516" w:type="dxa"/>
          </w:tcPr>
          <w:p w14:paraId="3C06C0BF"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6A1D2392" w14:textId="77777777" w:rsidR="00C9662F" w:rsidRPr="00807B87" w:rsidRDefault="00C9662F" w:rsidP="00E3046E">
            <w:pPr>
              <w:pStyle w:val="ListParagraph"/>
              <w:numPr>
                <w:ilvl w:val="0"/>
                <w:numId w:val="32"/>
              </w:numPr>
              <w:spacing w:line="360" w:lineRule="auto"/>
              <w:rPr>
                <w:rFonts w:cs="Times New Roman"/>
              </w:rPr>
            </w:pPr>
            <w:r w:rsidRPr="00807B87">
              <w:rPr>
                <w:rFonts w:cs="Times New Roman"/>
              </w:rPr>
              <w:t>On list or tree view, select ingredient.</w:t>
            </w:r>
          </w:p>
          <w:p w14:paraId="7AEA7D1D" w14:textId="77777777" w:rsidR="00C9662F" w:rsidRPr="00807B87" w:rsidRDefault="00C9662F" w:rsidP="00E3046E">
            <w:pPr>
              <w:pStyle w:val="ListParagraph"/>
              <w:numPr>
                <w:ilvl w:val="0"/>
                <w:numId w:val="32"/>
              </w:numPr>
              <w:spacing w:line="360" w:lineRule="auto"/>
              <w:rPr>
                <w:rFonts w:cs="Times New Roman"/>
              </w:rPr>
            </w:pPr>
            <w:r w:rsidRPr="00807B87">
              <w:rPr>
                <w:rFonts w:cs="Times New Roman"/>
              </w:rPr>
              <w:t>Click on the add button to add selected ingredient to included or excluded lists.</w:t>
            </w:r>
          </w:p>
          <w:p w14:paraId="10CEC304" w14:textId="77777777" w:rsidR="00C9662F" w:rsidRPr="00807B87" w:rsidRDefault="00C9662F" w:rsidP="00E3046E">
            <w:pPr>
              <w:pStyle w:val="ListParagraph"/>
              <w:numPr>
                <w:ilvl w:val="0"/>
                <w:numId w:val="32"/>
              </w:numPr>
              <w:spacing w:line="360" w:lineRule="auto"/>
              <w:rPr>
                <w:rFonts w:cs="Times New Roman"/>
              </w:rPr>
            </w:pPr>
            <w:r w:rsidRPr="00807B87">
              <w:rPr>
                <w:rFonts w:cs="Times New Roman"/>
              </w:rPr>
              <w:t>Click on the rem button to remove selected ingredient to included or excluded lists.</w:t>
            </w:r>
          </w:p>
          <w:p w14:paraId="671C1F22" w14:textId="77777777" w:rsidR="00C9662F" w:rsidRPr="00807B87" w:rsidRDefault="00C9662F" w:rsidP="00E3046E">
            <w:pPr>
              <w:pStyle w:val="ListParagraph"/>
              <w:numPr>
                <w:ilvl w:val="0"/>
                <w:numId w:val="32"/>
              </w:numPr>
              <w:spacing w:after="120" w:line="360" w:lineRule="auto"/>
              <w:rPr>
                <w:rFonts w:cs="Times New Roman"/>
              </w:rPr>
            </w:pPr>
            <w:r w:rsidRPr="00807B87">
              <w:rPr>
                <w:rFonts w:cs="Times New Roman"/>
              </w:rPr>
              <w:t>Click on run button.</w:t>
            </w:r>
          </w:p>
          <w:p w14:paraId="3CE33B69" w14:textId="77777777" w:rsidR="00C9662F" w:rsidRPr="00807B87" w:rsidRDefault="00C9662F" w:rsidP="00E3046E">
            <w:pPr>
              <w:pStyle w:val="ListParagraph"/>
              <w:numPr>
                <w:ilvl w:val="0"/>
                <w:numId w:val="32"/>
              </w:numPr>
              <w:spacing w:after="120" w:line="360" w:lineRule="auto"/>
              <w:rPr>
                <w:rFonts w:cs="Times New Roman"/>
              </w:rPr>
            </w:pPr>
            <w:r w:rsidRPr="00807B87">
              <w:rPr>
                <w:rFonts w:cs="Times New Roman"/>
              </w:rPr>
              <w:t>Tool shows the results.</w:t>
            </w:r>
          </w:p>
          <w:p w14:paraId="746AFFBC" w14:textId="1129E1F9" w:rsidR="00C9662F" w:rsidRPr="00807B87" w:rsidRDefault="00C9662F" w:rsidP="00E3046E">
            <w:pPr>
              <w:pStyle w:val="ListParagraph"/>
              <w:keepNext/>
              <w:numPr>
                <w:ilvl w:val="0"/>
                <w:numId w:val="32"/>
              </w:numPr>
              <w:spacing w:after="120" w:line="360" w:lineRule="auto"/>
              <w:rPr>
                <w:rFonts w:cs="Times New Roman"/>
              </w:rPr>
            </w:pPr>
            <w:r w:rsidRPr="00807B87">
              <w:rPr>
                <w:rFonts w:cs="Times New Roman"/>
              </w:rPr>
              <w:t xml:space="preserve">Click on back button to go back </w:t>
            </w:r>
            <w:r w:rsidR="006A1F9F" w:rsidRPr="00807B87">
              <w:rPr>
                <w:rFonts w:cs="Times New Roman"/>
              </w:rPr>
              <w:t>and form</w:t>
            </w:r>
            <w:r w:rsidRPr="00807B87">
              <w:rPr>
                <w:rFonts w:cs="Times New Roman"/>
              </w:rPr>
              <w:t xml:space="preserve"> another query.</w:t>
            </w:r>
          </w:p>
        </w:tc>
      </w:tr>
    </w:tbl>
    <w:p w14:paraId="3D4C8E63" w14:textId="77777777" w:rsidR="00C9662F" w:rsidRDefault="00C9662F" w:rsidP="00C9662F">
      <w:pPr>
        <w:pStyle w:val="Caption"/>
        <w:spacing w:line="360" w:lineRule="auto"/>
      </w:pPr>
      <w:bookmarkStart w:id="246" w:name="_Toc269659919"/>
      <w:r>
        <w:t xml:space="preserve">Table </w:t>
      </w:r>
      <w:r w:rsidR="00412FCE">
        <w:fldChar w:fldCharType="begin"/>
      </w:r>
      <w:r w:rsidR="00412FCE">
        <w:instrText xml:space="preserve"> SEQ Table \* ARABIC </w:instrText>
      </w:r>
      <w:r w:rsidR="00412FCE">
        <w:fldChar w:fldCharType="separate"/>
      </w:r>
      <w:r w:rsidR="0073691D">
        <w:rPr>
          <w:noProof/>
        </w:rPr>
        <w:t>24</w:t>
      </w:r>
      <w:r w:rsidR="00412FCE">
        <w:rPr>
          <w:noProof/>
        </w:rPr>
        <w:fldChar w:fldCharType="end"/>
      </w:r>
      <w:r>
        <w:t>: Query user story</w:t>
      </w:r>
      <w:bookmarkEnd w:id="246"/>
    </w:p>
    <w:tbl>
      <w:tblPr>
        <w:tblStyle w:val="TableGrid"/>
        <w:tblW w:w="0" w:type="auto"/>
        <w:tblLook w:val="0600" w:firstRow="0" w:lastRow="0" w:firstColumn="0" w:lastColumn="0" w:noHBand="1" w:noVBand="1"/>
      </w:tblPr>
      <w:tblGrid>
        <w:gridCol w:w="8516"/>
      </w:tblGrid>
      <w:tr w:rsidR="00C9662F" w:rsidRPr="00807B87" w14:paraId="4F6A56DA" w14:textId="77777777" w:rsidTr="00E3046E">
        <w:tc>
          <w:tcPr>
            <w:tcW w:w="8516" w:type="dxa"/>
          </w:tcPr>
          <w:p w14:paraId="3CFF4654"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card</w:t>
            </w:r>
          </w:p>
          <w:p w14:paraId="2839E09B" w14:textId="77777777" w:rsidR="00C9662F" w:rsidRPr="00807B87" w:rsidRDefault="00C9662F" w:rsidP="00E3046E">
            <w:pPr>
              <w:spacing w:line="360" w:lineRule="auto"/>
              <w:rPr>
                <w:rFonts w:cs="Times New Roman"/>
              </w:rPr>
            </w:pPr>
            <w:r w:rsidRPr="00807B87">
              <w:rPr>
                <w:rFonts w:cs="Times New Roman"/>
              </w:rPr>
              <w:t>As a [user], I want [functionality], so that [value]</w:t>
            </w:r>
          </w:p>
        </w:tc>
      </w:tr>
      <w:tr w:rsidR="00C9662F" w:rsidRPr="00807B87" w14:paraId="40F81176" w14:textId="77777777" w:rsidTr="00E3046E">
        <w:tc>
          <w:tcPr>
            <w:tcW w:w="8516" w:type="dxa"/>
          </w:tcPr>
          <w:p w14:paraId="3D92BA0B" w14:textId="77777777" w:rsidR="00C9662F" w:rsidRPr="00807B87" w:rsidRDefault="00C9662F" w:rsidP="00E3046E">
            <w:pPr>
              <w:spacing w:line="360" w:lineRule="auto"/>
              <w:rPr>
                <w:rFonts w:cs="Times New Roman"/>
              </w:rPr>
            </w:pPr>
            <w:r w:rsidRPr="00807B87">
              <w:rPr>
                <w:rFonts w:cs="Times New Roman"/>
                <w:b/>
              </w:rPr>
              <w:t>Story Narrative:</w:t>
            </w:r>
            <w:r w:rsidRPr="00807B87">
              <w:rPr>
                <w:rFonts w:cs="Times New Roman"/>
              </w:rPr>
              <w:t xml:space="preserve"> Facet</w:t>
            </w:r>
          </w:p>
        </w:tc>
      </w:tr>
      <w:tr w:rsidR="00C9662F" w:rsidRPr="00807B87" w14:paraId="13D933C5" w14:textId="77777777" w:rsidTr="00E3046E">
        <w:tc>
          <w:tcPr>
            <w:tcW w:w="8516" w:type="dxa"/>
          </w:tcPr>
          <w:p w14:paraId="07C2B110"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530F7A71"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tc>
      </w:tr>
      <w:tr w:rsidR="00C9662F" w:rsidRPr="00807B87" w14:paraId="3B925197" w14:textId="77777777" w:rsidTr="00E3046E">
        <w:tc>
          <w:tcPr>
            <w:tcW w:w="8516" w:type="dxa"/>
          </w:tcPr>
          <w:p w14:paraId="0EA3C391"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9662F" w:rsidRPr="00807B87" w14:paraId="2E3446AB" w14:textId="77777777" w:rsidTr="00E3046E">
        <w:tc>
          <w:tcPr>
            <w:tcW w:w="8516" w:type="dxa"/>
          </w:tcPr>
          <w:p w14:paraId="7750E55E"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757C4D58"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facets options upon getting the result.</w:t>
            </w:r>
          </w:p>
          <w:p w14:paraId="3CB00F19"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filter result.</w:t>
            </w:r>
          </w:p>
          <w:p w14:paraId="493FFBBC"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Tool shows new result upon applying the facets.</w:t>
            </w:r>
          </w:p>
          <w:p w14:paraId="36A94A57" w14:textId="77777777" w:rsidR="00C9662F" w:rsidRPr="00807B87" w:rsidRDefault="00C9662F" w:rsidP="00E3046E">
            <w:pPr>
              <w:pStyle w:val="ListParagraph"/>
              <w:numPr>
                <w:ilvl w:val="0"/>
                <w:numId w:val="14"/>
              </w:numPr>
              <w:spacing w:after="120" w:line="360" w:lineRule="auto"/>
              <w:ind w:left="357" w:hanging="357"/>
              <w:rPr>
                <w:rFonts w:cs="Times New Roman"/>
              </w:rPr>
            </w:pPr>
            <w:r w:rsidRPr="00807B87">
              <w:rPr>
                <w:rFonts w:cs="Times New Roman"/>
              </w:rPr>
              <w:t>Different facets have different filtered results.</w:t>
            </w:r>
          </w:p>
          <w:p w14:paraId="1795CCCA"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68DE2B69" w14:textId="77777777" w:rsidR="00C9662F" w:rsidRPr="00807B87" w:rsidRDefault="00C9662F" w:rsidP="00E3046E">
            <w:pPr>
              <w:pStyle w:val="ListParagraph"/>
              <w:numPr>
                <w:ilvl w:val="0"/>
                <w:numId w:val="30"/>
              </w:numPr>
              <w:spacing w:after="120" w:line="360" w:lineRule="auto"/>
              <w:ind w:left="357" w:hanging="357"/>
              <w:rPr>
                <w:rFonts w:cs="Times New Roman"/>
              </w:rPr>
            </w:pPr>
            <w:r w:rsidRPr="00807B87">
              <w:rPr>
                <w:rFonts w:cs="Times New Roman"/>
              </w:rPr>
              <w:t>Annotate value partition classes to be used as facets.</w:t>
            </w:r>
          </w:p>
        </w:tc>
      </w:tr>
      <w:tr w:rsidR="00C9662F" w:rsidRPr="00807B87" w14:paraId="44DDD0EE" w14:textId="77777777" w:rsidTr="00E3046E">
        <w:tc>
          <w:tcPr>
            <w:tcW w:w="8516" w:type="dxa"/>
          </w:tcPr>
          <w:p w14:paraId="2687DAB3" w14:textId="77777777" w:rsidR="00C9662F" w:rsidRPr="00807B87" w:rsidRDefault="00C9662F" w:rsidP="00E3046E">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9662F" w:rsidRPr="00807B87" w14:paraId="738793DD" w14:textId="77777777" w:rsidTr="00E3046E">
        <w:tc>
          <w:tcPr>
            <w:tcW w:w="8516" w:type="dxa"/>
          </w:tcPr>
          <w:p w14:paraId="0CA51461"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340B7F84" w14:textId="77777777" w:rsidR="00C9662F" w:rsidRPr="00807B87" w:rsidRDefault="00C9662F" w:rsidP="00E3046E">
            <w:pPr>
              <w:pStyle w:val="ListParagraph"/>
              <w:numPr>
                <w:ilvl w:val="0"/>
                <w:numId w:val="33"/>
              </w:numPr>
              <w:spacing w:line="360" w:lineRule="auto"/>
              <w:rPr>
                <w:rFonts w:cs="Times New Roman"/>
              </w:rPr>
            </w:pPr>
            <w:r w:rsidRPr="00807B87">
              <w:rPr>
                <w:rFonts w:cs="Times New Roman"/>
              </w:rPr>
              <w:t>Upon getting the result, choose one of the radio buttons in the facet section.</w:t>
            </w:r>
          </w:p>
          <w:p w14:paraId="3827C039" w14:textId="77777777" w:rsidR="00C9662F" w:rsidRPr="00807B87" w:rsidRDefault="00C9662F" w:rsidP="00E3046E">
            <w:pPr>
              <w:pStyle w:val="ListParagraph"/>
              <w:numPr>
                <w:ilvl w:val="0"/>
                <w:numId w:val="33"/>
              </w:numPr>
              <w:spacing w:line="360" w:lineRule="auto"/>
              <w:rPr>
                <w:rFonts w:cs="Times New Roman"/>
              </w:rPr>
            </w:pPr>
            <w:r w:rsidRPr="00807B87">
              <w:rPr>
                <w:rFonts w:cs="Times New Roman"/>
              </w:rPr>
              <w:t>Result view refreshed with the new filtered result.</w:t>
            </w:r>
          </w:p>
          <w:p w14:paraId="6806194E" w14:textId="77777777" w:rsidR="00C9662F" w:rsidRPr="00807B87" w:rsidRDefault="00C9662F" w:rsidP="00E3046E">
            <w:pPr>
              <w:pStyle w:val="ListParagraph"/>
              <w:numPr>
                <w:ilvl w:val="0"/>
                <w:numId w:val="33"/>
              </w:numPr>
              <w:spacing w:after="120" w:line="360" w:lineRule="auto"/>
              <w:ind w:left="357" w:hanging="357"/>
              <w:rPr>
                <w:rFonts w:cs="Times New Roman"/>
              </w:rPr>
            </w:pPr>
            <w:r w:rsidRPr="00807B87">
              <w:rPr>
                <w:rFonts w:cs="Times New Roman"/>
              </w:rPr>
              <w:t>Choose All Result radio button to get the original result.</w:t>
            </w:r>
          </w:p>
          <w:p w14:paraId="4D05B3EE" w14:textId="77777777" w:rsidR="00C9662F" w:rsidRPr="00807B87" w:rsidRDefault="00C9662F" w:rsidP="00E3046E">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6ED48F32" w14:textId="77777777" w:rsidR="00C9662F" w:rsidRPr="00807B87" w:rsidRDefault="00C9662F" w:rsidP="00E3046E">
            <w:pPr>
              <w:pStyle w:val="ListParagraph"/>
              <w:numPr>
                <w:ilvl w:val="0"/>
                <w:numId w:val="34"/>
              </w:numPr>
              <w:spacing w:line="360" w:lineRule="auto"/>
              <w:rPr>
                <w:rFonts w:cs="Times New Roman"/>
              </w:rPr>
            </w:pPr>
            <w:r w:rsidRPr="00807B87">
              <w:rPr>
                <w:rFonts w:cs="Times New Roman"/>
              </w:rPr>
              <w:t>Open ontology with Protégé.</w:t>
            </w:r>
          </w:p>
          <w:p w14:paraId="6B8653EB" w14:textId="77777777" w:rsidR="00C9662F" w:rsidRPr="00807B87" w:rsidRDefault="00C9662F" w:rsidP="00E3046E">
            <w:pPr>
              <w:pStyle w:val="ListParagraph"/>
              <w:numPr>
                <w:ilvl w:val="0"/>
                <w:numId w:val="34"/>
              </w:numPr>
              <w:spacing w:after="120" w:line="360" w:lineRule="auto"/>
              <w:rPr>
                <w:rFonts w:cs="Times New Roman"/>
              </w:rPr>
            </w:pPr>
            <w:r w:rsidRPr="00807B87">
              <w:rPr>
                <w:rFonts w:cs="Times New Roman"/>
              </w:rPr>
              <w:t>Annotate wanted partition value classes with hasRole annotation property.</w:t>
            </w:r>
          </w:p>
          <w:p w14:paraId="1B4E47CC" w14:textId="77777777" w:rsidR="00C9662F" w:rsidRPr="00807B87" w:rsidRDefault="00C9662F" w:rsidP="00E3046E">
            <w:pPr>
              <w:pStyle w:val="ListParagraph"/>
              <w:numPr>
                <w:ilvl w:val="0"/>
                <w:numId w:val="34"/>
              </w:numPr>
              <w:spacing w:after="120" w:line="360" w:lineRule="auto"/>
              <w:rPr>
                <w:rFonts w:cs="Times New Roman"/>
              </w:rPr>
            </w:pPr>
            <w:r w:rsidRPr="00807B87">
              <w:rPr>
                <w:rFonts w:cs="Times New Roman"/>
              </w:rPr>
              <w:t>Write down the “facet” value as constant value.</w:t>
            </w:r>
          </w:p>
          <w:p w14:paraId="25252677" w14:textId="77777777" w:rsidR="00C9662F" w:rsidRPr="00807B87" w:rsidRDefault="00C9662F" w:rsidP="00E3046E">
            <w:pPr>
              <w:pStyle w:val="ListParagraph"/>
              <w:numPr>
                <w:ilvl w:val="0"/>
                <w:numId w:val="34"/>
              </w:numPr>
              <w:spacing w:after="120" w:line="360" w:lineRule="auto"/>
              <w:rPr>
                <w:rFonts w:cs="Times New Roman"/>
              </w:rPr>
            </w:pPr>
            <w:r w:rsidRPr="00807B87">
              <w:rPr>
                <w:rFonts w:cs="Times New Roman"/>
              </w:rPr>
              <w:t>Annotate wanted partition value classes with hasProperty annotation property.</w:t>
            </w:r>
          </w:p>
          <w:p w14:paraId="1D417667" w14:textId="77777777" w:rsidR="00C9662F" w:rsidRPr="00807B87" w:rsidRDefault="00C9662F" w:rsidP="00E3046E">
            <w:pPr>
              <w:pStyle w:val="ListParagraph"/>
              <w:numPr>
                <w:ilvl w:val="0"/>
                <w:numId w:val="34"/>
              </w:numPr>
              <w:spacing w:after="120" w:line="360" w:lineRule="auto"/>
              <w:rPr>
                <w:rFonts w:cs="Times New Roman"/>
              </w:rPr>
            </w:pPr>
            <w:r w:rsidRPr="00807B87">
              <w:rPr>
                <w:rFonts w:cs="Times New Roman"/>
              </w:rPr>
              <w:t>Choose IRI tab to input the value of hasProperty.</w:t>
            </w:r>
          </w:p>
          <w:p w14:paraId="736818B8" w14:textId="77777777" w:rsidR="00C9662F" w:rsidRPr="00807B87" w:rsidRDefault="00C9662F" w:rsidP="00E3046E">
            <w:pPr>
              <w:pStyle w:val="ListParagraph"/>
              <w:numPr>
                <w:ilvl w:val="0"/>
                <w:numId w:val="34"/>
              </w:numPr>
              <w:spacing w:after="120" w:line="360" w:lineRule="auto"/>
              <w:rPr>
                <w:rFonts w:cs="Times New Roman"/>
              </w:rPr>
            </w:pPr>
            <w:r w:rsidRPr="00807B87">
              <w:rPr>
                <w:rFonts w:cs="Times New Roman"/>
              </w:rPr>
              <w:t>Choose Object Properties tab,</w:t>
            </w:r>
          </w:p>
          <w:p w14:paraId="7B8939BC" w14:textId="77777777" w:rsidR="00C9662F" w:rsidRPr="00807B87" w:rsidRDefault="00C9662F" w:rsidP="00E3046E">
            <w:pPr>
              <w:pStyle w:val="ListParagraph"/>
              <w:numPr>
                <w:ilvl w:val="0"/>
                <w:numId w:val="34"/>
              </w:numPr>
              <w:spacing w:after="120" w:line="360" w:lineRule="auto"/>
              <w:rPr>
                <w:rFonts w:cs="Times New Roman"/>
              </w:rPr>
            </w:pPr>
            <w:r w:rsidRPr="00807B87">
              <w:rPr>
                <w:rFonts w:cs="Times New Roman"/>
              </w:rPr>
              <w:t>Choose object property that connect ingredient with partition class.</w:t>
            </w:r>
          </w:p>
          <w:p w14:paraId="5A78DAE7" w14:textId="77777777" w:rsidR="00C9662F" w:rsidRPr="00807B87" w:rsidRDefault="00C9662F" w:rsidP="00E3046E">
            <w:pPr>
              <w:pStyle w:val="ListParagraph"/>
              <w:numPr>
                <w:ilvl w:val="0"/>
                <w:numId w:val="34"/>
              </w:numPr>
              <w:spacing w:after="120" w:line="360" w:lineRule="auto"/>
              <w:rPr>
                <w:rFonts w:cs="Times New Roman"/>
              </w:rPr>
            </w:pPr>
            <w:r>
              <w:rPr>
                <w:rFonts w:cs="Times New Roman"/>
              </w:rPr>
              <w:t>Click OK</w:t>
            </w:r>
            <w:r w:rsidRPr="00807B87">
              <w:rPr>
                <w:rFonts w:cs="Times New Roman"/>
              </w:rPr>
              <w:t>.</w:t>
            </w:r>
          </w:p>
          <w:p w14:paraId="6972C8A0" w14:textId="77777777" w:rsidR="00C9662F" w:rsidRPr="00807B87" w:rsidRDefault="00C9662F" w:rsidP="00E3046E">
            <w:pPr>
              <w:pStyle w:val="ListParagraph"/>
              <w:keepNext/>
              <w:numPr>
                <w:ilvl w:val="0"/>
                <w:numId w:val="34"/>
              </w:numPr>
              <w:spacing w:after="120" w:line="360" w:lineRule="auto"/>
              <w:rPr>
                <w:rFonts w:cs="Times New Roman"/>
              </w:rPr>
            </w:pPr>
            <w:r w:rsidRPr="00807B87">
              <w:rPr>
                <w:rFonts w:cs="Times New Roman"/>
              </w:rPr>
              <w:t>Save ontology file.</w:t>
            </w:r>
          </w:p>
        </w:tc>
      </w:tr>
    </w:tbl>
    <w:p w14:paraId="33407B26" w14:textId="77777777" w:rsidR="00C9662F" w:rsidRPr="001543AD" w:rsidRDefault="00C9662F" w:rsidP="00C9662F">
      <w:pPr>
        <w:pStyle w:val="Caption"/>
        <w:spacing w:line="360" w:lineRule="auto"/>
      </w:pPr>
      <w:bookmarkStart w:id="247" w:name="_Ref269647990"/>
      <w:bookmarkStart w:id="248" w:name="_Toc269659920"/>
      <w:r>
        <w:t xml:space="preserve">Table </w:t>
      </w:r>
      <w:r w:rsidR="00412FCE">
        <w:fldChar w:fldCharType="begin"/>
      </w:r>
      <w:r w:rsidR="00412FCE">
        <w:instrText xml:space="preserve"> SEQ Table \* ARABIC </w:instrText>
      </w:r>
      <w:r w:rsidR="00412FCE">
        <w:fldChar w:fldCharType="separate"/>
      </w:r>
      <w:r w:rsidR="0073691D">
        <w:rPr>
          <w:noProof/>
        </w:rPr>
        <w:t>25</w:t>
      </w:r>
      <w:r w:rsidR="00412FCE">
        <w:rPr>
          <w:noProof/>
        </w:rPr>
        <w:fldChar w:fldCharType="end"/>
      </w:r>
      <w:r>
        <w:t>: Facet user story</w:t>
      </w:r>
      <w:bookmarkEnd w:id="247"/>
      <w:bookmarkEnd w:id="248"/>
    </w:p>
    <w:p w14:paraId="1AF8C99E" w14:textId="0210B269" w:rsidR="00C9662F" w:rsidRPr="00692AC2" w:rsidRDefault="00C9662F" w:rsidP="00CA4FD0">
      <w:pPr>
        <w:spacing w:line="360" w:lineRule="auto"/>
      </w:pPr>
    </w:p>
    <w:sectPr w:rsidR="00C9662F" w:rsidRPr="00692AC2" w:rsidSect="0016071C">
      <w:type w:val="continuous"/>
      <w:pgSz w:w="11900" w:h="16840"/>
      <w:pgMar w:top="1440" w:right="1800" w:bottom="1440" w:left="1800"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7" w:author="Hani Al Abbas" w:date="2014-08-07T18:38:00Z" w:initials="HA">
    <w:p w14:paraId="7C80B9AE" w14:textId="1470CB93" w:rsidR="00E30E80" w:rsidRDefault="00E30E80">
      <w:pPr>
        <w:pStyle w:val="CommentText"/>
      </w:pPr>
      <w:r>
        <w:rPr>
          <w:rStyle w:val="CommentReference"/>
        </w:rPr>
        <w:annotationRef/>
      </w:r>
      <w:r>
        <w:t>how???</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9FF222" w14:textId="77777777" w:rsidR="00E30E80" w:rsidRDefault="00E30E80" w:rsidP="00EB5326">
      <w:r>
        <w:separator/>
      </w:r>
    </w:p>
  </w:endnote>
  <w:endnote w:type="continuationSeparator" w:id="0">
    <w:p w14:paraId="749C120C" w14:textId="77777777" w:rsidR="00E30E80" w:rsidRDefault="00E30E80" w:rsidP="00EB5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B4899" w14:textId="5D38B4A7" w:rsidR="00E30E80" w:rsidRDefault="00E30E80" w:rsidP="00EB5326">
    <w:pPr>
      <w:pStyle w:val="Footer"/>
      <w:jc w:val="center"/>
    </w:pPr>
    <w:r>
      <w:rPr>
        <w:rStyle w:val="PageNumber"/>
      </w:rPr>
      <w:fldChar w:fldCharType="begin"/>
    </w:r>
    <w:r>
      <w:rPr>
        <w:rStyle w:val="PageNumber"/>
      </w:rPr>
      <w:instrText xml:space="preserve"> PAGE </w:instrText>
    </w:r>
    <w:r>
      <w:rPr>
        <w:rStyle w:val="PageNumber"/>
      </w:rPr>
      <w:fldChar w:fldCharType="separate"/>
    </w:r>
    <w:r w:rsidR="00412FCE">
      <w:rPr>
        <w:rStyle w:val="PageNumber"/>
        <w:noProof/>
      </w:rPr>
      <w:t>4</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E2BCD9" w14:textId="77777777" w:rsidR="00E30E80" w:rsidRDefault="00E30E80" w:rsidP="00EB5326">
      <w:r>
        <w:separator/>
      </w:r>
    </w:p>
  </w:footnote>
  <w:footnote w:type="continuationSeparator" w:id="0">
    <w:p w14:paraId="31C71229" w14:textId="77777777" w:rsidR="00E30E80" w:rsidRDefault="00E30E80" w:rsidP="00EB5326">
      <w:r>
        <w:continuationSeparator/>
      </w:r>
    </w:p>
  </w:footnote>
  <w:footnote w:id="1">
    <w:p w14:paraId="22071F9E" w14:textId="77777777" w:rsidR="00E30E80" w:rsidRDefault="00E30E80" w:rsidP="000B553D">
      <w:pPr>
        <w:pStyle w:val="FootnoteText"/>
      </w:pPr>
      <w:r>
        <w:rPr>
          <w:rStyle w:val="FootnoteReference"/>
        </w:rPr>
        <w:footnoteRef/>
      </w:r>
      <w:r>
        <w:t xml:space="preserve"> </w:t>
      </w:r>
      <w:r w:rsidRPr="00093AA6">
        <w:rPr>
          <w:rFonts w:cs="Times New Roman"/>
          <w:sz w:val="16"/>
          <w:szCs w:val="16"/>
        </w:rPr>
        <w:t>http://</w:t>
      </w:r>
      <w:r w:rsidRPr="00093AA6">
        <w:rPr>
          <w:rStyle w:val="HTMLCite"/>
          <w:rFonts w:eastAsia="Times New Roman" w:cs="Times New Roman"/>
          <w:sz w:val="16"/>
          <w:szCs w:val="16"/>
        </w:rPr>
        <w:t>www.</w:t>
      </w:r>
      <w:r w:rsidRPr="00093AA6">
        <w:rPr>
          <w:rStyle w:val="HTMLCite"/>
          <w:rFonts w:eastAsia="Times New Roman" w:cs="Times New Roman"/>
          <w:bCs/>
          <w:sz w:val="16"/>
          <w:szCs w:val="16"/>
        </w:rPr>
        <w:t>amazon</w:t>
      </w:r>
      <w:r w:rsidRPr="00093AA6">
        <w:rPr>
          <w:rStyle w:val="HTMLCite"/>
          <w:rFonts w:eastAsia="Times New Roman" w:cs="Times New Roman"/>
          <w:sz w:val="16"/>
          <w:szCs w:val="16"/>
        </w:rPr>
        <w:t>.com</w:t>
      </w:r>
    </w:p>
  </w:footnote>
  <w:footnote w:id="2">
    <w:p w14:paraId="0654B0FE" w14:textId="77777777" w:rsidR="00E30E80" w:rsidRDefault="00E30E80" w:rsidP="000B553D">
      <w:pPr>
        <w:pStyle w:val="FootnoteText"/>
      </w:pPr>
      <w:r>
        <w:rPr>
          <w:rStyle w:val="FootnoteReference"/>
        </w:rPr>
        <w:footnoteRef/>
      </w:r>
      <w:r>
        <w:t xml:space="preserve"> </w:t>
      </w:r>
      <w:r w:rsidRPr="00093AA6">
        <w:rPr>
          <w:rFonts w:cs="Times New Roman"/>
          <w:sz w:val="16"/>
          <w:szCs w:val="16"/>
        </w:rPr>
        <w:t>http://www.ebay.com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7F62"/>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C524A4"/>
    <w:multiLevelType w:val="hybridMultilevel"/>
    <w:tmpl w:val="9FCC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F43BA9"/>
    <w:multiLevelType w:val="hybridMultilevel"/>
    <w:tmpl w:val="078E32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733356C"/>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87629E8"/>
    <w:multiLevelType w:val="hybridMultilevel"/>
    <w:tmpl w:val="AEC4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103E99"/>
    <w:multiLevelType w:val="multilevel"/>
    <w:tmpl w:val="97B6AF30"/>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19712FF7"/>
    <w:multiLevelType w:val="hybridMultilevel"/>
    <w:tmpl w:val="A6E66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AA52C1"/>
    <w:multiLevelType w:val="hybridMultilevel"/>
    <w:tmpl w:val="EA043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02A2E9C"/>
    <w:multiLevelType w:val="hybridMultilevel"/>
    <w:tmpl w:val="C0341B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8E6448C"/>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C562D05"/>
    <w:multiLevelType w:val="hybridMultilevel"/>
    <w:tmpl w:val="5DF62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FB2C37"/>
    <w:multiLevelType w:val="hybridMultilevel"/>
    <w:tmpl w:val="EE304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5650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6C8559A"/>
    <w:multiLevelType w:val="hybridMultilevel"/>
    <w:tmpl w:val="5CEAE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76B530B"/>
    <w:multiLevelType w:val="hybridMultilevel"/>
    <w:tmpl w:val="1954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B71106"/>
    <w:multiLevelType w:val="hybridMultilevel"/>
    <w:tmpl w:val="B1E2C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16716D"/>
    <w:multiLevelType w:val="hybridMultilevel"/>
    <w:tmpl w:val="542229B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E0A47DB"/>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E586C97"/>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E5079F"/>
    <w:multiLevelType w:val="hybridMultilevel"/>
    <w:tmpl w:val="5EDA6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944077A"/>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C423747"/>
    <w:multiLevelType w:val="hybridMultilevel"/>
    <w:tmpl w:val="B5C4C7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C504F38"/>
    <w:multiLevelType w:val="hybridMultilevel"/>
    <w:tmpl w:val="9CD40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D6C6671"/>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E4447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4FFA6114"/>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5393003"/>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8B85192"/>
    <w:multiLevelType w:val="hybridMultilevel"/>
    <w:tmpl w:val="4044B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8821B5"/>
    <w:multiLevelType w:val="hybridMultilevel"/>
    <w:tmpl w:val="8FAC2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8F2122"/>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09E6941"/>
    <w:multiLevelType w:val="hybridMultilevel"/>
    <w:tmpl w:val="7C72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E42176F"/>
    <w:multiLevelType w:val="hybridMultilevel"/>
    <w:tmpl w:val="59406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EC29AD"/>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4EA108E"/>
    <w:multiLevelType w:val="hybridMultilevel"/>
    <w:tmpl w:val="4F3A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6B30EFE"/>
    <w:multiLevelType w:val="hybridMultilevel"/>
    <w:tmpl w:val="B7523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BC03952"/>
    <w:multiLevelType w:val="hybridMultilevel"/>
    <w:tmpl w:val="9A00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7615D5"/>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4"/>
  </w:num>
  <w:num w:numId="2">
    <w:abstractNumId w:val="16"/>
  </w:num>
  <w:num w:numId="3">
    <w:abstractNumId w:val="31"/>
  </w:num>
  <w:num w:numId="4">
    <w:abstractNumId w:val="12"/>
  </w:num>
  <w:num w:numId="5">
    <w:abstractNumId w:val="5"/>
  </w:num>
  <w:num w:numId="6">
    <w:abstractNumId w:val="15"/>
  </w:num>
  <w:num w:numId="7">
    <w:abstractNumId w:val="4"/>
  </w:num>
  <w:num w:numId="8">
    <w:abstractNumId w:val="11"/>
  </w:num>
  <w:num w:numId="9">
    <w:abstractNumId w:val="10"/>
  </w:num>
  <w:num w:numId="10">
    <w:abstractNumId w:val="35"/>
  </w:num>
  <w:num w:numId="11">
    <w:abstractNumId w:val="2"/>
  </w:num>
  <w:num w:numId="12">
    <w:abstractNumId w:val="1"/>
  </w:num>
  <w:num w:numId="13">
    <w:abstractNumId w:val="14"/>
  </w:num>
  <w:num w:numId="14">
    <w:abstractNumId w:val="19"/>
  </w:num>
  <w:num w:numId="15">
    <w:abstractNumId w:val="20"/>
  </w:num>
  <w:num w:numId="16">
    <w:abstractNumId w:val="18"/>
  </w:num>
  <w:num w:numId="17">
    <w:abstractNumId w:val="33"/>
  </w:num>
  <w:num w:numId="18">
    <w:abstractNumId w:val="30"/>
  </w:num>
  <w:num w:numId="19">
    <w:abstractNumId w:val="22"/>
  </w:num>
  <w:num w:numId="20">
    <w:abstractNumId w:val="6"/>
  </w:num>
  <w:num w:numId="21">
    <w:abstractNumId w:val="3"/>
  </w:num>
  <w:num w:numId="22">
    <w:abstractNumId w:val="32"/>
  </w:num>
  <w:num w:numId="23">
    <w:abstractNumId w:val="13"/>
  </w:num>
  <w:num w:numId="24">
    <w:abstractNumId w:val="26"/>
  </w:num>
  <w:num w:numId="25">
    <w:abstractNumId w:val="21"/>
  </w:num>
  <w:num w:numId="26">
    <w:abstractNumId w:val="29"/>
  </w:num>
  <w:num w:numId="27">
    <w:abstractNumId w:val="0"/>
  </w:num>
  <w:num w:numId="28">
    <w:abstractNumId w:val="17"/>
  </w:num>
  <w:num w:numId="29">
    <w:abstractNumId w:val="25"/>
  </w:num>
  <w:num w:numId="30">
    <w:abstractNumId w:val="7"/>
  </w:num>
  <w:num w:numId="31">
    <w:abstractNumId w:val="36"/>
  </w:num>
  <w:num w:numId="32">
    <w:abstractNumId w:val="9"/>
  </w:num>
  <w:num w:numId="33">
    <w:abstractNumId w:val="23"/>
  </w:num>
  <w:num w:numId="34">
    <w:abstractNumId w:val="34"/>
  </w:num>
  <w:num w:numId="35">
    <w:abstractNumId w:val="24"/>
  </w:num>
  <w:num w:numId="36">
    <w:abstractNumId w:val="28"/>
  </w:num>
  <w:num w:numId="37">
    <w:abstractNumId w:val="8"/>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9"/>
  <w:activeWritingStyle w:appName="MSWord" w:lang="en-US" w:vendorID="64" w:dllVersion="131078" w:nlCheck="1" w:checkStyle="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s25ppery0xtwlevwr5vrr0ivsptart9ve22&quot;&gt;PR&lt;record-ids&gt;&lt;item&gt;35&lt;/item&gt;&lt;item&gt;36&lt;/item&gt;&lt;item&gt;37&lt;/item&gt;&lt;item&gt;38&lt;/item&gt;&lt;item&gt;39&lt;/item&gt;&lt;item&gt;41&lt;/item&gt;&lt;item&gt;42&lt;/item&gt;&lt;item&gt;44&lt;/item&gt;&lt;item&gt;45&lt;/item&gt;&lt;item&gt;46&lt;/item&gt;&lt;item&gt;49&lt;/item&gt;&lt;item&gt;50&lt;/item&gt;&lt;item&gt;51&lt;/item&gt;&lt;item&gt;56&lt;/item&gt;&lt;item&gt;57&lt;/item&gt;&lt;item&gt;58&lt;/item&gt;&lt;item&gt;60&lt;/item&gt;&lt;item&gt;61&lt;/item&gt;&lt;item&gt;62&lt;/item&gt;&lt;item&gt;63&lt;/item&gt;&lt;item&gt;67&lt;/item&gt;&lt;item&gt;68&lt;/item&gt;&lt;item&gt;69&lt;/item&gt;&lt;item&gt;70&lt;/item&gt;&lt;item&gt;71&lt;/item&gt;&lt;item&gt;72&lt;/item&gt;&lt;item&gt;73&lt;/item&gt;&lt;item&gt;74&lt;/item&gt;&lt;/record-ids&gt;&lt;/item&gt;&lt;/Libraries&gt;"/>
  </w:docVars>
  <w:rsids>
    <w:rsidRoot w:val="006C14F3"/>
    <w:rsid w:val="00000133"/>
    <w:rsid w:val="0000084F"/>
    <w:rsid w:val="000021AE"/>
    <w:rsid w:val="000033DA"/>
    <w:rsid w:val="000036E5"/>
    <w:rsid w:val="0000446F"/>
    <w:rsid w:val="00005369"/>
    <w:rsid w:val="000059B5"/>
    <w:rsid w:val="00005B5C"/>
    <w:rsid w:val="000061AF"/>
    <w:rsid w:val="00006C7A"/>
    <w:rsid w:val="00007837"/>
    <w:rsid w:val="00010290"/>
    <w:rsid w:val="0001139E"/>
    <w:rsid w:val="00011F68"/>
    <w:rsid w:val="00012F15"/>
    <w:rsid w:val="00016628"/>
    <w:rsid w:val="000210B2"/>
    <w:rsid w:val="00021A18"/>
    <w:rsid w:val="00021ABF"/>
    <w:rsid w:val="00021C0D"/>
    <w:rsid w:val="00022693"/>
    <w:rsid w:val="00022808"/>
    <w:rsid w:val="00022F94"/>
    <w:rsid w:val="00023595"/>
    <w:rsid w:val="0002373B"/>
    <w:rsid w:val="00024E9C"/>
    <w:rsid w:val="00026294"/>
    <w:rsid w:val="0002691F"/>
    <w:rsid w:val="00026B72"/>
    <w:rsid w:val="00027578"/>
    <w:rsid w:val="00027F67"/>
    <w:rsid w:val="00031B5D"/>
    <w:rsid w:val="00032DD1"/>
    <w:rsid w:val="00034F84"/>
    <w:rsid w:val="00036C32"/>
    <w:rsid w:val="000372B8"/>
    <w:rsid w:val="000372BC"/>
    <w:rsid w:val="0003745C"/>
    <w:rsid w:val="00037AFD"/>
    <w:rsid w:val="00037F1A"/>
    <w:rsid w:val="00040654"/>
    <w:rsid w:val="0004066D"/>
    <w:rsid w:val="00041F87"/>
    <w:rsid w:val="000422D6"/>
    <w:rsid w:val="00042B34"/>
    <w:rsid w:val="0004362B"/>
    <w:rsid w:val="000437B9"/>
    <w:rsid w:val="00044EB8"/>
    <w:rsid w:val="000458DE"/>
    <w:rsid w:val="00046209"/>
    <w:rsid w:val="00046F24"/>
    <w:rsid w:val="0004718C"/>
    <w:rsid w:val="000476E7"/>
    <w:rsid w:val="00047AF4"/>
    <w:rsid w:val="00050230"/>
    <w:rsid w:val="0005103C"/>
    <w:rsid w:val="0005267A"/>
    <w:rsid w:val="00052E9A"/>
    <w:rsid w:val="00053603"/>
    <w:rsid w:val="00053B61"/>
    <w:rsid w:val="000552ED"/>
    <w:rsid w:val="000560FB"/>
    <w:rsid w:val="00056508"/>
    <w:rsid w:val="000571CE"/>
    <w:rsid w:val="000611C1"/>
    <w:rsid w:val="0006241E"/>
    <w:rsid w:val="00063905"/>
    <w:rsid w:val="000665EA"/>
    <w:rsid w:val="000672DB"/>
    <w:rsid w:val="00070495"/>
    <w:rsid w:val="000718F3"/>
    <w:rsid w:val="00071BCA"/>
    <w:rsid w:val="00072C37"/>
    <w:rsid w:val="0007404F"/>
    <w:rsid w:val="00076057"/>
    <w:rsid w:val="00076888"/>
    <w:rsid w:val="00076F22"/>
    <w:rsid w:val="00076F76"/>
    <w:rsid w:val="00077026"/>
    <w:rsid w:val="00080602"/>
    <w:rsid w:val="00080FB9"/>
    <w:rsid w:val="00081397"/>
    <w:rsid w:val="00082B00"/>
    <w:rsid w:val="000845F9"/>
    <w:rsid w:val="000849A6"/>
    <w:rsid w:val="000850F9"/>
    <w:rsid w:val="00085F97"/>
    <w:rsid w:val="0008616D"/>
    <w:rsid w:val="0008717A"/>
    <w:rsid w:val="000873E9"/>
    <w:rsid w:val="00090090"/>
    <w:rsid w:val="00093D5C"/>
    <w:rsid w:val="00093EE3"/>
    <w:rsid w:val="00094A91"/>
    <w:rsid w:val="00094ACD"/>
    <w:rsid w:val="00095289"/>
    <w:rsid w:val="00095346"/>
    <w:rsid w:val="00095DB6"/>
    <w:rsid w:val="00097808"/>
    <w:rsid w:val="00097D03"/>
    <w:rsid w:val="000A0DA7"/>
    <w:rsid w:val="000A0F52"/>
    <w:rsid w:val="000A0F93"/>
    <w:rsid w:val="000A15D6"/>
    <w:rsid w:val="000A224E"/>
    <w:rsid w:val="000A305C"/>
    <w:rsid w:val="000A4DBB"/>
    <w:rsid w:val="000A6262"/>
    <w:rsid w:val="000A632F"/>
    <w:rsid w:val="000A6D97"/>
    <w:rsid w:val="000B0224"/>
    <w:rsid w:val="000B1013"/>
    <w:rsid w:val="000B1A2F"/>
    <w:rsid w:val="000B2112"/>
    <w:rsid w:val="000B239A"/>
    <w:rsid w:val="000B553D"/>
    <w:rsid w:val="000B69F3"/>
    <w:rsid w:val="000B7266"/>
    <w:rsid w:val="000B737F"/>
    <w:rsid w:val="000B7C63"/>
    <w:rsid w:val="000C0C05"/>
    <w:rsid w:val="000C2037"/>
    <w:rsid w:val="000C2FC0"/>
    <w:rsid w:val="000C2FEA"/>
    <w:rsid w:val="000C37E1"/>
    <w:rsid w:val="000C5345"/>
    <w:rsid w:val="000C5D58"/>
    <w:rsid w:val="000C62EA"/>
    <w:rsid w:val="000C68CB"/>
    <w:rsid w:val="000D0112"/>
    <w:rsid w:val="000D0404"/>
    <w:rsid w:val="000D0561"/>
    <w:rsid w:val="000D0C16"/>
    <w:rsid w:val="000D0E97"/>
    <w:rsid w:val="000D2079"/>
    <w:rsid w:val="000D2CAE"/>
    <w:rsid w:val="000D305B"/>
    <w:rsid w:val="000D3B99"/>
    <w:rsid w:val="000D3C71"/>
    <w:rsid w:val="000D5618"/>
    <w:rsid w:val="000D5A31"/>
    <w:rsid w:val="000D5BBC"/>
    <w:rsid w:val="000D68D3"/>
    <w:rsid w:val="000D6B34"/>
    <w:rsid w:val="000E027E"/>
    <w:rsid w:val="000E07F5"/>
    <w:rsid w:val="000E0A39"/>
    <w:rsid w:val="000E0DB2"/>
    <w:rsid w:val="000E1EC3"/>
    <w:rsid w:val="000E2DAF"/>
    <w:rsid w:val="000E310E"/>
    <w:rsid w:val="000E34C7"/>
    <w:rsid w:val="000E67DA"/>
    <w:rsid w:val="000E6C93"/>
    <w:rsid w:val="000E74BC"/>
    <w:rsid w:val="000E7E96"/>
    <w:rsid w:val="000E7F60"/>
    <w:rsid w:val="000F1430"/>
    <w:rsid w:val="000F253E"/>
    <w:rsid w:val="000F257D"/>
    <w:rsid w:val="000F2940"/>
    <w:rsid w:val="000F2AC2"/>
    <w:rsid w:val="000F349B"/>
    <w:rsid w:val="000F384A"/>
    <w:rsid w:val="000F3BA8"/>
    <w:rsid w:val="000F3FF0"/>
    <w:rsid w:val="000F5A86"/>
    <w:rsid w:val="000F5BE9"/>
    <w:rsid w:val="000F63D9"/>
    <w:rsid w:val="000F63EF"/>
    <w:rsid w:val="000F644E"/>
    <w:rsid w:val="000F6658"/>
    <w:rsid w:val="000F6C38"/>
    <w:rsid w:val="000F7F70"/>
    <w:rsid w:val="0010018D"/>
    <w:rsid w:val="00102DCA"/>
    <w:rsid w:val="001033EB"/>
    <w:rsid w:val="00104B20"/>
    <w:rsid w:val="00105770"/>
    <w:rsid w:val="001062C0"/>
    <w:rsid w:val="0010667E"/>
    <w:rsid w:val="001071CB"/>
    <w:rsid w:val="0010744F"/>
    <w:rsid w:val="00107F3C"/>
    <w:rsid w:val="00110490"/>
    <w:rsid w:val="00110ED1"/>
    <w:rsid w:val="0011140C"/>
    <w:rsid w:val="00111636"/>
    <w:rsid w:val="00112A0B"/>
    <w:rsid w:val="00112CF6"/>
    <w:rsid w:val="00112E18"/>
    <w:rsid w:val="0011401B"/>
    <w:rsid w:val="001141A8"/>
    <w:rsid w:val="00116517"/>
    <w:rsid w:val="001167E5"/>
    <w:rsid w:val="00116AA6"/>
    <w:rsid w:val="00116EE3"/>
    <w:rsid w:val="0011752C"/>
    <w:rsid w:val="00117C09"/>
    <w:rsid w:val="0012172C"/>
    <w:rsid w:val="00121A76"/>
    <w:rsid w:val="00123409"/>
    <w:rsid w:val="00123BEB"/>
    <w:rsid w:val="0012407B"/>
    <w:rsid w:val="001256E2"/>
    <w:rsid w:val="00126ADA"/>
    <w:rsid w:val="00127302"/>
    <w:rsid w:val="001322E1"/>
    <w:rsid w:val="00134CB4"/>
    <w:rsid w:val="00134CD8"/>
    <w:rsid w:val="00134FDF"/>
    <w:rsid w:val="00135594"/>
    <w:rsid w:val="00136692"/>
    <w:rsid w:val="0013683F"/>
    <w:rsid w:val="00137B1C"/>
    <w:rsid w:val="00140F50"/>
    <w:rsid w:val="00141393"/>
    <w:rsid w:val="00141EA1"/>
    <w:rsid w:val="00142828"/>
    <w:rsid w:val="00142F12"/>
    <w:rsid w:val="00143326"/>
    <w:rsid w:val="00143780"/>
    <w:rsid w:val="00144B49"/>
    <w:rsid w:val="001453DB"/>
    <w:rsid w:val="00145B53"/>
    <w:rsid w:val="0015013A"/>
    <w:rsid w:val="001509E0"/>
    <w:rsid w:val="00151186"/>
    <w:rsid w:val="001532C8"/>
    <w:rsid w:val="001532D2"/>
    <w:rsid w:val="001543AD"/>
    <w:rsid w:val="00156EDC"/>
    <w:rsid w:val="00156FA1"/>
    <w:rsid w:val="001600A5"/>
    <w:rsid w:val="0016071C"/>
    <w:rsid w:val="00161918"/>
    <w:rsid w:val="00161E62"/>
    <w:rsid w:val="00162778"/>
    <w:rsid w:val="00166772"/>
    <w:rsid w:val="00166884"/>
    <w:rsid w:val="001673E8"/>
    <w:rsid w:val="001675EF"/>
    <w:rsid w:val="00170620"/>
    <w:rsid w:val="00171B3C"/>
    <w:rsid w:val="00173D69"/>
    <w:rsid w:val="00174167"/>
    <w:rsid w:val="00174418"/>
    <w:rsid w:val="00177590"/>
    <w:rsid w:val="00177F11"/>
    <w:rsid w:val="0018180D"/>
    <w:rsid w:val="00182583"/>
    <w:rsid w:val="00182595"/>
    <w:rsid w:val="00182C01"/>
    <w:rsid w:val="00182FD7"/>
    <w:rsid w:val="0018402D"/>
    <w:rsid w:val="00184035"/>
    <w:rsid w:val="00184574"/>
    <w:rsid w:val="001849D8"/>
    <w:rsid w:val="00184EB6"/>
    <w:rsid w:val="001902BE"/>
    <w:rsid w:val="001910B7"/>
    <w:rsid w:val="001918E3"/>
    <w:rsid w:val="001935A9"/>
    <w:rsid w:val="00194A28"/>
    <w:rsid w:val="00194DC0"/>
    <w:rsid w:val="00195448"/>
    <w:rsid w:val="00195568"/>
    <w:rsid w:val="00196296"/>
    <w:rsid w:val="001966C3"/>
    <w:rsid w:val="001967BF"/>
    <w:rsid w:val="00196BE3"/>
    <w:rsid w:val="001A063D"/>
    <w:rsid w:val="001A0F2E"/>
    <w:rsid w:val="001A197C"/>
    <w:rsid w:val="001A1B10"/>
    <w:rsid w:val="001A2C4E"/>
    <w:rsid w:val="001A2E31"/>
    <w:rsid w:val="001A2E8F"/>
    <w:rsid w:val="001A3950"/>
    <w:rsid w:val="001A4002"/>
    <w:rsid w:val="001A4070"/>
    <w:rsid w:val="001A40B5"/>
    <w:rsid w:val="001A487E"/>
    <w:rsid w:val="001A49E2"/>
    <w:rsid w:val="001A4A5B"/>
    <w:rsid w:val="001A4B54"/>
    <w:rsid w:val="001A4D6F"/>
    <w:rsid w:val="001A5F12"/>
    <w:rsid w:val="001A7755"/>
    <w:rsid w:val="001B05EE"/>
    <w:rsid w:val="001B095B"/>
    <w:rsid w:val="001B12FF"/>
    <w:rsid w:val="001B2A40"/>
    <w:rsid w:val="001B2F1F"/>
    <w:rsid w:val="001B6AA0"/>
    <w:rsid w:val="001B73CA"/>
    <w:rsid w:val="001C0D7E"/>
    <w:rsid w:val="001C0F77"/>
    <w:rsid w:val="001C1502"/>
    <w:rsid w:val="001C1884"/>
    <w:rsid w:val="001C2D7D"/>
    <w:rsid w:val="001C2E22"/>
    <w:rsid w:val="001C2F99"/>
    <w:rsid w:val="001C4883"/>
    <w:rsid w:val="001C4A02"/>
    <w:rsid w:val="001C5727"/>
    <w:rsid w:val="001C58F4"/>
    <w:rsid w:val="001C6D61"/>
    <w:rsid w:val="001C7331"/>
    <w:rsid w:val="001C7B37"/>
    <w:rsid w:val="001C7C6D"/>
    <w:rsid w:val="001D01B5"/>
    <w:rsid w:val="001D0756"/>
    <w:rsid w:val="001D07D9"/>
    <w:rsid w:val="001D1E6E"/>
    <w:rsid w:val="001D29A6"/>
    <w:rsid w:val="001D2F28"/>
    <w:rsid w:val="001D3066"/>
    <w:rsid w:val="001D5447"/>
    <w:rsid w:val="001D6215"/>
    <w:rsid w:val="001D644C"/>
    <w:rsid w:val="001D6C1B"/>
    <w:rsid w:val="001D7C47"/>
    <w:rsid w:val="001E0DCE"/>
    <w:rsid w:val="001E0F2F"/>
    <w:rsid w:val="001E1375"/>
    <w:rsid w:val="001E202B"/>
    <w:rsid w:val="001E3A31"/>
    <w:rsid w:val="001E57EC"/>
    <w:rsid w:val="001E67D5"/>
    <w:rsid w:val="001E6FBF"/>
    <w:rsid w:val="001E71E1"/>
    <w:rsid w:val="001F2E92"/>
    <w:rsid w:val="001F3094"/>
    <w:rsid w:val="001F382B"/>
    <w:rsid w:val="001F3BED"/>
    <w:rsid w:val="001F52C6"/>
    <w:rsid w:val="001F5FD5"/>
    <w:rsid w:val="001F66E0"/>
    <w:rsid w:val="001F6DC8"/>
    <w:rsid w:val="001F7952"/>
    <w:rsid w:val="0020022E"/>
    <w:rsid w:val="0020074F"/>
    <w:rsid w:val="0020078D"/>
    <w:rsid w:val="0020090D"/>
    <w:rsid w:val="0020091C"/>
    <w:rsid w:val="00201997"/>
    <w:rsid w:val="002020A7"/>
    <w:rsid w:val="00203836"/>
    <w:rsid w:val="00204626"/>
    <w:rsid w:val="00205DD0"/>
    <w:rsid w:val="00206158"/>
    <w:rsid w:val="00211384"/>
    <w:rsid w:val="00211919"/>
    <w:rsid w:val="00211AF5"/>
    <w:rsid w:val="0021206A"/>
    <w:rsid w:val="00212F69"/>
    <w:rsid w:val="002132D2"/>
    <w:rsid w:val="00213FA0"/>
    <w:rsid w:val="002147F6"/>
    <w:rsid w:val="00214B8B"/>
    <w:rsid w:val="002152CB"/>
    <w:rsid w:val="00215BBB"/>
    <w:rsid w:val="00216CCC"/>
    <w:rsid w:val="002201F7"/>
    <w:rsid w:val="00220AEC"/>
    <w:rsid w:val="002220E7"/>
    <w:rsid w:val="0022250A"/>
    <w:rsid w:val="00222C3C"/>
    <w:rsid w:val="00222DB5"/>
    <w:rsid w:val="00223FCC"/>
    <w:rsid w:val="0022577F"/>
    <w:rsid w:val="00227761"/>
    <w:rsid w:val="00231309"/>
    <w:rsid w:val="002339E7"/>
    <w:rsid w:val="00233D07"/>
    <w:rsid w:val="00233E1A"/>
    <w:rsid w:val="00234EE1"/>
    <w:rsid w:val="002350C5"/>
    <w:rsid w:val="00235A0B"/>
    <w:rsid w:val="00237D37"/>
    <w:rsid w:val="002401E3"/>
    <w:rsid w:val="002413C9"/>
    <w:rsid w:val="002420D2"/>
    <w:rsid w:val="00242DB4"/>
    <w:rsid w:val="00242F1F"/>
    <w:rsid w:val="002444C4"/>
    <w:rsid w:val="00244D38"/>
    <w:rsid w:val="00244EF6"/>
    <w:rsid w:val="00245993"/>
    <w:rsid w:val="00245E61"/>
    <w:rsid w:val="00246285"/>
    <w:rsid w:val="00247494"/>
    <w:rsid w:val="002475E3"/>
    <w:rsid w:val="00250F87"/>
    <w:rsid w:val="002521FF"/>
    <w:rsid w:val="00252903"/>
    <w:rsid w:val="002536C8"/>
    <w:rsid w:val="002542F8"/>
    <w:rsid w:val="002543E9"/>
    <w:rsid w:val="00254AC8"/>
    <w:rsid w:val="00255B7A"/>
    <w:rsid w:val="002561ED"/>
    <w:rsid w:val="00256B14"/>
    <w:rsid w:val="00256FDF"/>
    <w:rsid w:val="00257641"/>
    <w:rsid w:val="00261488"/>
    <w:rsid w:val="00261495"/>
    <w:rsid w:val="00263908"/>
    <w:rsid w:val="0026439C"/>
    <w:rsid w:val="00265990"/>
    <w:rsid w:val="00265D9A"/>
    <w:rsid w:val="0026652A"/>
    <w:rsid w:val="0026716A"/>
    <w:rsid w:val="00267655"/>
    <w:rsid w:val="0027020C"/>
    <w:rsid w:val="002703DC"/>
    <w:rsid w:val="00270CE4"/>
    <w:rsid w:val="002716EE"/>
    <w:rsid w:val="0027177E"/>
    <w:rsid w:val="00271C15"/>
    <w:rsid w:val="0027297B"/>
    <w:rsid w:val="00274417"/>
    <w:rsid w:val="00274634"/>
    <w:rsid w:val="00275357"/>
    <w:rsid w:val="002757EB"/>
    <w:rsid w:val="00276C42"/>
    <w:rsid w:val="002770D8"/>
    <w:rsid w:val="00280108"/>
    <w:rsid w:val="00280747"/>
    <w:rsid w:val="0028115C"/>
    <w:rsid w:val="00281CD0"/>
    <w:rsid w:val="002838F5"/>
    <w:rsid w:val="002846C3"/>
    <w:rsid w:val="0028610E"/>
    <w:rsid w:val="00286C76"/>
    <w:rsid w:val="00290514"/>
    <w:rsid w:val="00290B97"/>
    <w:rsid w:val="00290BD2"/>
    <w:rsid w:val="002931D0"/>
    <w:rsid w:val="0029365F"/>
    <w:rsid w:val="00293EF6"/>
    <w:rsid w:val="00294C58"/>
    <w:rsid w:val="00295CCC"/>
    <w:rsid w:val="00296E19"/>
    <w:rsid w:val="0029700B"/>
    <w:rsid w:val="00297E9C"/>
    <w:rsid w:val="002A0095"/>
    <w:rsid w:val="002A2BD9"/>
    <w:rsid w:val="002A37B6"/>
    <w:rsid w:val="002A3906"/>
    <w:rsid w:val="002A3C0B"/>
    <w:rsid w:val="002A565B"/>
    <w:rsid w:val="002A5ABD"/>
    <w:rsid w:val="002A5B9D"/>
    <w:rsid w:val="002A6159"/>
    <w:rsid w:val="002A6267"/>
    <w:rsid w:val="002A6686"/>
    <w:rsid w:val="002A70CE"/>
    <w:rsid w:val="002B1672"/>
    <w:rsid w:val="002B1723"/>
    <w:rsid w:val="002B1BEF"/>
    <w:rsid w:val="002B211B"/>
    <w:rsid w:val="002B3662"/>
    <w:rsid w:val="002B39CE"/>
    <w:rsid w:val="002B39F1"/>
    <w:rsid w:val="002B5CFF"/>
    <w:rsid w:val="002B647C"/>
    <w:rsid w:val="002C0611"/>
    <w:rsid w:val="002C0809"/>
    <w:rsid w:val="002C0FAF"/>
    <w:rsid w:val="002C2C8A"/>
    <w:rsid w:val="002C46B6"/>
    <w:rsid w:val="002C4E96"/>
    <w:rsid w:val="002C5304"/>
    <w:rsid w:val="002C555D"/>
    <w:rsid w:val="002C6473"/>
    <w:rsid w:val="002C6B2C"/>
    <w:rsid w:val="002C6E73"/>
    <w:rsid w:val="002C76F1"/>
    <w:rsid w:val="002C77F4"/>
    <w:rsid w:val="002C7AE2"/>
    <w:rsid w:val="002D01C2"/>
    <w:rsid w:val="002D0D02"/>
    <w:rsid w:val="002D13B8"/>
    <w:rsid w:val="002D1E95"/>
    <w:rsid w:val="002D37ED"/>
    <w:rsid w:val="002D4CE9"/>
    <w:rsid w:val="002D6493"/>
    <w:rsid w:val="002D73E7"/>
    <w:rsid w:val="002D7511"/>
    <w:rsid w:val="002E0C2B"/>
    <w:rsid w:val="002E0CC6"/>
    <w:rsid w:val="002E0F24"/>
    <w:rsid w:val="002E14C3"/>
    <w:rsid w:val="002E17C9"/>
    <w:rsid w:val="002E2316"/>
    <w:rsid w:val="002E28CE"/>
    <w:rsid w:val="002E2CA6"/>
    <w:rsid w:val="002E355A"/>
    <w:rsid w:val="002E4F37"/>
    <w:rsid w:val="002E5B25"/>
    <w:rsid w:val="002E750B"/>
    <w:rsid w:val="002F004A"/>
    <w:rsid w:val="002F0B18"/>
    <w:rsid w:val="002F0E1C"/>
    <w:rsid w:val="002F146E"/>
    <w:rsid w:val="002F154C"/>
    <w:rsid w:val="002F3028"/>
    <w:rsid w:val="002F3BBE"/>
    <w:rsid w:val="002F530F"/>
    <w:rsid w:val="002F5CE5"/>
    <w:rsid w:val="002F6572"/>
    <w:rsid w:val="002F6765"/>
    <w:rsid w:val="002F67B0"/>
    <w:rsid w:val="002F7CE2"/>
    <w:rsid w:val="002F7E4C"/>
    <w:rsid w:val="00300209"/>
    <w:rsid w:val="0030208E"/>
    <w:rsid w:val="00303DF2"/>
    <w:rsid w:val="00304C11"/>
    <w:rsid w:val="0030577A"/>
    <w:rsid w:val="00305AE0"/>
    <w:rsid w:val="00310405"/>
    <w:rsid w:val="003105BB"/>
    <w:rsid w:val="00310CEB"/>
    <w:rsid w:val="00310D40"/>
    <w:rsid w:val="00311726"/>
    <w:rsid w:val="003118FA"/>
    <w:rsid w:val="00314CF8"/>
    <w:rsid w:val="00315BF1"/>
    <w:rsid w:val="00321178"/>
    <w:rsid w:val="00321534"/>
    <w:rsid w:val="00324474"/>
    <w:rsid w:val="0032464D"/>
    <w:rsid w:val="003258E6"/>
    <w:rsid w:val="00325DE2"/>
    <w:rsid w:val="00326CC3"/>
    <w:rsid w:val="00330257"/>
    <w:rsid w:val="0033035A"/>
    <w:rsid w:val="003313BA"/>
    <w:rsid w:val="00332043"/>
    <w:rsid w:val="0033221E"/>
    <w:rsid w:val="00332547"/>
    <w:rsid w:val="00332D7A"/>
    <w:rsid w:val="00335354"/>
    <w:rsid w:val="003376D4"/>
    <w:rsid w:val="00337EC5"/>
    <w:rsid w:val="003415AF"/>
    <w:rsid w:val="0034237F"/>
    <w:rsid w:val="003437D0"/>
    <w:rsid w:val="00343A4F"/>
    <w:rsid w:val="003452CC"/>
    <w:rsid w:val="003455E4"/>
    <w:rsid w:val="00346A5A"/>
    <w:rsid w:val="003507D5"/>
    <w:rsid w:val="00351711"/>
    <w:rsid w:val="00351A26"/>
    <w:rsid w:val="00352361"/>
    <w:rsid w:val="0035314D"/>
    <w:rsid w:val="00353181"/>
    <w:rsid w:val="003531C5"/>
    <w:rsid w:val="003536C5"/>
    <w:rsid w:val="003538F0"/>
    <w:rsid w:val="00353910"/>
    <w:rsid w:val="0035429D"/>
    <w:rsid w:val="00354CAD"/>
    <w:rsid w:val="00355765"/>
    <w:rsid w:val="00356516"/>
    <w:rsid w:val="00356611"/>
    <w:rsid w:val="00356615"/>
    <w:rsid w:val="0035733B"/>
    <w:rsid w:val="0035770B"/>
    <w:rsid w:val="00357CEB"/>
    <w:rsid w:val="00357DF6"/>
    <w:rsid w:val="00360ADF"/>
    <w:rsid w:val="00361D1E"/>
    <w:rsid w:val="00361EAC"/>
    <w:rsid w:val="00362887"/>
    <w:rsid w:val="003633CA"/>
    <w:rsid w:val="0036442A"/>
    <w:rsid w:val="00365FFA"/>
    <w:rsid w:val="00366299"/>
    <w:rsid w:val="0036679A"/>
    <w:rsid w:val="00367AD5"/>
    <w:rsid w:val="00371D41"/>
    <w:rsid w:val="00371EFD"/>
    <w:rsid w:val="003722A4"/>
    <w:rsid w:val="00372404"/>
    <w:rsid w:val="00372545"/>
    <w:rsid w:val="00372B44"/>
    <w:rsid w:val="0037315E"/>
    <w:rsid w:val="003747E5"/>
    <w:rsid w:val="00374A70"/>
    <w:rsid w:val="0037590C"/>
    <w:rsid w:val="00375ABD"/>
    <w:rsid w:val="00375BF2"/>
    <w:rsid w:val="00375E23"/>
    <w:rsid w:val="00376123"/>
    <w:rsid w:val="00376183"/>
    <w:rsid w:val="00376670"/>
    <w:rsid w:val="003777D4"/>
    <w:rsid w:val="00377F67"/>
    <w:rsid w:val="0038087E"/>
    <w:rsid w:val="00381018"/>
    <w:rsid w:val="003819E7"/>
    <w:rsid w:val="00382034"/>
    <w:rsid w:val="00382B72"/>
    <w:rsid w:val="00382EAB"/>
    <w:rsid w:val="00384939"/>
    <w:rsid w:val="00385F8A"/>
    <w:rsid w:val="0038655F"/>
    <w:rsid w:val="00387654"/>
    <w:rsid w:val="00387C27"/>
    <w:rsid w:val="00391136"/>
    <w:rsid w:val="00391695"/>
    <w:rsid w:val="00391A78"/>
    <w:rsid w:val="0039252B"/>
    <w:rsid w:val="00393744"/>
    <w:rsid w:val="00393885"/>
    <w:rsid w:val="00394192"/>
    <w:rsid w:val="00394B45"/>
    <w:rsid w:val="00394F17"/>
    <w:rsid w:val="00396193"/>
    <w:rsid w:val="00396D9A"/>
    <w:rsid w:val="00397240"/>
    <w:rsid w:val="003A0A96"/>
    <w:rsid w:val="003A0C6D"/>
    <w:rsid w:val="003A1589"/>
    <w:rsid w:val="003A4A74"/>
    <w:rsid w:val="003A4BC1"/>
    <w:rsid w:val="003A6502"/>
    <w:rsid w:val="003A74C4"/>
    <w:rsid w:val="003A7683"/>
    <w:rsid w:val="003B00E3"/>
    <w:rsid w:val="003B1CD8"/>
    <w:rsid w:val="003B376B"/>
    <w:rsid w:val="003B5FC0"/>
    <w:rsid w:val="003B62CE"/>
    <w:rsid w:val="003B74C0"/>
    <w:rsid w:val="003B75B3"/>
    <w:rsid w:val="003B77D1"/>
    <w:rsid w:val="003B77ED"/>
    <w:rsid w:val="003B787B"/>
    <w:rsid w:val="003B7A2A"/>
    <w:rsid w:val="003C080B"/>
    <w:rsid w:val="003C0A86"/>
    <w:rsid w:val="003C157C"/>
    <w:rsid w:val="003C1796"/>
    <w:rsid w:val="003C39FF"/>
    <w:rsid w:val="003C47CE"/>
    <w:rsid w:val="003C7442"/>
    <w:rsid w:val="003C7BCB"/>
    <w:rsid w:val="003D0741"/>
    <w:rsid w:val="003D07A4"/>
    <w:rsid w:val="003D1E57"/>
    <w:rsid w:val="003D1F86"/>
    <w:rsid w:val="003D2938"/>
    <w:rsid w:val="003D2F08"/>
    <w:rsid w:val="003D33F5"/>
    <w:rsid w:val="003D3E14"/>
    <w:rsid w:val="003D3FA5"/>
    <w:rsid w:val="003D4036"/>
    <w:rsid w:val="003D45CD"/>
    <w:rsid w:val="003D4F79"/>
    <w:rsid w:val="003D5FBA"/>
    <w:rsid w:val="003D6516"/>
    <w:rsid w:val="003D6F11"/>
    <w:rsid w:val="003D765E"/>
    <w:rsid w:val="003D7B8C"/>
    <w:rsid w:val="003D7C7B"/>
    <w:rsid w:val="003E0603"/>
    <w:rsid w:val="003E0978"/>
    <w:rsid w:val="003E1623"/>
    <w:rsid w:val="003E1DF7"/>
    <w:rsid w:val="003E215C"/>
    <w:rsid w:val="003E29E0"/>
    <w:rsid w:val="003E2D75"/>
    <w:rsid w:val="003E3268"/>
    <w:rsid w:val="003E469F"/>
    <w:rsid w:val="003E480B"/>
    <w:rsid w:val="003E4D04"/>
    <w:rsid w:val="003E4F5C"/>
    <w:rsid w:val="003E55BC"/>
    <w:rsid w:val="003E74DA"/>
    <w:rsid w:val="003E7BE0"/>
    <w:rsid w:val="003F18F8"/>
    <w:rsid w:val="003F2FDD"/>
    <w:rsid w:val="003F4100"/>
    <w:rsid w:val="003F419D"/>
    <w:rsid w:val="003F44ED"/>
    <w:rsid w:val="003F48C5"/>
    <w:rsid w:val="003F4E1F"/>
    <w:rsid w:val="003F5AA9"/>
    <w:rsid w:val="003F6E43"/>
    <w:rsid w:val="003F7D8E"/>
    <w:rsid w:val="003F7DC4"/>
    <w:rsid w:val="003F7E18"/>
    <w:rsid w:val="00400582"/>
    <w:rsid w:val="00401949"/>
    <w:rsid w:val="00401D76"/>
    <w:rsid w:val="004021BC"/>
    <w:rsid w:val="004028E8"/>
    <w:rsid w:val="004031B8"/>
    <w:rsid w:val="004033A0"/>
    <w:rsid w:val="004035E7"/>
    <w:rsid w:val="004036D2"/>
    <w:rsid w:val="00404BFA"/>
    <w:rsid w:val="00405A9C"/>
    <w:rsid w:val="00405E41"/>
    <w:rsid w:val="00406801"/>
    <w:rsid w:val="00410D9D"/>
    <w:rsid w:val="00412747"/>
    <w:rsid w:val="00412FCE"/>
    <w:rsid w:val="00414889"/>
    <w:rsid w:val="0041534C"/>
    <w:rsid w:val="00416B90"/>
    <w:rsid w:val="00417EC4"/>
    <w:rsid w:val="004201C9"/>
    <w:rsid w:val="004202B7"/>
    <w:rsid w:val="00420477"/>
    <w:rsid w:val="00421B15"/>
    <w:rsid w:val="0042298C"/>
    <w:rsid w:val="004233FC"/>
    <w:rsid w:val="004242CD"/>
    <w:rsid w:val="00424550"/>
    <w:rsid w:val="00424556"/>
    <w:rsid w:val="00425194"/>
    <w:rsid w:val="00425BE1"/>
    <w:rsid w:val="00425D50"/>
    <w:rsid w:val="00427219"/>
    <w:rsid w:val="00427C33"/>
    <w:rsid w:val="00427F1D"/>
    <w:rsid w:val="004308B4"/>
    <w:rsid w:val="00430D86"/>
    <w:rsid w:val="00431190"/>
    <w:rsid w:val="00431707"/>
    <w:rsid w:val="00432623"/>
    <w:rsid w:val="00432E48"/>
    <w:rsid w:val="004340C6"/>
    <w:rsid w:val="00434252"/>
    <w:rsid w:val="00434653"/>
    <w:rsid w:val="00434818"/>
    <w:rsid w:val="004351F3"/>
    <w:rsid w:val="00437EAD"/>
    <w:rsid w:val="004401F2"/>
    <w:rsid w:val="00440B58"/>
    <w:rsid w:val="00440B61"/>
    <w:rsid w:val="00440C51"/>
    <w:rsid w:val="00441FD7"/>
    <w:rsid w:val="00442C2D"/>
    <w:rsid w:val="00442F6A"/>
    <w:rsid w:val="0044316B"/>
    <w:rsid w:val="00443902"/>
    <w:rsid w:val="00444836"/>
    <w:rsid w:val="0044549D"/>
    <w:rsid w:val="00446B9D"/>
    <w:rsid w:val="00446E0B"/>
    <w:rsid w:val="00447334"/>
    <w:rsid w:val="0044739E"/>
    <w:rsid w:val="00451449"/>
    <w:rsid w:val="0045152E"/>
    <w:rsid w:val="004516D0"/>
    <w:rsid w:val="00453386"/>
    <w:rsid w:val="00453FE9"/>
    <w:rsid w:val="00454884"/>
    <w:rsid w:val="00456021"/>
    <w:rsid w:val="00456386"/>
    <w:rsid w:val="00457067"/>
    <w:rsid w:val="00457984"/>
    <w:rsid w:val="00457CD8"/>
    <w:rsid w:val="00460937"/>
    <w:rsid w:val="00461CD9"/>
    <w:rsid w:val="00462587"/>
    <w:rsid w:val="004625CA"/>
    <w:rsid w:val="004631B0"/>
    <w:rsid w:val="00463AE8"/>
    <w:rsid w:val="00463B4F"/>
    <w:rsid w:val="00463C80"/>
    <w:rsid w:val="00464C62"/>
    <w:rsid w:val="00464DE1"/>
    <w:rsid w:val="00464F78"/>
    <w:rsid w:val="004657F7"/>
    <w:rsid w:val="00465E0A"/>
    <w:rsid w:val="004668B8"/>
    <w:rsid w:val="00467D04"/>
    <w:rsid w:val="00473F54"/>
    <w:rsid w:val="004749A2"/>
    <w:rsid w:val="00474A60"/>
    <w:rsid w:val="004759F3"/>
    <w:rsid w:val="00475DC8"/>
    <w:rsid w:val="004777BE"/>
    <w:rsid w:val="004778DD"/>
    <w:rsid w:val="00480A30"/>
    <w:rsid w:val="00481959"/>
    <w:rsid w:val="004837F8"/>
    <w:rsid w:val="00483C58"/>
    <w:rsid w:val="00483EB9"/>
    <w:rsid w:val="004861FB"/>
    <w:rsid w:val="00486281"/>
    <w:rsid w:val="00486C95"/>
    <w:rsid w:val="00486E59"/>
    <w:rsid w:val="004879B3"/>
    <w:rsid w:val="00487BBE"/>
    <w:rsid w:val="00490C6D"/>
    <w:rsid w:val="00492D0C"/>
    <w:rsid w:val="00493D20"/>
    <w:rsid w:val="004960F4"/>
    <w:rsid w:val="00496BC5"/>
    <w:rsid w:val="00496BF7"/>
    <w:rsid w:val="00496C2D"/>
    <w:rsid w:val="004973EC"/>
    <w:rsid w:val="00497B3E"/>
    <w:rsid w:val="004A03DF"/>
    <w:rsid w:val="004A056F"/>
    <w:rsid w:val="004A0721"/>
    <w:rsid w:val="004A0825"/>
    <w:rsid w:val="004A09A1"/>
    <w:rsid w:val="004A1482"/>
    <w:rsid w:val="004A1530"/>
    <w:rsid w:val="004A191A"/>
    <w:rsid w:val="004A29DE"/>
    <w:rsid w:val="004A33F8"/>
    <w:rsid w:val="004A37EB"/>
    <w:rsid w:val="004A3E47"/>
    <w:rsid w:val="004A4B6B"/>
    <w:rsid w:val="004A51D2"/>
    <w:rsid w:val="004A52B7"/>
    <w:rsid w:val="004A55FC"/>
    <w:rsid w:val="004A5999"/>
    <w:rsid w:val="004A77A6"/>
    <w:rsid w:val="004A7D52"/>
    <w:rsid w:val="004B045F"/>
    <w:rsid w:val="004B077F"/>
    <w:rsid w:val="004B1411"/>
    <w:rsid w:val="004B1496"/>
    <w:rsid w:val="004B1580"/>
    <w:rsid w:val="004B15AD"/>
    <w:rsid w:val="004B22D6"/>
    <w:rsid w:val="004B23A0"/>
    <w:rsid w:val="004B25C3"/>
    <w:rsid w:val="004B3685"/>
    <w:rsid w:val="004B38D8"/>
    <w:rsid w:val="004B3C62"/>
    <w:rsid w:val="004B40AF"/>
    <w:rsid w:val="004B5CC3"/>
    <w:rsid w:val="004B61EE"/>
    <w:rsid w:val="004B6620"/>
    <w:rsid w:val="004B6B4C"/>
    <w:rsid w:val="004B7056"/>
    <w:rsid w:val="004B7124"/>
    <w:rsid w:val="004B72B6"/>
    <w:rsid w:val="004B7850"/>
    <w:rsid w:val="004B79F8"/>
    <w:rsid w:val="004C0C2A"/>
    <w:rsid w:val="004C1990"/>
    <w:rsid w:val="004C1CA7"/>
    <w:rsid w:val="004C2458"/>
    <w:rsid w:val="004C2FBD"/>
    <w:rsid w:val="004C330B"/>
    <w:rsid w:val="004C3A23"/>
    <w:rsid w:val="004C4492"/>
    <w:rsid w:val="004C74CC"/>
    <w:rsid w:val="004D1663"/>
    <w:rsid w:val="004D2273"/>
    <w:rsid w:val="004D33B5"/>
    <w:rsid w:val="004D3537"/>
    <w:rsid w:val="004D3CE8"/>
    <w:rsid w:val="004D5544"/>
    <w:rsid w:val="004D5881"/>
    <w:rsid w:val="004D5F4B"/>
    <w:rsid w:val="004D688D"/>
    <w:rsid w:val="004E093A"/>
    <w:rsid w:val="004E1705"/>
    <w:rsid w:val="004E47D2"/>
    <w:rsid w:val="004E4A61"/>
    <w:rsid w:val="004E4AE4"/>
    <w:rsid w:val="004E531C"/>
    <w:rsid w:val="004E7AE3"/>
    <w:rsid w:val="004F03F9"/>
    <w:rsid w:val="004F0F3B"/>
    <w:rsid w:val="004F2EBD"/>
    <w:rsid w:val="004F2F87"/>
    <w:rsid w:val="004F33DD"/>
    <w:rsid w:val="004F4F4C"/>
    <w:rsid w:val="004F643A"/>
    <w:rsid w:val="005006C8"/>
    <w:rsid w:val="005007EE"/>
    <w:rsid w:val="00501873"/>
    <w:rsid w:val="005022A6"/>
    <w:rsid w:val="005025DF"/>
    <w:rsid w:val="00502DA0"/>
    <w:rsid w:val="00502F03"/>
    <w:rsid w:val="0050485D"/>
    <w:rsid w:val="005055F5"/>
    <w:rsid w:val="005057F1"/>
    <w:rsid w:val="0050589F"/>
    <w:rsid w:val="00505AF0"/>
    <w:rsid w:val="00510060"/>
    <w:rsid w:val="005108F5"/>
    <w:rsid w:val="00510AAA"/>
    <w:rsid w:val="00510D75"/>
    <w:rsid w:val="0051177A"/>
    <w:rsid w:val="00512556"/>
    <w:rsid w:val="0051256B"/>
    <w:rsid w:val="00513E40"/>
    <w:rsid w:val="00513E80"/>
    <w:rsid w:val="0051452C"/>
    <w:rsid w:val="00515DB6"/>
    <w:rsid w:val="005164F2"/>
    <w:rsid w:val="0051650B"/>
    <w:rsid w:val="005177E1"/>
    <w:rsid w:val="005178FA"/>
    <w:rsid w:val="005202BF"/>
    <w:rsid w:val="005208E9"/>
    <w:rsid w:val="00520BCB"/>
    <w:rsid w:val="00521F1B"/>
    <w:rsid w:val="00523083"/>
    <w:rsid w:val="005230FE"/>
    <w:rsid w:val="0052583C"/>
    <w:rsid w:val="00525D60"/>
    <w:rsid w:val="005261A1"/>
    <w:rsid w:val="00526219"/>
    <w:rsid w:val="00526CF0"/>
    <w:rsid w:val="00526F42"/>
    <w:rsid w:val="00527C13"/>
    <w:rsid w:val="0053024F"/>
    <w:rsid w:val="00530722"/>
    <w:rsid w:val="005336E2"/>
    <w:rsid w:val="00535CA4"/>
    <w:rsid w:val="005364FE"/>
    <w:rsid w:val="005371D9"/>
    <w:rsid w:val="00541568"/>
    <w:rsid w:val="00541F5B"/>
    <w:rsid w:val="00543D6F"/>
    <w:rsid w:val="00544293"/>
    <w:rsid w:val="00544787"/>
    <w:rsid w:val="00545246"/>
    <w:rsid w:val="005455EA"/>
    <w:rsid w:val="005456A0"/>
    <w:rsid w:val="00545D19"/>
    <w:rsid w:val="00545E09"/>
    <w:rsid w:val="00550A25"/>
    <w:rsid w:val="0055126E"/>
    <w:rsid w:val="005518C9"/>
    <w:rsid w:val="00552169"/>
    <w:rsid w:val="0055218B"/>
    <w:rsid w:val="00552369"/>
    <w:rsid w:val="00552890"/>
    <w:rsid w:val="00552B62"/>
    <w:rsid w:val="0055322D"/>
    <w:rsid w:val="00554289"/>
    <w:rsid w:val="00554334"/>
    <w:rsid w:val="00554A48"/>
    <w:rsid w:val="00554C5A"/>
    <w:rsid w:val="0055561E"/>
    <w:rsid w:val="00555A2D"/>
    <w:rsid w:val="00555BB7"/>
    <w:rsid w:val="00556A95"/>
    <w:rsid w:val="00560226"/>
    <w:rsid w:val="00560962"/>
    <w:rsid w:val="00561BAD"/>
    <w:rsid w:val="00561D33"/>
    <w:rsid w:val="0056259B"/>
    <w:rsid w:val="00563155"/>
    <w:rsid w:val="00563D3C"/>
    <w:rsid w:val="005642F6"/>
    <w:rsid w:val="00565DB1"/>
    <w:rsid w:val="0056657E"/>
    <w:rsid w:val="0056696E"/>
    <w:rsid w:val="0057009C"/>
    <w:rsid w:val="005701AE"/>
    <w:rsid w:val="00570A1A"/>
    <w:rsid w:val="005713FC"/>
    <w:rsid w:val="00571D6E"/>
    <w:rsid w:val="00571F23"/>
    <w:rsid w:val="00572009"/>
    <w:rsid w:val="00574234"/>
    <w:rsid w:val="00575230"/>
    <w:rsid w:val="00575422"/>
    <w:rsid w:val="005754C4"/>
    <w:rsid w:val="00575A80"/>
    <w:rsid w:val="00576F56"/>
    <w:rsid w:val="00577039"/>
    <w:rsid w:val="005818FC"/>
    <w:rsid w:val="00581DC0"/>
    <w:rsid w:val="00581F25"/>
    <w:rsid w:val="00582BC7"/>
    <w:rsid w:val="00584CC5"/>
    <w:rsid w:val="00585163"/>
    <w:rsid w:val="005851AE"/>
    <w:rsid w:val="00585897"/>
    <w:rsid w:val="00586879"/>
    <w:rsid w:val="00594502"/>
    <w:rsid w:val="00594D9E"/>
    <w:rsid w:val="005959D2"/>
    <w:rsid w:val="00596199"/>
    <w:rsid w:val="00596487"/>
    <w:rsid w:val="005A15A1"/>
    <w:rsid w:val="005A18DD"/>
    <w:rsid w:val="005A1AC4"/>
    <w:rsid w:val="005A4B39"/>
    <w:rsid w:val="005A528A"/>
    <w:rsid w:val="005A5413"/>
    <w:rsid w:val="005A7305"/>
    <w:rsid w:val="005A788A"/>
    <w:rsid w:val="005B0B77"/>
    <w:rsid w:val="005B0FCA"/>
    <w:rsid w:val="005B1871"/>
    <w:rsid w:val="005B1D49"/>
    <w:rsid w:val="005B4C05"/>
    <w:rsid w:val="005B5936"/>
    <w:rsid w:val="005B60EE"/>
    <w:rsid w:val="005B656F"/>
    <w:rsid w:val="005B69A2"/>
    <w:rsid w:val="005B719C"/>
    <w:rsid w:val="005C3AE3"/>
    <w:rsid w:val="005C3E2B"/>
    <w:rsid w:val="005C53F9"/>
    <w:rsid w:val="005C60C5"/>
    <w:rsid w:val="005D09F2"/>
    <w:rsid w:val="005D25E4"/>
    <w:rsid w:val="005D289D"/>
    <w:rsid w:val="005D49C6"/>
    <w:rsid w:val="005D5C31"/>
    <w:rsid w:val="005D60B6"/>
    <w:rsid w:val="005D624D"/>
    <w:rsid w:val="005D6F95"/>
    <w:rsid w:val="005D7272"/>
    <w:rsid w:val="005D7A12"/>
    <w:rsid w:val="005E05FF"/>
    <w:rsid w:val="005E0BF9"/>
    <w:rsid w:val="005E100B"/>
    <w:rsid w:val="005E1C33"/>
    <w:rsid w:val="005E2316"/>
    <w:rsid w:val="005E2DE7"/>
    <w:rsid w:val="005E3868"/>
    <w:rsid w:val="005E3C78"/>
    <w:rsid w:val="005E566C"/>
    <w:rsid w:val="005E582E"/>
    <w:rsid w:val="005E5D9B"/>
    <w:rsid w:val="005E7733"/>
    <w:rsid w:val="005F2082"/>
    <w:rsid w:val="005F407D"/>
    <w:rsid w:val="005F4174"/>
    <w:rsid w:val="005F4358"/>
    <w:rsid w:val="005F5CFB"/>
    <w:rsid w:val="005F5EC3"/>
    <w:rsid w:val="005F6261"/>
    <w:rsid w:val="0060002A"/>
    <w:rsid w:val="00600A9C"/>
    <w:rsid w:val="00600D3F"/>
    <w:rsid w:val="00603730"/>
    <w:rsid w:val="006041AD"/>
    <w:rsid w:val="0060668E"/>
    <w:rsid w:val="00606B76"/>
    <w:rsid w:val="00606D35"/>
    <w:rsid w:val="00607634"/>
    <w:rsid w:val="00607AEB"/>
    <w:rsid w:val="00610484"/>
    <w:rsid w:val="00610D96"/>
    <w:rsid w:val="00611C51"/>
    <w:rsid w:val="0061249B"/>
    <w:rsid w:val="00613FBE"/>
    <w:rsid w:val="0061464B"/>
    <w:rsid w:val="00617D03"/>
    <w:rsid w:val="00620D40"/>
    <w:rsid w:val="00620E58"/>
    <w:rsid w:val="006231C6"/>
    <w:rsid w:val="00625A5B"/>
    <w:rsid w:val="006262C6"/>
    <w:rsid w:val="00626B19"/>
    <w:rsid w:val="00626BAA"/>
    <w:rsid w:val="00627EDF"/>
    <w:rsid w:val="00630951"/>
    <w:rsid w:val="0063098D"/>
    <w:rsid w:val="006315D4"/>
    <w:rsid w:val="00631B67"/>
    <w:rsid w:val="00632843"/>
    <w:rsid w:val="00636DB2"/>
    <w:rsid w:val="00636FD2"/>
    <w:rsid w:val="00637F77"/>
    <w:rsid w:val="00640A13"/>
    <w:rsid w:val="00641209"/>
    <w:rsid w:val="0064124B"/>
    <w:rsid w:val="0064138F"/>
    <w:rsid w:val="0064269D"/>
    <w:rsid w:val="006432B3"/>
    <w:rsid w:val="0064407C"/>
    <w:rsid w:val="0064477F"/>
    <w:rsid w:val="00644FEB"/>
    <w:rsid w:val="006453E7"/>
    <w:rsid w:val="00646B3B"/>
    <w:rsid w:val="006478C6"/>
    <w:rsid w:val="006508B7"/>
    <w:rsid w:val="00650B4A"/>
    <w:rsid w:val="00650C69"/>
    <w:rsid w:val="00651464"/>
    <w:rsid w:val="00651917"/>
    <w:rsid w:val="00651D55"/>
    <w:rsid w:val="0065217C"/>
    <w:rsid w:val="006522D4"/>
    <w:rsid w:val="0065263A"/>
    <w:rsid w:val="0065272B"/>
    <w:rsid w:val="00653D7B"/>
    <w:rsid w:val="00653D7D"/>
    <w:rsid w:val="00653F02"/>
    <w:rsid w:val="00654128"/>
    <w:rsid w:val="00654B45"/>
    <w:rsid w:val="00657FFD"/>
    <w:rsid w:val="00660BF6"/>
    <w:rsid w:val="00660ED8"/>
    <w:rsid w:val="00661E83"/>
    <w:rsid w:val="00662C71"/>
    <w:rsid w:val="00662E98"/>
    <w:rsid w:val="00664B19"/>
    <w:rsid w:val="00666919"/>
    <w:rsid w:val="00666C89"/>
    <w:rsid w:val="00667D44"/>
    <w:rsid w:val="00667ECA"/>
    <w:rsid w:val="00670BCC"/>
    <w:rsid w:val="00670F9A"/>
    <w:rsid w:val="0067201F"/>
    <w:rsid w:val="00672677"/>
    <w:rsid w:val="00672B5A"/>
    <w:rsid w:val="0067308E"/>
    <w:rsid w:val="00673202"/>
    <w:rsid w:val="0067363F"/>
    <w:rsid w:val="00673C91"/>
    <w:rsid w:val="0067410A"/>
    <w:rsid w:val="00674386"/>
    <w:rsid w:val="006746A1"/>
    <w:rsid w:val="00677C89"/>
    <w:rsid w:val="006809A9"/>
    <w:rsid w:val="00680E8D"/>
    <w:rsid w:val="00683BE8"/>
    <w:rsid w:val="006851EA"/>
    <w:rsid w:val="0068582A"/>
    <w:rsid w:val="006908BC"/>
    <w:rsid w:val="00692043"/>
    <w:rsid w:val="0069242A"/>
    <w:rsid w:val="00692AC2"/>
    <w:rsid w:val="00692FE0"/>
    <w:rsid w:val="00692FF9"/>
    <w:rsid w:val="006933D6"/>
    <w:rsid w:val="00694A88"/>
    <w:rsid w:val="006953A7"/>
    <w:rsid w:val="0069551A"/>
    <w:rsid w:val="00695927"/>
    <w:rsid w:val="00695B8B"/>
    <w:rsid w:val="00696E95"/>
    <w:rsid w:val="006A001D"/>
    <w:rsid w:val="006A0156"/>
    <w:rsid w:val="006A0807"/>
    <w:rsid w:val="006A14B4"/>
    <w:rsid w:val="006A1850"/>
    <w:rsid w:val="006A186D"/>
    <w:rsid w:val="006A1B68"/>
    <w:rsid w:val="006A1F9F"/>
    <w:rsid w:val="006A2302"/>
    <w:rsid w:val="006A30F3"/>
    <w:rsid w:val="006A31D1"/>
    <w:rsid w:val="006A3E14"/>
    <w:rsid w:val="006A5981"/>
    <w:rsid w:val="006A668D"/>
    <w:rsid w:val="006A6F68"/>
    <w:rsid w:val="006A7203"/>
    <w:rsid w:val="006A7A50"/>
    <w:rsid w:val="006B01FD"/>
    <w:rsid w:val="006B03B4"/>
    <w:rsid w:val="006B08AB"/>
    <w:rsid w:val="006B104B"/>
    <w:rsid w:val="006B13BD"/>
    <w:rsid w:val="006B1D20"/>
    <w:rsid w:val="006B1D6A"/>
    <w:rsid w:val="006B3473"/>
    <w:rsid w:val="006B41D8"/>
    <w:rsid w:val="006B45FF"/>
    <w:rsid w:val="006B522E"/>
    <w:rsid w:val="006B5664"/>
    <w:rsid w:val="006B5A53"/>
    <w:rsid w:val="006B67CF"/>
    <w:rsid w:val="006B738E"/>
    <w:rsid w:val="006B740B"/>
    <w:rsid w:val="006B7948"/>
    <w:rsid w:val="006C025B"/>
    <w:rsid w:val="006C0F06"/>
    <w:rsid w:val="006C13D5"/>
    <w:rsid w:val="006C14F3"/>
    <w:rsid w:val="006C2DD6"/>
    <w:rsid w:val="006C2EF0"/>
    <w:rsid w:val="006C2FAF"/>
    <w:rsid w:val="006C3936"/>
    <w:rsid w:val="006C4CCD"/>
    <w:rsid w:val="006C7463"/>
    <w:rsid w:val="006C74C0"/>
    <w:rsid w:val="006D1038"/>
    <w:rsid w:val="006D1521"/>
    <w:rsid w:val="006D1DF4"/>
    <w:rsid w:val="006D23B1"/>
    <w:rsid w:val="006D2534"/>
    <w:rsid w:val="006D3818"/>
    <w:rsid w:val="006D3B7F"/>
    <w:rsid w:val="006D4675"/>
    <w:rsid w:val="006D5028"/>
    <w:rsid w:val="006D5C9B"/>
    <w:rsid w:val="006D641C"/>
    <w:rsid w:val="006D6755"/>
    <w:rsid w:val="006D7118"/>
    <w:rsid w:val="006E00CE"/>
    <w:rsid w:val="006E132E"/>
    <w:rsid w:val="006E41BB"/>
    <w:rsid w:val="006E5179"/>
    <w:rsid w:val="006E5D91"/>
    <w:rsid w:val="006E6CD0"/>
    <w:rsid w:val="006E6CD1"/>
    <w:rsid w:val="006E7632"/>
    <w:rsid w:val="006E7C94"/>
    <w:rsid w:val="006F0582"/>
    <w:rsid w:val="006F145A"/>
    <w:rsid w:val="006F4448"/>
    <w:rsid w:val="006F53AB"/>
    <w:rsid w:val="006F5D69"/>
    <w:rsid w:val="006F5EDE"/>
    <w:rsid w:val="006F69D3"/>
    <w:rsid w:val="006F6B93"/>
    <w:rsid w:val="006F7550"/>
    <w:rsid w:val="0070112A"/>
    <w:rsid w:val="00704D13"/>
    <w:rsid w:val="00705A8D"/>
    <w:rsid w:val="00705F60"/>
    <w:rsid w:val="0070723C"/>
    <w:rsid w:val="00707615"/>
    <w:rsid w:val="00707B08"/>
    <w:rsid w:val="00707C08"/>
    <w:rsid w:val="007107BE"/>
    <w:rsid w:val="00710AFE"/>
    <w:rsid w:val="00712B43"/>
    <w:rsid w:val="00713CF8"/>
    <w:rsid w:val="00713DA2"/>
    <w:rsid w:val="00713FD2"/>
    <w:rsid w:val="007145B2"/>
    <w:rsid w:val="00714EB9"/>
    <w:rsid w:val="0071569F"/>
    <w:rsid w:val="00716655"/>
    <w:rsid w:val="00720A8E"/>
    <w:rsid w:val="0072110D"/>
    <w:rsid w:val="00723E90"/>
    <w:rsid w:val="00725134"/>
    <w:rsid w:val="00726023"/>
    <w:rsid w:val="007278E5"/>
    <w:rsid w:val="00730D76"/>
    <w:rsid w:val="00732BDE"/>
    <w:rsid w:val="00732EB6"/>
    <w:rsid w:val="007337BA"/>
    <w:rsid w:val="00734469"/>
    <w:rsid w:val="0073691D"/>
    <w:rsid w:val="007372D6"/>
    <w:rsid w:val="00737B4E"/>
    <w:rsid w:val="00737C9C"/>
    <w:rsid w:val="00737CE4"/>
    <w:rsid w:val="00740447"/>
    <w:rsid w:val="00740D0A"/>
    <w:rsid w:val="00741291"/>
    <w:rsid w:val="00741ED1"/>
    <w:rsid w:val="00743C47"/>
    <w:rsid w:val="00743EF4"/>
    <w:rsid w:val="007442C0"/>
    <w:rsid w:val="00744621"/>
    <w:rsid w:val="0074463E"/>
    <w:rsid w:val="00744D43"/>
    <w:rsid w:val="00745D87"/>
    <w:rsid w:val="0074654E"/>
    <w:rsid w:val="00746FB6"/>
    <w:rsid w:val="007500CB"/>
    <w:rsid w:val="00750271"/>
    <w:rsid w:val="00750A95"/>
    <w:rsid w:val="007518C7"/>
    <w:rsid w:val="00752442"/>
    <w:rsid w:val="007527AB"/>
    <w:rsid w:val="00755F93"/>
    <w:rsid w:val="00756833"/>
    <w:rsid w:val="0075695C"/>
    <w:rsid w:val="007571C2"/>
    <w:rsid w:val="00757935"/>
    <w:rsid w:val="00760C2C"/>
    <w:rsid w:val="00760CB4"/>
    <w:rsid w:val="007616B0"/>
    <w:rsid w:val="007622F1"/>
    <w:rsid w:val="0076293B"/>
    <w:rsid w:val="0076307F"/>
    <w:rsid w:val="00765A2F"/>
    <w:rsid w:val="007702A8"/>
    <w:rsid w:val="007707C5"/>
    <w:rsid w:val="0077117D"/>
    <w:rsid w:val="007724AE"/>
    <w:rsid w:val="0077304C"/>
    <w:rsid w:val="007743EA"/>
    <w:rsid w:val="00781D99"/>
    <w:rsid w:val="00781F47"/>
    <w:rsid w:val="00782021"/>
    <w:rsid w:val="007855AF"/>
    <w:rsid w:val="00785826"/>
    <w:rsid w:val="00785837"/>
    <w:rsid w:val="0078606D"/>
    <w:rsid w:val="00787426"/>
    <w:rsid w:val="00787E4B"/>
    <w:rsid w:val="00787FA7"/>
    <w:rsid w:val="00790F5B"/>
    <w:rsid w:val="007919D5"/>
    <w:rsid w:val="00792768"/>
    <w:rsid w:val="00793C4E"/>
    <w:rsid w:val="00793C89"/>
    <w:rsid w:val="00794781"/>
    <w:rsid w:val="00794F2C"/>
    <w:rsid w:val="0079506A"/>
    <w:rsid w:val="0079542D"/>
    <w:rsid w:val="007955A8"/>
    <w:rsid w:val="00795A97"/>
    <w:rsid w:val="00796550"/>
    <w:rsid w:val="00796A3D"/>
    <w:rsid w:val="00796CC9"/>
    <w:rsid w:val="00797980"/>
    <w:rsid w:val="007A005B"/>
    <w:rsid w:val="007A01CB"/>
    <w:rsid w:val="007A1DE4"/>
    <w:rsid w:val="007A1E5C"/>
    <w:rsid w:val="007A2F17"/>
    <w:rsid w:val="007A4E9A"/>
    <w:rsid w:val="007A5087"/>
    <w:rsid w:val="007A52C1"/>
    <w:rsid w:val="007A5605"/>
    <w:rsid w:val="007A5ABA"/>
    <w:rsid w:val="007A7561"/>
    <w:rsid w:val="007A7775"/>
    <w:rsid w:val="007B21EA"/>
    <w:rsid w:val="007B23CF"/>
    <w:rsid w:val="007B2AB5"/>
    <w:rsid w:val="007B2FB3"/>
    <w:rsid w:val="007B459D"/>
    <w:rsid w:val="007B4AE1"/>
    <w:rsid w:val="007B657C"/>
    <w:rsid w:val="007B744C"/>
    <w:rsid w:val="007B74E1"/>
    <w:rsid w:val="007C1423"/>
    <w:rsid w:val="007C1CBB"/>
    <w:rsid w:val="007C259F"/>
    <w:rsid w:val="007C38F9"/>
    <w:rsid w:val="007C4715"/>
    <w:rsid w:val="007C4928"/>
    <w:rsid w:val="007C614C"/>
    <w:rsid w:val="007C679E"/>
    <w:rsid w:val="007C74EC"/>
    <w:rsid w:val="007D0DDD"/>
    <w:rsid w:val="007D1872"/>
    <w:rsid w:val="007D23FB"/>
    <w:rsid w:val="007D3C90"/>
    <w:rsid w:val="007D3D2D"/>
    <w:rsid w:val="007D411F"/>
    <w:rsid w:val="007D5834"/>
    <w:rsid w:val="007D7090"/>
    <w:rsid w:val="007E0621"/>
    <w:rsid w:val="007E0C40"/>
    <w:rsid w:val="007E218C"/>
    <w:rsid w:val="007E32DC"/>
    <w:rsid w:val="007E330B"/>
    <w:rsid w:val="007E5DE3"/>
    <w:rsid w:val="007E63AA"/>
    <w:rsid w:val="007E7120"/>
    <w:rsid w:val="007E7CB3"/>
    <w:rsid w:val="007F12EF"/>
    <w:rsid w:val="007F1F79"/>
    <w:rsid w:val="007F1FDC"/>
    <w:rsid w:val="007F20D8"/>
    <w:rsid w:val="007F269B"/>
    <w:rsid w:val="007F3C23"/>
    <w:rsid w:val="007F65DC"/>
    <w:rsid w:val="00800069"/>
    <w:rsid w:val="008024C6"/>
    <w:rsid w:val="00802859"/>
    <w:rsid w:val="008035A1"/>
    <w:rsid w:val="00803618"/>
    <w:rsid w:val="0080594E"/>
    <w:rsid w:val="00805E3F"/>
    <w:rsid w:val="00807D53"/>
    <w:rsid w:val="008114FC"/>
    <w:rsid w:val="00811593"/>
    <w:rsid w:val="008139C3"/>
    <w:rsid w:val="00813E97"/>
    <w:rsid w:val="008141AD"/>
    <w:rsid w:val="0081499B"/>
    <w:rsid w:val="00814FE7"/>
    <w:rsid w:val="0081548B"/>
    <w:rsid w:val="00815C7F"/>
    <w:rsid w:val="008161B3"/>
    <w:rsid w:val="008162EC"/>
    <w:rsid w:val="008166F3"/>
    <w:rsid w:val="00816752"/>
    <w:rsid w:val="0081718B"/>
    <w:rsid w:val="00817DA7"/>
    <w:rsid w:val="008212E9"/>
    <w:rsid w:val="00821D41"/>
    <w:rsid w:val="00822477"/>
    <w:rsid w:val="0082496A"/>
    <w:rsid w:val="00825A9B"/>
    <w:rsid w:val="00825D74"/>
    <w:rsid w:val="00830105"/>
    <w:rsid w:val="00831962"/>
    <w:rsid w:val="008319B0"/>
    <w:rsid w:val="00831C75"/>
    <w:rsid w:val="0083347A"/>
    <w:rsid w:val="0083377D"/>
    <w:rsid w:val="00833E91"/>
    <w:rsid w:val="00834983"/>
    <w:rsid w:val="00834F2C"/>
    <w:rsid w:val="0083635C"/>
    <w:rsid w:val="0083660F"/>
    <w:rsid w:val="00836838"/>
    <w:rsid w:val="00837875"/>
    <w:rsid w:val="00841D99"/>
    <w:rsid w:val="008421AF"/>
    <w:rsid w:val="00842716"/>
    <w:rsid w:val="00843DBE"/>
    <w:rsid w:val="008450BA"/>
    <w:rsid w:val="008454A5"/>
    <w:rsid w:val="008472ED"/>
    <w:rsid w:val="0084787B"/>
    <w:rsid w:val="00850717"/>
    <w:rsid w:val="008522A5"/>
    <w:rsid w:val="00852331"/>
    <w:rsid w:val="0085345B"/>
    <w:rsid w:val="00853502"/>
    <w:rsid w:val="00854EE8"/>
    <w:rsid w:val="00855651"/>
    <w:rsid w:val="008560E4"/>
    <w:rsid w:val="008574B9"/>
    <w:rsid w:val="00857622"/>
    <w:rsid w:val="00857738"/>
    <w:rsid w:val="00860273"/>
    <w:rsid w:val="00860B76"/>
    <w:rsid w:val="00861151"/>
    <w:rsid w:val="0086187C"/>
    <w:rsid w:val="00861CF4"/>
    <w:rsid w:val="00862813"/>
    <w:rsid w:val="008638A2"/>
    <w:rsid w:val="00863DD2"/>
    <w:rsid w:val="00864BBE"/>
    <w:rsid w:val="008650EA"/>
    <w:rsid w:val="008651D7"/>
    <w:rsid w:val="00866BF7"/>
    <w:rsid w:val="008702DE"/>
    <w:rsid w:val="0087045F"/>
    <w:rsid w:val="0087047F"/>
    <w:rsid w:val="00870ADF"/>
    <w:rsid w:val="00870B86"/>
    <w:rsid w:val="00871C49"/>
    <w:rsid w:val="00872496"/>
    <w:rsid w:val="008745EB"/>
    <w:rsid w:val="00874E77"/>
    <w:rsid w:val="00874FD0"/>
    <w:rsid w:val="0087536B"/>
    <w:rsid w:val="0087589B"/>
    <w:rsid w:val="008768BA"/>
    <w:rsid w:val="0087779A"/>
    <w:rsid w:val="00880007"/>
    <w:rsid w:val="0088022E"/>
    <w:rsid w:val="008810F6"/>
    <w:rsid w:val="00881F62"/>
    <w:rsid w:val="00882315"/>
    <w:rsid w:val="00883BEF"/>
    <w:rsid w:val="0088414B"/>
    <w:rsid w:val="00885A73"/>
    <w:rsid w:val="00885FEC"/>
    <w:rsid w:val="0088647C"/>
    <w:rsid w:val="00886CB0"/>
    <w:rsid w:val="00890B86"/>
    <w:rsid w:val="00890E24"/>
    <w:rsid w:val="008912E5"/>
    <w:rsid w:val="00891BD0"/>
    <w:rsid w:val="00894399"/>
    <w:rsid w:val="00894788"/>
    <w:rsid w:val="00895D2E"/>
    <w:rsid w:val="00896AE9"/>
    <w:rsid w:val="00896DF7"/>
    <w:rsid w:val="00897C92"/>
    <w:rsid w:val="008A2D69"/>
    <w:rsid w:val="008A3AA8"/>
    <w:rsid w:val="008A3FEC"/>
    <w:rsid w:val="008A590B"/>
    <w:rsid w:val="008A5C0D"/>
    <w:rsid w:val="008A651E"/>
    <w:rsid w:val="008A659A"/>
    <w:rsid w:val="008A6649"/>
    <w:rsid w:val="008B03EC"/>
    <w:rsid w:val="008B073A"/>
    <w:rsid w:val="008B0DB3"/>
    <w:rsid w:val="008B2263"/>
    <w:rsid w:val="008B3C0E"/>
    <w:rsid w:val="008B3EE0"/>
    <w:rsid w:val="008B3F5E"/>
    <w:rsid w:val="008B454D"/>
    <w:rsid w:val="008B481F"/>
    <w:rsid w:val="008B4960"/>
    <w:rsid w:val="008B7263"/>
    <w:rsid w:val="008B762B"/>
    <w:rsid w:val="008C12F4"/>
    <w:rsid w:val="008C1AC0"/>
    <w:rsid w:val="008C2240"/>
    <w:rsid w:val="008C23A6"/>
    <w:rsid w:val="008C24DA"/>
    <w:rsid w:val="008C24ED"/>
    <w:rsid w:val="008C2B38"/>
    <w:rsid w:val="008C2C4F"/>
    <w:rsid w:val="008C2F00"/>
    <w:rsid w:val="008C3130"/>
    <w:rsid w:val="008C382C"/>
    <w:rsid w:val="008C3978"/>
    <w:rsid w:val="008C3B71"/>
    <w:rsid w:val="008C4432"/>
    <w:rsid w:val="008C4D6C"/>
    <w:rsid w:val="008C4FBA"/>
    <w:rsid w:val="008C5083"/>
    <w:rsid w:val="008C5584"/>
    <w:rsid w:val="008C6477"/>
    <w:rsid w:val="008C713B"/>
    <w:rsid w:val="008D25A7"/>
    <w:rsid w:val="008D36B9"/>
    <w:rsid w:val="008D3EE3"/>
    <w:rsid w:val="008D463D"/>
    <w:rsid w:val="008D48D1"/>
    <w:rsid w:val="008D6B22"/>
    <w:rsid w:val="008E095E"/>
    <w:rsid w:val="008E103B"/>
    <w:rsid w:val="008E315A"/>
    <w:rsid w:val="008E3D6D"/>
    <w:rsid w:val="008E44DE"/>
    <w:rsid w:val="008E470D"/>
    <w:rsid w:val="008E508F"/>
    <w:rsid w:val="008E63F0"/>
    <w:rsid w:val="008E695F"/>
    <w:rsid w:val="008E69D8"/>
    <w:rsid w:val="008E7623"/>
    <w:rsid w:val="008F15E7"/>
    <w:rsid w:val="008F1DCD"/>
    <w:rsid w:val="008F232A"/>
    <w:rsid w:val="008F25F7"/>
    <w:rsid w:val="008F2A70"/>
    <w:rsid w:val="008F5347"/>
    <w:rsid w:val="008F5C8F"/>
    <w:rsid w:val="008F6696"/>
    <w:rsid w:val="008F6C0B"/>
    <w:rsid w:val="008F7935"/>
    <w:rsid w:val="009001DB"/>
    <w:rsid w:val="00902218"/>
    <w:rsid w:val="009026A2"/>
    <w:rsid w:val="00902899"/>
    <w:rsid w:val="00902CC2"/>
    <w:rsid w:val="009033C4"/>
    <w:rsid w:val="009040DB"/>
    <w:rsid w:val="00905C60"/>
    <w:rsid w:val="0090607E"/>
    <w:rsid w:val="00906F46"/>
    <w:rsid w:val="00907824"/>
    <w:rsid w:val="00910C3C"/>
    <w:rsid w:val="0091172D"/>
    <w:rsid w:val="00911CC9"/>
    <w:rsid w:val="00912523"/>
    <w:rsid w:val="00912707"/>
    <w:rsid w:val="009131F8"/>
    <w:rsid w:val="00913885"/>
    <w:rsid w:val="00914311"/>
    <w:rsid w:val="00914531"/>
    <w:rsid w:val="00914AF6"/>
    <w:rsid w:val="00916035"/>
    <w:rsid w:val="00916379"/>
    <w:rsid w:val="009165BA"/>
    <w:rsid w:val="00916C68"/>
    <w:rsid w:val="00916F19"/>
    <w:rsid w:val="00920138"/>
    <w:rsid w:val="0092072F"/>
    <w:rsid w:val="009214DB"/>
    <w:rsid w:val="00921708"/>
    <w:rsid w:val="009242C6"/>
    <w:rsid w:val="0092540A"/>
    <w:rsid w:val="00925AC3"/>
    <w:rsid w:val="00926013"/>
    <w:rsid w:val="009263ED"/>
    <w:rsid w:val="00926539"/>
    <w:rsid w:val="00927420"/>
    <w:rsid w:val="00930538"/>
    <w:rsid w:val="0093176A"/>
    <w:rsid w:val="009317C5"/>
    <w:rsid w:val="00931B59"/>
    <w:rsid w:val="00933BA5"/>
    <w:rsid w:val="009344AD"/>
    <w:rsid w:val="00934A43"/>
    <w:rsid w:val="00934AFF"/>
    <w:rsid w:val="0093574E"/>
    <w:rsid w:val="00940C9C"/>
    <w:rsid w:val="009415AA"/>
    <w:rsid w:val="009451D0"/>
    <w:rsid w:val="00945887"/>
    <w:rsid w:val="00945FB3"/>
    <w:rsid w:val="009460F1"/>
    <w:rsid w:val="00947B73"/>
    <w:rsid w:val="00950374"/>
    <w:rsid w:val="00950BE7"/>
    <w:rsid w:val="00951F11"/>
    <w:rsid w:val="00953726"/>
    <w:rsid w:val="00953940"/>
    <w:rsid w:val="0095465E"/>
    <w:rsid w:val="00954706"/>
    <w:rsid w:val="00955031"/>
    <w:rsid w:val="009556D8"/>
    <w:rsid w:val="00955D07"/>
    <w:rsid w:val="00955D91"/>
    <w:rsid w:val="009562C5"/>
    <w:rsid w:val="009566EA"/>
    <w:rsid w:val="009575C8"/>
    <w:rsid w:val="009575CD"/>
    <w:rsid w:val="00960520"/>
    <w:rsid w:val="00962AF4"/>
    <w:rsid w:val="00963175"/>
    <w:rsid w:val="00963AC2"/>
    <w:rsid w:val="009648A8"/>
    <w:rsid w:val="0096505F"/>
    <w:rsid w:val="009667A9"/>
    <w:rsid w:val="00966EA1"/>
    <w:rsid w:val="009673F6"/>
    <w:rsid w:val="009704FA"/>
    <w:rsid w:val="0097150D"/>
    <w:rsid w:val="00974184"/>
    <w:rsid w:val="00980262"/>
    <w:rsid w:val="009805DE"/>
    <w:rsid w:val="00981621"/>
    <w:rsid w:val="00981C48"/>
    <w:rsid w:val="0098219E"/>
    <w:rsid w:val="00982E13"/>
    <w:rsid w:val="00983351"/>
    <w:rsid w:val="00983D75"/>
    <w:rsid w:val="009850A2"/>
    <w:rsid w:val="00986D5C"/>
    <w:rsid w:val="00986DE0"/>
    <w:rsid w:val="00990D3B"/>
    <w:rsid w:val="00990ED1"/>
    <w:rsid w:val="009910B3"/>
    <w:rsid w:val="009915E2"/>
    <w:rsid w:val="00992A1F"/>
    <w:rsid w:val="00992BCD"/>
    <w:rsid w:val="00992D2A"/>
    <w:rsid w:val="00993165"/>
    <w:rsid w:val="00993741"/>
    <w:rsid w:val="00993FA3"/>
    <w:rsid w:val="00994248"/>
    <w:rsid w:val="0099444E"/>
    <w:rsid w:val="009952F5"/>
    <w:rsid w:val="00995864"/>
    <w:rsid w:val="0099588B"/>
    <w:rsid w:val="0099681C"/>
    <w:rsid w:val="00996E97"/>
    <w:rsid w:val="009A08DA"/>
    <w:rsid w:val="009A1350"/>
    <w:rsid w:val="009A4497"/>
    <w:rsid w:val="009A5D22"/>
    <w:rsid w:val="009A712C"/>
    <w:rsid w:val="009A7780"/>
    <w:rsid w:val="009B1CA8"/>
    <w:rsid w:val="009B2248"/>
    <w:rsid w:val="009B3426"/>
    <w:rsid w:val="009B4451"/>
    <w:rsid w:val="009B48A5"/>
    <w:rsid w:val="009B50FD"/>
    <w:rsid w:val="009B5883"/>
    <w:rsid w:val="009B5CF8"/>
    <w:rsid w:val="009B614A"/>
    <w:rsid w:val="009B74B0"/>
    <w:rsid w:val="009C0C01"/>
    <w:rsid w:val="009C0CA0"/>
    <w:rsid w:val="009C15B6"/>
    <w:rsid w:val="009C1CBF"/>
    <w:rsid w:val="009C2233"/>
    <w:rsid w:val="009C31B3"/>
    <w:rsid w:val="009C41C4"/>
    <w:rsid w:val="009C420F"/>
    <w:rsid w:val="009C4999"/>
    <w:rsid w:val="009C527E"/>
    <w:rsid w:val="009C65F2"/>
    <w:rsid w:val="009C6B8F"/>
    <w:rsid w:val="009C6CE1"/>
    <w:rsid w:val="009C6F3F"/>
    <w:rsid w:val="009C73D7"/>
    <w:rsid w:val="009D0950"/>
    <w:rsid w:val="009D0953"/>
    <w:rsid w:val="009D0BF3"/>
    <w:rsid w:val="009D10A7"/>
    <w:rsid w:val="009D11AD"/>
    <w:rsid w:val="009D1511"/>
    <w:rsid w:val="009D1B0E"/>
    <w:rsid w:val="009D3726"/>
    <w:rsid w:val="009D3F74"/>
    <w:rsid w:val="009D4383"/>
    <w:rsid w:val="009D4811"/>
    <w:rsid w:val="009D4ACF"/>
    <w:rsid w:val="009D51D2"/>
    <w:rsid w:val="009D54F4"/>
    <w:rsid w:val="009D59B9"/>
    <w:rsid w:val="009D6210"/>
    <w:rsid w:val="009D6581"/>
    <w:rsid w:val="009D6926"/>
    <w:rsid w:val="009D69D6"/>
    <w:rsid w:val="009D6E8C"/>
    <w:rsid w:val="009D737E"/>
    <w:rsid w:val="009E130F"/>
    <w:rsid w:val="009E1365"/>
    <w:rsid w:val="009E1A65"/>
    <w:rsid w:val="009E200E"/>
    <w:rsid w:val="009E2027"/>
    <w:rsid w:val="009E3F74"/>
    <w:rsid w:val="009E3FC3"/>
    <w:rsid w:val="009E50E3"/>
    <w:rsid w:val="009E533F"/>
    <w:rsid w:val="009E57AA"/>
    <w:rsid w:val="009E5C65"/>
    <w:rsid w:val="009E6B4D"/>
    <w:rsid w:val="009E702D"/>
    <w:rsid w:val="009E75C6"/>
    <w:rsid w:val="009E7678"/>
    <w:rsid w:val="009F04F6"/>
    <w:rsid w:val="009F0830"/>
    <w:rsid w:val="009F1AD6"/>
    <w:rsid w:val="009F1C2A"/>
    <w:rsid w:val="009F255D"/>
    <w:rsid w:val="009F530D"/>
    <w:rsid w:val="009F5D30"/>
    <w:rsid w:val="009F6066"/>
    <w:rsid w:val="009F6361"/>
    <w:rsid w:val="009F64B4"/>
    <w:rsid w:val="009F6667"/>
    <w:rsid w:val="00A00457"/>
    <w:rsid w:val="00A00D01"/>
    <w:rsid w:val="00A0200B"/>
    <w:rsid w:val="00A0202D"/>
    <w:rsid w:val="00A03075"/>
    <w:rsid w:val="00A034D9"/>
    <w:rsid w:val="00A043CC"/>
    <w:rsid w:val="00A04BAE"/>
    <w:rsid w:val="00A04C80"/>
    <w:rsid w:val="00A05100"/>
    <w:rsid w:val="00A052C3"/>
    <w:rsid w:val="00A0559A"/>
    <w:rsid w:val="00A06222"/>
    <w:rsid w:val="00A06223"/>
    <w:rsid w:val="00A071BD"/>
    <w:rsid w:val="00A07361"/>
    <w:rsid w:val="00A07475"/>
    <w:rsid w:val="00A07808"/>
    <w:rsid w:val="00A07C1E"/>
    <w:rsid w:val="00A107F6"/>
    <w:rsid w:val="00A11879"/>
    <w:rsid w:val="00A11946"/>
    <w:rsid w:val="00A13CA6"/>
    <w:rsid w:val="00A162C2"/>
    <w:rsid w:val="00A168B3"/>
    <w:rsid w:val="00A16B53"/>
    <w:rsid w:val="00A17229"/>
    <w:rsid w:val="00A17DED"/>
    <w:rsid w:val="00A20498"/>
    <w:rsid w:val="00A20CEF"/>
    <w:rsid w:val="00A2110E"/>
    <w:rsid w:val="00A21129"/>
    <w:rsid w:val="00A213B7"/>
    <w:rsid w:val="00A22A43"/>
    <w:rsid w:val="00A232E3"/>
    <w:rsid w:val="00A236A3"/>
    <w:rsid w:val="00A25F6E"/>
    <w:rsid w:val="00A26CB1"/>
    <w:rsid w:val="00A27203"/>
    <w:rsid w:val="00A27886"/>
    <w:rsid w:val="00A27DC3"/>
    <w:rsid w:val="00A303A3"/>
    <w:rsid w:val="00A31138"/>
    <w:rsid w:val="00A317A6"/>
    <w:rsid w:val="00A321F4"/>
    <w:rsid w:val="00A3270F"/>
    <w:rsid w:val="00A3288D"/>
    <w:rsid w:val="00A350E8"/>
    <w:rsid w:val="00A35DE0"/>
    <w:rsid w:val="00A36C1E"/>
    <w:rsid w:val="00A4180E"/>
    <w:rsid w:val="00A41E17"/>
    <w:rsid w:val="00A42FF9"/>
    <w:rsid w:val="00A43446"/>
    <w:rsid w:val="00A441E2"/>
    <w:rsid w:val="00A445CF"/>
    <w:rsid w:val="00A446EE"/>
    <w:rsid w:val="00A44D98"/>
    <w:rsid w:val="00A44DC6"/>
    <w:rsid w:val="00A45C9E"/>
    <w:rsid w:val="00A46D3B"/>
    <w:rsid w:val="00A47E1D"/>
    <w:rsid w:val="00A50348"/>
    <w:rsid w:val="00A514B0"/>
    <w:rsid w:val="00A51E7D"/>
    <w:rsid w:val="00A52234"/>
    <w:rsid w:val="00A523CE"/>
    <w:rsid w:val="00A5373D"/>
    <w:rsid w:val="00A5412D"/>
    <w:rsid w:val="00A541D7"/>
    <w:rsid w:val="00A548D8"/>
    <w:rsid w:val="00A56582"/>
    <w:rsid w:val="00A56595"/>
    <w:rsid w:val="00A5670F"/>
    <w:rsid w:val="00A573EF"/>
    <w:rsid w:val="00A62764"/>
    <w:rsid w:val="00A64ECC"/>
    <w:rsid w:val="00A65CF0"/>
    <w:rsid w:val="00A6606B"/>
    <w:rsid w:val="00A66E83"/>
    <w:rsid w:val="00A6706C"/>
    <w:rsid w:val="00A67127"/>
    <w:rsid w:val="00A70872"/>
    <w:rsid w:val="00A70920"/>
    <w:rsid w:val="00A72667"/>
    <w:rsid w:val="00A72F5C"/>
    <w:rsid w:val="00A73D05"/>
    <w:rsid w:val="00A74268"/>
    <w:rsid w:val="00A7490C"/>
    <w:rsid w:val="00A74F2D"/>
    <w:rsid w:val="00A75A81"/>
    <w:rsid w:val="00A75D96"/>
    <w:rsid w:val="00A7625A"/>
    <w:rsid w:val="00A76B1D"/>
    <w:rsid w:val="00A80AA0"/>
    <w:rsid w:val="00A816DA"/>
    <w:rsid w:val="00A81DFA"/>
    <w:rsid w:val="00A82398"/>
    <w:rsid w:val="00A826CD"/>
    <w:rsid w:val="00A83825"/>
    <w:rsid w:val="00A843D4"/>
    <w:rsid w:val="00A848AC"/>
    <w:rsid w:val="00A84E5F"/>
    <w:rsid w:val="00A84FE9"/>
    <w:rsid w:val="00A86EC8"/>
    <w:rsid w:val="00A874A0"/>
    <w:rsid w:val="00A87897"/>
    <w:rsid w:val="00A901CF"/>
    <w:rsid w:val="00A91277"/>
    <w:rsid w:val="00A91840"/>
    <w:rsid w:val="00A91AA3"/>
    <w:rsid w:val="00A91F59"/>
    <w:rsid w:val="00A9447C"/>
    <w:rsid w:val="00A94533"/>
    <w:rsid w:val="00A94989"/>
    <w:rsid w:val="00A9619E"/>
    <w:rsid w:val="00A96546"/>
    <w:rsid w:val="00A96845"/>
    <w:rsid w:val="00A97FE5"/>
    <w:rsid w:val="00AA1021"/>
    <w:rsid w:val="00AA1228"/>
    <w:rsid w:val="00AA127D"/>
    <w:rsid w:val="00AA21FD"/>
    <w:rsid w:val="00AA2301"/>
    <w:rsid w:val="00AA231D"/>
    <w:rsid w:val="00AA392C"/>
    <w:rsid w:val="00AA3C70"/>
    <w:rsid w:val="00AA3D5D"/>
    <w:rsid w:val="00AA525F"/>
    <w:rsid w:val="00AA6E89"/>
    <w:rsid w:val="00AB0E07"/>
    <w:rsid w:val="00AB2745"/>
    <w:rsid w:val="00AB2901"/>
    <w:rsid w:val="00AB2C83"/>
    <w:rsid w:val="00AB2E34"/>
    <w:rsid w:val="00AB31EA"/>
    <w:rsid w:val="00AB4551"/>
    <w:rsid w:val="00AB460C"/>
    <w:rsid w:val="00AB4C80"/>
    <w:rsid w:val="00AB651F"/>
    <w:rsid w:val="00AB6C5E"/>
    <w:rsid w:val="00AB750A"/>
    <w:rsid w:val="00AC0F13"/>
    <w:rsid w:val="00AC24CD"/>
    <w:rsid w:val="00AC2661"/>
    <w:rsid w:val="00AC48AD"/>
    <w:rsid w:val="00AC58A9"/>
    <w:rsid w:val="00AD00D4"/>
    <w:rsid w:val="00AD04ED"/>
    <w:rsid w:val="00AD0B80"/>
    <w:rsid w:val="00AD150E"/>
    <w:rsid w:val="00AD2FEF"/>
    <w:rsid w:val="00AD5FC9"/>
    <w:rsid w:val="00AE011B"/>
    <w:rsid w:val="00AE013C"/>
    <w:rsid w:val="00AE092B"/>
    <w:rsid w:val="00AE0BF3"/>
    <w:rsid w:val="00AE22B1"/>
    <w:rsid w:val="00AE3A58"/>
    <w:rsid w:val="00AE4FA6"/>
    <w:rsid w:val="00AE6EB9"/>
    <w:rsid w:val="00AE7D8C"/>
    <w:rsid w:val="00AE7DCC"/>
    <w:rsid w:val="00AF080F"/>
    <w:rsid w:val="00AF0A2E"/>
    <w:rsid w:val="00AF0C15"/>
    <w:rsid w:val="00AF0F1B"/>
    <w:rsid w:val="00AF275C"/>
    <w:rsid w:val="00AF2E11"/>
    <w:rsid w:val="00AF3A62"/>
    <w:rsid w:val="00AF7BBA"/>
    <w:rsid w:val="00AF7F05"/>
    <w:rsid w:val="00B00665"/>
    <w:rsid w:val="00B00B64"/>
    <w:rsid w:val="00B00FF3"/>
    <w:rsid w:val="00B022AB"/>
    <w:rsid w:val="00B034ED"/>
    <w:rsid w:val="00B038EF"/>
    <w:rsid w:val="00B03F29"/>
    <w:rsid w:val="00B05A84"/>
    <w:rsid w:val="00B05B59"/>
    <w:rsid w:val="00B06A5F"/>
    <w:rsid w:val="00B07E14"/>
    <w:rsid w:val="00B10284"/>
    <w:rsid w:val="00B10499"/>
    <w:rsid w:val="00B10BCA"/>
    <w:rsid w:val="00B11B14"/>
    <w:rsid w:val="00B11F52"/>
    <w:rsid w:val="00B12975"/>
    <w:rsid w:val="00B12FA5"/>
    <w:rsid w:val="00B130E2"/>
    <w:rsid w:val="00B1354E"/>
    <w:rsid w:val="00B151AD"/>
    <w:rsid w:val="00B1541E"/>
    <w:rsid w:val="00B15C59"/>
    <w:rsid w:val="00B17DD5"/>
    <w:rsid w:val="00B20073"/>
    <w:rsid w:val="00B2085D"/>
    <w:rsid w:val="00B21DC4"/>
    <w:rsid w:val="00B23C70"/>
    <w:rsid w:val="00B247B9"/>
    <w:rsid w:val="00B2484C"/>
    <w:rsid w:val="00B24F26"/>
    <w:rsid w:val="00B25335"/>
    <w:rsid w:val="00B2678D"/>
    <w:rsid w:val="00B267AB"/>
    <w:rsid w:val="00B27ADF"/>
    <w:rsid w:val="00B30039"/>
    <w:rsid w:val="00B30869"/>
    <w:rsid w:val="00B32743"/>
    <w:rsid w:val="00B33278"/>
    <w:rsid w:val="00B339E3"/>
    <w:rsid w:val="00B34365"/>
    <w:rsid w:val="00B34614"/>
    <w:rsid w:val="00B347F1"/>
    <w:rsid w:val="00B349CA"/>
    <w:rsid w:val="00B3506D"/>
    <w:rsid w:val="00B35C63"/>
    <w:rsid w:val="00B36526"/>
    <w:rsid w:val="00B37BBC"/>
    <w:rsid w:val="00B40861"/>
    <w:rsid w:val="00B40A38"/>
    <w:rsid w:val="00B4202C"/>
    <w:rsid w:val="00B427BB"/>
    <w:rsid w:val="00B442B4"/>
    <w:rsid w:val="00B45EC3"/>
    <w:rsid w:val="00B476AC"/>
    <w:rsid w:val="00B47F61"/>
    <w:rsid w:val="00B502D2"/>
    <w:rsid w:val="00B520C1"/>
    <w:rsid w:val="00B52294"/>
    <w:rsid w:val="00B5232E"/>
    <w:rsid w:val="00B52F31"/>
    <w:rsid w:val="00B530E0"/>
    <w:rsid w:val="00B531F7"/>
    <w:rsid w:val="00B536C1"/>
    <w:rsid w:val="00B54018"/>
    <w:rsid w:val="00B54257"/>
    <w:rsid w:val="00B54860"/>
    <w:rsid w:val="00B55AD7"/>
    <w:rsid w:val="00B56A84"/>
    <w:rsid w:val="00B57BFC"/>
    <w:rsid w:val="00B6001C"/>
    <w:rsid w:val="00B607BA"/>
    <w:rsid w:val="00B60958"/>
    <w:rsid w:val="00B612C5"/>
    <w:rsid w:val="00B63AD5"/>
    <w:rsid w:val="00B644C1"/>
    <w:rsid w:val="00B6550E"/>
    <w:rsid w:val="00B7055E"/>
    <w:rsid w:val="00B71718"/>
    <w:rsid w:val="00B72719"/>
    <w:rsid w:val="00B7434F"/>
    <w:rsid w:val="00B7482C"/>
    <w:rsid w:val="00B74A5D"/>
    <w:rsid w:val="00B80701"/>
    <w:rsid w:val="00B80EB9"/>
    <w:rsid w:val="00B81289"/>
    <w:rsid w:val="00B81BF2"/>
    <w:rsid w:val="00B81FA2"/>
    <w:rsid w:val="00B8326F"/>
    <w:rsid w:val="00B83971"/>
    <w:rsid w:val="00B856CE"/>
    <w:rsid w:val="00B85F6B"/>
    <w:rsid w:val="00B86B04"/>
    <w:rsid w:val="00B86BE5"/>
    <w:rsid w:val="00B875D5"/>
    <w:rsid w:val="00B9040F"/>
    <w:rsid w:val="00B946F1"/>
    <w:rsid w:val="00B94C9F"/>
    <w:rsid w:val="00B94CD1"/>
    <w:rsid w:val="00B94F8D"/>
    <w:rsid w:val="00B951CD"/>
    <w:rsid w:val="00B96178"/>
    <w:rsid w:val="00B97D89"/>
    <w:rsid w:val="00BA17CD"/>
    <w:rsid w:val="00BA19C3"/>
    <w:rsid w:val="00BA2B18"/>
    <w:rsid w:val="00BA44E2"/>
    <w:rsid w:val="00BA4A22"/>
    <w:rsid w:val="00BA4C94"/>
    <w:rsid w:val="00BA510A"/>
    <w:rsid w:val="00BA55A0"/>
    <w:rsid w:val="00BA6915"/>
    <w:rsid w:val="00BA6BCD"/>
    <w:rsid w:val="00BA6F8B"/>
    <w:rsid w:val="00BA7C40"/>
    <w:rsid w:val="00BB0774"/>
    <w:rsid w:val="00BB1129"/>
    <w:rsid w:val="00BB13C6"/>
    <w:rsid w:val="00BB18B7"/>
    <w:rsid w:val="00BB1CD1"/>
    <w:rsid w:val="00BB1E5F"/>
    <w:rsid w:val="00BB20F6"/>
    <w:rsid w:val="00BB2A29"/>
    <w:rsid w:val="00BB416F"/>
    <w:rsid w:val="00BB5FEE"/>
    <w:rsid w:val="00BB6398"/>
    <w:rsid w:val="00BB6BF6"/>
    <w:rsid w:val="00BB776A"/>
    <w:rsid w:val="00BC15A6"/>
    <w:rsid w:val="00BC190F"/>
    <w:rsid w:val="00BC286C"/>
    <w:rsid w:val="00BC2B36"/>
    <w:rsid w:val="00BC2D12"/>
    <w:rsid w:val="00BC3948"/>
    <w:rsid w:val="00BC4E67"/>
    <w:rsid w:val="00BC569F"/>
    <w:rsid w:val="00BC6683"/>
    <w:rsid w:val="00BC6C1F"/>
    <w:rsid w:val="00BC708F"/>
    <w:rsid w:val="00BD01BC"/>
    <w:rsid w:val="00BD023F"/>
    <w:rsid w:val="00BD0DAA"/>
    <w:rsid w:val="00BD111B"/>
    <w:rsid w:val="00BD1DFA"/>
    <w:rsid w:val="00BD311E"/>
    <w:rsid w:val="00BD34DC"/>
    <w:rsid w:val="00BD35DC"/>
    <w:rsid w:val="00BD473A"/>
    <w:rsid w:val="00BD4AD0"/>
    <w:rsid w:val="00BD6377"/>
    <w:rsid w:val="00BD70CA"/>
    <w:rsid w:val="00BD7F14"/>
    <w:rsid w:val="00BE002B"/>
    <w:rsid w:val="00BE1F4D"/>
    <w:rsid w:val="00BE3001"/>
    <w:rsid w:val="00BE361F"/>
    <w:rsid w:val="00BE3AAD"/>
    <w:rsid w:val="00BE497D"/>
    <w:rsid w:val="00BE52DE"/>
    <w:rsid w:val="00BE52F0"/>
    <w:rsid w:val="00BE5D2E"/>
    <w:rsid w:val="00BE647D"/>
    <w:rsid w:val="00BF11DD"/>
    <w:rsid w:val="00BF14EC"/>
    <w:rsid w:val="00BF29A9"/>
    <w:rsid w:val="00BF324F"/>
    <w:rsid w:val="00BF3C39"/>
    <w:rsid w:val="00BF4818"/>
    <w:rsid w:val="00BF5401"/>
    <w:rsid w:val="00BF5A8E"/>
    <w:rsid w:val="00BF704C"/>
    <w:rsid w:val="00BF7BED"/>
    <w:rsid w:val="00C00AD9"/>
    <w:rsid w:val="00C01563"/>
    <w:rsid w:val="00C01983"/>
    <w:rsid w:val="00C02E6C"/>
    <w:rsid w:val="00C04236"/>
    <w:rsid w:val="00C04293"/>
    <w:rsid w:val="00C073EF"/>
    <w:rsid w:val="00C0753F"/>
    <w:rsid w:val="00C11AC7"/>
    <w:rsid w:val="00C11AF7"/>
    <w:rsid w:val="00C133C1"/>
    <w:rsid w:val="00C13A9F"/>
    <w:rsid w:val="00C143CD"/>
    <w:rsid w:val="00C1567D"/>
    <w:rsid w:val="00C15F9D"/>
    <w:rsid w:val="00C16494"/>
    <w:rsid w:val="00C16DEC"/>
    <w:rsid w:val="00C17CCB"/>
    <w:rsid w:val="00C200B3"/>
    <w:rsid w:val="00C2085F"/>
    <w:rsid w:val="00C20CFB"/>
    <w:rsid w:val="00C22933"/>
    <w:rsid w:val="00C2636F"/>
    <w:rsid w:val="00C267E4"/>
    <w:rsid w:val="00C3063F"/>
    <w:rsid w:val="00C31E05"/>
    <w:rsid w:val="00C331F1"/>
    <w:rsid w:val="00C33D65"/>
    <w:rsid w:val="00C3466B"/>
    <w:rsid w:val="00C3484F"/>
    <w:rsid w:val="00C34A10"/>
    <w:rsid w:val="00C36B21"/>
    <w:rsid w:val="00C37349"/>
    <w:rsid w:val="00C37A4B"/>
    <w:rsid w:val="00C4058A"/>
    <w:rsid w:val="00C40BFA"/>
    <w:rsid w:val="00C41366"/>
    <w:rsid w:val="00C42AD4"/>
    <w:rsid w:val="00C431B2"/>
    <w:rsid w:val="00C43D34"/>
    <w:rsid w:val="00C441E7"/>
    <w:rsid w:val="00C44E27"/>
    <w:rsid w:val="00C45759"/>
    <w:rsid w:val="00C45A7D"/>
    <w:rsid w:val="00C46766"/>
    <w:rsid w:val="00C46E7D"/>
    <w:rsid w:val="00C473B0"/>
    <w:rsid w:val="00C47823"/>
    <w:rsid w:val="00C50009"/>
    <w:rsid w:val="00C500E7"/>
    <w:rsid w:val="00C51FEC"/>
    <w:rsid w:val="00C52543"/>
    <w:rsid w:val="00C52F0E"/>
    <w:rsid w:val="00C539CE"/>
    <w:rsid w:val="00C543DB"/>
    <w:rsid w:val="00C55383"/>
    <w:rsid w:val="00C55EF4"/>
    <w:rsid w:val="00C566A0"/>
    <w:rsid w:val="00C56A72"/>
    <w:rsid w:val="00C56EF5"/>
    <w:rsid w:val="00C6032E"/>
    <w:rsid w:val="00C60829"/>
    <w:rsid w:val="00C61C3A"/>
    <w:rsid w:val="00C62593"/>
    <w:rsid w:val="00C634EA"/>
    <w:rsid w:val="00C64562"/>
    <w:rsid w:val="00C645DB"/>
    <w:rsid w:val="00C66408"/>
    <w:rsid w:val="00C667BA"/>
    <w:rsid w:val="00C66B2E"/>
    <w:rsid w:val="00C701E1"/>
    <w:rsid w:val="00C710F9"/>
    <w:rsid w:val="00C71886"/>
    <w:rsid w:val="00C71CDE"/>
    <w:rsid w:val="00C71D26"/>
    <w:rsid w:val="00C71F3B"/>
    <w:rsid w:val="00C7230C"/>
    <w:rsid w:val="00C725FB"/>
    <w:rsid w:val="00C72AA7"/>
    <w:rsid w:val="00C73517"/>
    <w:rsid w:val="00C741E9"/>
    <w:rsid w:val="00C76446"/>
    <w:rsid w:val="00C76DFA"/>
    <w:rsid w:val="00C80C77"/>
    <w:rsid w:val="00C80F19"/>
    <w:rsid w:val="00C81165"/>
    <w:rsid w:val="00C8203C"/>
    <w:rsid w:val="00C82B20"/>
    <w:rsid w:val="00C8335F"/>
    <w:rsid w:val="00C837BA"/>
    <w:rsid w:val="00C844C4"/>
    <w:rsid w:val="00C85128"/>
    <w:rsid w:val="00C855D9"/>
    <w:rsid w:val="00C85875"/>
    <w:rsid w:val="00C86A96"/>
    <w:rsid w:val="00C86B85"/>
    <w:rsid w:val="00C86DCF"/>
    <w:rsid w:val="00C86FC4"/>
    <w:rsid w:val="00C87076"/>
    <w:rsid w:val="00C87D14"/>
    <w:rsid w:val="00C91D7C"/>
    <w:rsid w:val="00C91F0E"/>
    <w:rsid w:val="00C925FD"/>
    <w:rsid w:val="00C92F26"/>
    <w:rsid w:val="00C9315D"/>
    <w:rsid w:val="00C9401D"/>
    <w:rsid w:val="00C94099"/>
    <w:rsid w:val="00C942AE"/>
    <w:rsid w:val="00C944B9"/>
    <w:rsid w:val="00C9505E"/>
    <w:rsid w:val="00C951C9"/>
    <w:rsid w:val="00C9662F"/>
    <w:rsid w:val="00C97118"/>
    <w:rsid w:val="00C97230"/>
    <w:rsid w:val="00C97481"/>
    <w:rsid w:val="00CA097F"/>
    <w:rsid w:val="00CA2180"/>
    <w:rsid w:val="00CA297A"/>
    <w:rsid w:val="00CA316C"/>
    <w:rsid w:val="00CA3664"/>
    <w:rsid w:val="00CA4226"/>
    <w:rsid w:val="00CA4EB6"/>
    <w:rsid w:val="00CA4FD0"/>
    <w:rsid w:val="00CA562C"/>
    <w:rsid w:val="00CA62F9"/>
    <w:rsid w:val="00CB021A"/>
    <w:rsid w:val="00CB0744"/>
    <w:rsid w:val="00CB27CB"/>
    <w:rsid w:val="00CB2CE1"/>
    <w:rsid w:val="00CB5281"/>
    <w:rsid w:val="00CB5BD1"/>
    <w:rsid w:val="00CB6FAB"/>
    <w:rsid w:val="00CB756D"/>
    <w:rsid w:val="00CC0B55"/>
    <w:rsid w:val="00CC131B"/>
    <w:rsid w:val="00CC3B3F"/>
    <w:rsid w:val="00CC5795"/>
    <w:rsid w:val="00CC60C5"/>
    <w:rsid w:val="00CC64A3"/>
    <w:rsid w:val="00CC7501"/>
    <w:rsid w:val="00CD2C54"/>
    <w:rsid w:val="00CD3975"/>
    <w:rsid w:val="00CD44BF"/>
    <w:rsid w:val="00CD4C30"/>
    <w:rsid w:val="00CD4F79"/>
    <w:rsid w:val="00CD4FD6"/>
    <w:rsid w:val="00CD506E"/>
    <w:rsid w:val="00CD6657"/>
    <w:rsid w:val="00CD6B16"/>
    <w:rsid w:val="00CD7B18"/>
    <w:rsid w:val="00CE0101"/>
    <w:rsid w:val="00CE0182"/>
    <w:rsid w:val="00CE0649"/>
    <w:rsid w:val="00CE0CF7"/>
    <w:rsid w:val="00CE1449"/>
    <w:rsid w:val="00CE14C3"/>
    <w:rsid w:val="00CE27BB"/>
    <w:rsid w:val="00CE3030"/>
    <w:rsid w:val="00CE32A1"/>
    <w:rsid w:val="00CE3C41"/>
    <w:rsid w:val="00CE436A"/>
    <w:rsid w:val="00CF1F8A"/>
    <w:rsid w:val="00CF21FF"/>
    <w:rsid w:val="00CF27E4"/>
    <w:rsid w:val="00CF2C13"/>
    <w:rsid w:val="00CF32F1"/>
    <w:rsid w:val="00CF3561"/>
    <w:rsid w:val="00CF52BE"/>
    <w:rsid w:val="00CF5539"/>
    <w:rsid w:val="00CF57C7"/>
    <w:rsid w:val="00CF58E8"/>
    <w:rsid w:val="00CF6480"/>
    <w:rsid w:val="00CF73E4"/>
    <w:rsid w:val="00D014F3"/>
    <w:rsid w:val="00D01EF1"/>
    <w:rsid w:val="00D028ED"/>
    <w:rsid w:val="00D02DBF"/>
    <w:rsid w:val="00D033CA"/>
    <w:rsid w:val="00D03967"/>
    <w:rsid w:val="00D03BC4"/>
    <w:rsid w:val="00D04476"/>
    <w:rsid w:val="00D05082"/>
    <w:rsid w:val="00D05C7D"/>
    <w:rsid w:val="00D05D54"/>
    <w:rsid w:val="00D06760"/>
    <w:rsid w:val="00D06784"/>
    <w:rsid w:val="00D10351"/>
    <w:rsid w:val="00D110CB"/>
    <w:rsid w:val="00D11604"/>
    <w:rsid w:val="00D1237E"/>
    <w:rsid w:val="00D12393"/>
    <w:rsid w:val="00D13A50"/>
    <w:rsid w:val="00D15594"/>
    <w:rsid w:val="00D16960"/>
    <w:rsid w:val="00D16B85"/>
    <w:rsid w:val="00D16C52"/>
    <w:rsid w:val="00D16DA0"/>
    <w:rsid w:val="00D16EAA"/>
    <w:rsid w:val="00D17466"/>
    <w:rsid w:val="00D179DA"/>
    <w:rsid w:val="00D17D1E"/>
    <w:rsid w:val="00D2099C"/>
    <w:rsid w:val="00D20D5D"/>
    <w:rsid w:val="00D233AC"/>
    <w:rsid w:val="00D24D8E"/>
    <w:rsid w:val="00D266D0"/>
    <w:rsid w:val="00D26BDA"/>
    <w:rsid w:val="00D26D2B"/>
    <w:rsid w:val="00D27FD2"/>
    <w:rsid w:val="00D30ADE"/>
    <w:rsid w:val="00D310A1"/>
    <w:rsid w:val="00D312F3"/>
    <w:rsid w:val="00D316DF"/>
    <w:rsid w:val="00D31D4B"/>
    <w:rsid w:val="00D32717"/>
    <w:rsid w:val="00D32BF7"/>
    <w:rsid w:val="00D3426C"/>
    <w:rsid w:val="00D34773"/>
    <w:rsid w:val="00D35BC5"/>
    <w:rsid w:val="00D35FF5"/>
    <w:rsid w:val="00D363F0"/>
    <w:rsid w:val="00D36D63"/>
    <w:rsid w:val="00D378E2"/>
    <w:rsid w:val="00D401B9"/>
    <w:rsid w:val="00D40616"/>
    <w:rsid w:val="00D40863"/>
    <w:rsid w:val="00D40F07"/>
    <w:rsid w:val="00D438AE"/>
    <w:rsid w:val="00D43B52"/>
    <w:rsid w:val="00D44D56"/>
    <w:rsid w:val="00D44F25"/>
    <w:rsid w:val="00D45203"/>
    <w:rsid w:val="00D45ACD"/>
    <w:rsid w:val="00D4653E"/>
    <w:rsid w:val="00D4679A"/>
    <w:rsid w:val="00D46C40"/>
    <w:rsid w:val="00D46ED3"/>
    <w:rsid w:val="00D47091"/>
    <w:rsid w:val="00D477DA"/>
    <w:rsid w:val="00D47CB0"/>
    <w:rsid w:val="00D47F84"/>
    <w:rsid w:val="00D500CD"/>
    <w:rsid w:val="00D50DA3"/>
    <w:rsid w:val="00D51819"/>
    <w:rsid w:val="00D51A26"/>
    <w:rsid w:val="00D52FC0"/>
    <w:rsid w:val="00D53A3D"/>
    <w:rsid w:val="00D53AD8"/>
    <w:rsid w:val="00D54467"/>
    <w:rsid w:val="00D54483"/>
    <w:rsid w:val="00D54827"/>
    <w:rsid w:val="00D54D56"/>
    <w:rsid w:val="00D54F92"/>
    <w:rsid w:val="00D55B5A"/>
    <w:rsid w:val="00D57250"/>
    <w:rsid w:val="00D578DE"/>
    <w:rsid w:val="00D61BB5"/>
    <w:rsid w:val="00D61EB4"/>
    <w:rsid w:val="00D629D3"/>
    <w:rsid w:val="00D631A0"/>
    <w:rsid w:val="00D652BB"/>
    <w:rsid w:val="00D654BE"/>
    <w:rsid w:val="00D66822"/>
    <w:rsid w:val="00D66B4D"/>
    <w:rsid w:val="00D70509"/>
    <w:rsid w:val="00D72F20"/>
    <w:rsid w:val="00D73EB7"/>
    <w:rsid w:val="00D746C7"/>
    <w:rsid w:val="00D747AC"/>
    <w:rsid w:val="00D75F5B"/>
    <w:rsid w:val="00D7646F"/>
    <w:rsid w:val="00D764F1"/>
    <w:rsid w:val="00D7683C"/>
    <w:rsid w:val="00D76A90"/>
    <w:rsid w:val="00D772B0"/>
    <w:rsid w:val="00D77952"/>
    <w:rsid w:val="00D8049E"/>
    <w:rsid w:val="00D814C7"/>
    <w:rsid w:val="00D83606"/>
    <w:rsid w:val="00D846D6"/>
    <w:rsid w:val="00D84779"/>
    <w:rsid w:val="00D8496E"/>
    <w:rsid w:val="00D849FE"/>
    <w:rsid w:val="00D84EB0"/>
    <w:rsid w:val="00D860F1"/>
    <w:rsid w:val="00D879FB"/>
    <w:rsid w:val="00D902A8"/>
    <w:rsid w:val="00D9038C"/>
    <w:rsid w:val="00D90E78"/>
    <w:rsid w:val="00D91613"/>
    <w:rsid w:val="00D93055"/>
    <w:rsid w:val="00D93E1A"/>
    <w:rsid w:val="00D948A2"/>
    <w:rsid w:val="00D952EE"/>
    <w:rsid w:val="00D95864"/>
    <w:rsid w:val="00D95B35"/>
    <w:rsid w:val="00D96177"/>
    <w:rsid w:val="00D96226"/>
    <w:rsid w:val="00D96730"/>
    <w:rsid w:val="00D97436"/>
    <w:rsid w:val="00D97CDA"/>
    <w:rsid w:val="00DA0782"/>
    <w:rsid w:val="00DA08DE"/>
    <w:rsid w:val="00DA0933"/>
    <w:rsid w:val="00DA0CD9"/>
    <w:rsid w:val="00DA2079"/>
    <w:rsid w:val="00DA20C5"/>
    <w:rsid w:val="00DA3076"/>
    <w:rsid w:val="00DA362A"/>
    <w:rsid w:val="00DA5A59"/>
    <w:rsid w:val="00DA65BF"/>
    <w:rsid w:val="00DA6B84"/>
    <w:rsid w:val="00DA6DC4"/>
    <w:rsid w:val="00DA75DB"/>
    <w:rsid w:val="00DB0444"/>
    <w:rsid w:val="00DB0809"/>
    <w:rsid w:val="00DB1739"/>
    <w:rsid w:val="00DB2146"/>
    <w:rsid w:val="00DB2289"/>
    <w:rsid w:val="00DB230E"/>
    <w:rsid w:val="00DB2B6A"/>
    <w:rsid w:val="00DB3241"/>
    <w:rsid w:val="00DB38B3"/>
    <w:rsid w:val="00DB5FDF"/>
    <w:rsid w:val="00DB6089"/>
    <w:rsid w:val="00DB7D27"/>
    <w:rsid w:val="00DC0AD1"/>
    <w:rsid w:val="00DC1CA4"/>
    <w:rsid w:val="00DC2256"/>
    <w:rsid w:val="00DC2EAC"/>
    <w:rsid w:val="00DC3219"/>
    <w:rsid w:val="00DC3250"/>
    <w:rsid w:val="00DC4313"/>
    <w:rsid w:val="00DC4688"/>
    <w:rsid w:val="00DC4E8A"/>
    <w:rsid w:val="00DC4F1F"/>
    <w:rsid w:val="00DC5853"/>
    <w:rsid w:val="00DC5AE8"/>
    <w:rsid w:val="00DC5EE2"/>
    <w:rsid w:val="00DC6336"/>
    <w:rsid w:val="00DC726F"/>
    <w:rsid w:val="00DC7C6A"/>
    <w:rsid w:val="00DD0DCA"/>
    <w:rsid w:val="00DD15EB"/>
    <w:rsid w:val="00DD1BA4"/>
    <w:rsid w:val="00DD1C90"/>
    <w:rsid w:val="00DD1FCA"/>
    <w:rsid w:val="00DD2B4F"/>
    <w:rsid w:val="00DD2F7D"/>
    <w:rsid w:val="00DD398F"/>
    <w:rsid w:val="00DD3CE3"/>
    <w:rsid w:val="00DD3FFC"/>
    <w:rsid w:val="00DD4229"/>
    <w:rsid w:val="00DD4776"/>
    <w:rsid w:val="00DD6B25"/>
    <w:rsid w:val="00DD7022"/>
    <w:rsid w:val="00DD7040"/>
    <w:rsid w:val="00DD7C7F"/>
    <w:rsid w:val="00DE074E"/>
    <w:rsid w:val="00DE0757"/>
    <w:rsid w:val="00DE18F2"/>
    <w:rsid w:val="00DE3ADD"/>
    <w:rsid w:val="00DE3DCA"/>
    <w:rsid w:val="00DE43FD"/>
    <w:rsid w:val="00DE4CA0"/>
    <w:rsid w:val="00DE58B3"/>
    <w:rsid w:val="00DE640B"/>
    <w:rsid w:val="00DE654A"/>
    <w:rsid w:val="00DE676A"/>
    <w:rsid w:val="00DF0161"/>
    <w:rsid w:val="00DF0DD7"/>
    <w:rsid w:val="00DF24D6"/>
    <w:rsid w:val="00DF2D1B"/>
    <w:rsid w:val="00DF458F"/>
    <w:rsid w:val="00DF4CC7"/>
    <w:rsid w:val="00DF5112"/>
    <w:rsid w:val="00DF5203"/>
    <w:rsid w:val="00DF53C9"/>
    <w:rsid w:val="00DF5723"/>
    <w:rsid w:val="00DF5A25"/>
    <w:rsid w:val="00DF6D40"/>
    <w:rsid w:val="00DF7889"/>
    <w:rsid w:val="00E00026"/>
    <w:rsid w:val="00E0083C"/>
    <w:rsid w:val="00E017F3"/>
    <w:rsid w:val="00E01F34"/>
    <w:rsid w:val="00E0227E"/>
    <w:rsid w:val="00E03195"/>
    <w:rsid w:val="00E03519"/>
    <w:rsid w:val="00E043D7"/>
    <w:rsid w:val="00E04667"/>
    <w:rsid w:val="00E0494E"/>
    <w:rsid w:val="00E04B59"/>
    <w:rsid w:val="00E05524"/>
    <w:rsid w:val="00E06826"/>
    <w:rsid w:val="00E07030"/>
    <w:rsid w:val="00E07085"/>
    <w:rsid w:val="00E0756C"/>
    <w:rsid w:val="00E07630"/>
    <w:rsid w:val="00E1181E"/>
    <w:rsid w:val="00E11EA5"/>
    <w:rsid w:val="00E14571"/>
    <w:rsid w:val="00E149D1"/>
    <w:rsid w:val="00E14D08"/>
    <w:rsid w:val="00E158E7"/>
    <w:rsid w:val="00E163B2"/>
    <w:rsid w:val="00E17437"/>
    <w:rsid w:val="00E17A0F"/>
    <w:rsid w:val="00E20461"/>
    <w:rsid w:val="00E20B98"/>
    <w:rsid w:val="00E20F1F"/>
    <w:rsid w:val="00E21CAE"/>
    <w:rsid w:val="00E22934"/>
    <w:rsid w:val="00E22EC5"/>
    <w:rsid w:val="00E2328E"/>
    <w:rsid w:val="00E23C3F"/>
    <w:rsid w:val="00E23F7A"/>
    <w:rsid w:val="00E24282"/>
    <w:rsid w:val="00E24BDB"/>
    <w:rsid w:val="00E26B54"/>
    <w:rsid w:val="00E26F9F"/>
    <w:rsid w:val="00E276EA"/>
    <w:rsid w:val="00E3046E"/>
    <w:rsid w:val="00E30721"/>
    <w:rsid w:val="00E30C04"/>
    <w:rsid w:val="00E30E80"/>
    <w:rsid w:val="00E31883"/>
    <w:rsid w:val="00E329B1"/>
    <w:rsid w:val="00E33424"/>
    <w:rsid w:val="00E33BB2"/>
    <w:rsid w:val="00E33CAD"/>
    <w:rsid w:val="00E349B0"/>
    <w:rsid w:val="00E34EF9"/>
    <w:rsid w:val="00E35770"/>
    <w:rsid w:val="00E36159"/>
    <w:rsid w:val="00E37FD0"/>
    <w:rsid w:val="00E40387"/>
    <w:rsid w:val="00E4073E"/>
    <w:rsid w:val="00E41CEB"/>
    <w:rsid w:val="00E41D12"/>
    <w:rsid w:val="00E424CA"/>
    <w:rsid w:val="00E42517"/>
    <w:rsid w:val="00E425D2"/>
    <w:rsid w:val="00E42863"/>
    <w:rsid w:val="00E435C3"/>
    <w:rsid w:val="00E43BC0"/>
    <w:rsid w:val="00E43C22"/>
    <w:rsid w:val="00E443EF"/>
    <w:rsid w:val="00E45022"/>
    <w:rsid w:val="00E45313"/>
    <w:rsid w:val="00E45895"/>
    <w:rsid w:val="00E45B2D"/>
    <w:rsid w:val="00E45BFD"/>
    <w:rsid w:val="00E46523"/>
    <w:rsid w:val="00E47ADA"/>
    <w:rsid w:val="00E50E7C"/>
    <w:rsid w:val="00E50F14"/>
    <w:rsid w:val="00E51843"/>
    <w:rsid w:val="00E5751D"/>
    <w:rsid w:val="00E578EF"/>
    <w:rsid w:val="00E60223"/>
    <w:rsid w:val="00E61222"/>
    <w:rsid w:val="00E612B2"/>
    <w:rsid w:val="00E61906"/>
    <w:rsid w:val="00E61D89"/>
    <w:rsid w:val="00E61E16"/>
    <w:rsid w:val="00E62DE3"/>
    <w:rsid w:val="00E6367B"/>
    <w:rsid w:val="00E6387A"/>
    <w:rsid w:val="00E63BDA"/>
    <w:rsid w:val="00E64261"/>
    <w:rsid w:val="00E654EE"/>
    <w:rsid w:val="00E6587A"/>
    <w:rsid w:val="00E66C9F"/>
    <w:rsid w:val="00E67839"/>
    <w:rsid w:val="00E67A8B"/>
    <w:rsid w:val="00E708AE"/>
    <w:rsid w:val="00E70AE3"/>
    <w:rsid w:val="00E72329"/>
    <w:rsid w:val="00E724B2"/>
    <w:rsid w:val="00E72CFB"/>
    <w:rsid w:val="00E739F8"/>
    <w:rsid w:val="00E73CC4"/>
    <w:rsid w:val="00E7453A"/>
    <w:rsid w:val="00E753EB"/>
    <w:rsid w:val="00E75CB1"/>
    <w:rsid w:val="00E77764"/>
    <w:rsid w:val="00E77FFE"/>
    <w:rsid w:val="00E8032C"/>
    <w:rsid w:val="00E80857"/>
    <w:rsid w:val="00E81647"/>
    <w:rsid w:val="00E81EE4"/>
    <w:rsid w:val="00E825E7"/>
    <w:rsid w:val="00E82D4F"/>
    <w:rsid w:val="00E83867"/>
    <w:rsid w:val="00E83A12"/>
    <w:rsid w:val="00E841FC"/>
    <w:rsid w:val="00E84912"/>
    <w:rsid w:val="00E849C9"/>
    <w:rsid w:val="00E872B6"/>
    <w:rsid w:val="00E9016C"/>
    <w:rsid w:val="00E90379"/>
    <w:rsid w:val="00E912F8"/>
    <w:rsid w:val="00E914BB"/>
    <w:rsid w:val="00E93700"/>
    <w:rsid w:val="00E93A7B"/>
    <w:rsid w:val="00E94B0A"/>
    <w:rsid w:val="00E957FB"/>
    <w:rsid w:val="00E95BAE"/>
    <w:rsid w:val="00E9621D"/>
    <w:rsid w:val="00E96D5D"/>
    <w:rsid w:val="00E97250"/>
    <w:rsid w:val="00EA09C0"/>
    <w:rsid w:val="00EA187E"/>
    <w:rsid w:val="00EA1973"/>
    <w:rsid w:val="00EA3824"/>
    <w:rsid w:val="00EA4466"/>
    <w:rsid w:val="00EA7939"/>
    <w:rsid w:val="00EB0468"/>
    <w:rsid w:val="00EB0973"/>
    <w:rsid w:val="00EB1699"/>
    <w:rsid w:val="00EB196C"/>
    <w:rsid w:val="00EB1D88"/>
    <w:rsid w:val="00EB2547"/>
    <w:rsid w:val="00EB263F"/>
    <w:rsid w:val="00EB2D13"/>
    <w:rsid w:val="00EB30DA"/>
    <w:rsid w:val="00EB3B4E"/>
    <w:rsid w:val="00EB42EF"/>
    <w:rsid w:val="00EB5326"/>
    <w:rsid w:val="00EB5B32"/>
    <w:rsid w:val="00EC09C7"/>
    <w:rsid w:val="00EC1442"/>
    <w:rsid w:val="00EC1990"/>
    <w:rsid w:val="00EC248B"/>
    <w:rsid w:val="00EC37DF"/>
    <w:rsid w:val="00EC4C4D"/>
    <w:rsid w:val="00EC4C81"/>
    <w:rsid w:val="00ED0BB1"/>
    <w:rsid w:val="00ED0EFD"/>
    <w:rsid w:val="00ED128B"/>
    <w:rsid w:val="00ED151D"/>
    <w:rsid w:val="00ED26C6"/>
    <w:rsid w:val="00ED2A92"/>
    <w:rsid w:val="00ED3984"/>
    <w:rsid w:val="00ED4117"/>
    <w:rsid w:val="00ED438B"/>
    <w:rsid w:val="00ED5142"/>
    <w:rsid w:val="00ED5287"/>
    <w:rsid w:val="00ED5D29"/>
    <w:rsid w:val="00ED5DCB"/>
    <w:rsid w:val="00ED68E2"/>
    <w:rsid w:val="00ED6E18"/>
    <w:rsid w:val="00ED725C"/>
    <w:rsid w:val="00EE05C1"/>
    <w:rsid w:val="00EE0F9A"/>
    <w:rsid w:val="00EE2786"/>
    <w:rsid w:val="00EE3137"/>
    <w:rsid w:val="00EE4694"/>
    <w:rsid w:val="00EE4BCF"/>
    <w:rsid w:val="00EE500F"/>
    <w:rsid w:val="00EE5142"/>
    <w:rsid w:val="00EE6D8F"/>
    <w:rsid w:val="00EE7C59"/>
    <w:rsid w:val="00EF11C5"/>
    <w:rsid w:val="00EF4723"/>
    <w:rsid w:val="00EF5760"/>
    <w:rsid w:val="00EF5FB5"/>
    <w:rsid w:val="00EF6A44"/>
    <w:rsid w:val="00EF7836"/>
    <w:rsid w:val="00F00AB9"/>
    <w:rsid w:val="00F00C92"/>
    <w:rsid w:val="00F012B3"/>
    <w:rsid w:val="00F02A6D"/>
    <w:rsid w:val="00F036AF"/>
    <w:rsid w:val="00F03D76"/>
    <w:rsid w:val="00F04810"/>
    <w:rsid w:val="00F05643"/>
    <w:rsid w:val="00F056DD"/>
    <w:rsid w:val="00F0628B"/>
    <w:rsid w:val="00F06A24"/>
    <w:rsid w:val="00F07657"/>
    <w:rsid w:val="00F12805"/>
    <w:rsid w:val="00F13386"/>
    <w:rsid w:val="00F1404F"/>
    <w:rsid w:val="00F158DB"/>
    <w:rsid w:val="00F15948"/>
    <w:rsid w:val="00F15E92"/>
    <w:rsid w:val="00F1626E"/>
    <w:rsid w:val="00F163EC"/>
    <w:rsid w:val="00F16CEA"/>
    <w:rsid w:val="00F16DC5"/>
    <w:rsid w:val="00F212BB"/>
    <w:rsid w:val="00F212FC"/>
    <w:rsid w:val="00F22881"/>
    <w:rsid w:val="00F249C1"/>
    <w:rsid w:val="00F24B26"/>
    <w:rsid w:val="00F24B2D"/>
    <w:rsid w:val="00F255A3"/>
    <w:rsid w:val="00F26C14"/>
    <w:rsid w:val="00F26F6C"/>
    <w:rsid w:val="00F30BF7"/>
    <w:rsid w:val="00F30EED"/>
    <w:rsid w:val="00F31883"/>
    <w:rsid w:val="00F32410"/>
    <w:rsid w:val="00F32DFC"/>
    <w:rsid w:val="00F33AD8"/>
    <w:rsid w:val="00F34A57"/>
    <w:rsid w:val="00F35EB9"/>
    <w:rsid w:val="00F37B52"/>
    <w:rsid w:val="00F37CAF"/>
    <w:rsid w:val="00F37F88"/>
    <w:rsid w:val="00F41316"/>
    <w:rsid w:val="00F41668"/>
    <w:rsid w:val="00F42B2D"/>
    <w:rsid w:val="00F42F72"/>
    <w:rsid w:val="00F43DD4"/>
    <w:rsid w:val="00F44150"/>
    <w:rsid w:val="00F44B61"/>
    <w:rsid w:val="00F4553C"/>
    <w:rsid w:val="00F45A4F"/>
    <w:rsid w:val="00F45F6E"/>
    <w:rsid w:val="00F47867"/>
    <w:rsid w:val="00F47978"/>
    <w:rsid w:val="00F50473"/>
    <w:rsid w:val="00F50555"/>
    <w:rsid w:val="00F5082E"/>
    <w:rsid w:val="00F50853"/>
    <w:rsid w:val="00F50937"/>
    <w:rsid w:val="00F517C0"/>
    <w:rsid w:val="00F527A4"/>
    <w:rsid w:val="00F53CCE"/>
    <w:rsid w:val="00F5526A"/>
    <w:rsid w:val="00F55892"/>
    <w:rsid w:val="00F572C2"/>
    <w:rsid w:val="00F573A9"/>
    <w:rsid w:val="00F614AB"/>
    <w:rsid w:val="00F62098"/>
    <w:rsid w:val="00F62D38"/>
    <w:rsid w:val="00F63360"/>
    <w:rsid w:val="00F64AD0"/>
    <w:rsid w:val="00F6506F"/>
    <w:rsid w:val="00F657D4"/>
    <w:rsid w:val="00F67761"/>
    <w:rsid w:val="00F70222"/>
    <w:rsid w:val="00F703DD"/>
    <w:rsid w:val="00F707C5"/>
    <w:rsid w:val="00F70F92"/>
    <w:rsid w:val="00F70F94"/>
    <w:rsid w:val="00F714CB"/>
    <w:rsid w:val="00F74233"/>
    <w:rsid w:val="00F763E6"/>
    <w:rsid w:val="00F764D7"/>
    <w:rsid w:val="00F7683A"/>
    <w:rsid w:val="00F77582"/>
    <w:rsid w:val="00F77700"/>
    <w:rsid w:val="00F8061F"/>
    <w:rsid w:val="00F806A2"/>
    <w:rsid w:val="00F809AC"/>
    <w:rsid w:val="00F80FDB"/>
    <w:rsid w:val="00F819E5"/>
    <w:rsid w:val="00F838B2"/>
    <w:rsid w:val="00F84DA3"/>
    <w:rsid w:val="00F85716"/>
    <w:rsid w:val="00F85FA8"/>
    <w:rsid w:val="00F8715A"/>
    <w:rsid w:val="00F91C52"/>
    <w:rsid w:val="00F92C32"/>
    <w:rsid w:val="00F936EC"/>
    <w:rsid w:val="00F94880"/>
    <w:rsid w:val="00F94912"/>
    <w:rsid w:val="00F94A40"/>
    <w:rsid w:val="00F97553"/>
    <w:rsid w:val="00FA150F"/>
    <w:rsid w:val="00FA1BC6"/>
    <w:rsid w:val="00FA3F17"/>
    <w:rsid w:val="00FA432C"/>
    <w:rsid w:val="00FA7DF6"/>
    <w:rsid w:val="00FB0A6D"/>
    <w:rsid w:val="00FB0F4F"/>
    <w:rsid w:val="00FB1957"/>
    <w:rsid w:val="00FB2628"/>
    <w:rsid w:val="00FB3392"/>
    <w:rsid w:val="00FB3930"/>
    <w:rsid w:val="00FB3F7D"/>
    <w:rsid w:val="00FB56F1"/>
    <w:rsid w:val="00FB59D4"/>
    <w:rsid w:val="00FB6EAC"/>
    <w:rsid w:val="00FC09D7"/>
    <w:rsid w:val="00FC1349"/>
    <w:rsid w:val="00FC158D"/>
    <w:rsid w:val="00FC202B"/>
    <w:rsid w:val="00FC2099"/>
    <w:rsid w:val="00FC2B62"/>
    <w:rsid w:val="00FC3574"/>
    <w:rsid w:val="00FC559F"/>
    <w:rsid w:val="00FC62BA"/>
    <w:rsid w:val="00FC7D62"/>
    <w:rsid w:val="00FD0A53"/>
    <w:rsid w:val="00FD19D7"/>
    <w:rsid w:val="00FD3EB6"/>
    <w:rsid w:val="00FD6134"/>
    <w:rsid w:val="00FE02EE"/>
    <w:rsid w:val="00FE039B"/>
    <w:rsid w:val="00FE0C21"/>
    <w:rsid w:val="00FE136F"/>
    <w:rsid w:val="00FE1D34"/>
    <w:rsid w:val="00FE223B"/>
    <w:rsid w:val="00FE3912"/>
    <w:rsid w:val="00FE4AE8"/>
    <w:rsid w:val="00FE5A2F"/>
    <w:rsid w:val="00FE5AB7"/>
    <w:rsid w:val="00FE66ED"/>
    <w:rsid w:val="00FE68A8"/>
    <w:rsid w:val="00FE6CD0"/>
    <w:rsid w:val="00FE719A"/>
    <w:rsid w:val="00FE7611"/>
    <w:rsid w:val="00FF20F9"/>
    <w:rsid w:val="00FF3764"/>
    <w:rsid w:val="00FF37C3"/>
    <w:rsid w:val="00FF3D48"/>
    <w:rsid w:val="00FF49E6"/>
    <w:rsid w:val="00FF57F4"/>
    <w:rsid w:val="00FF6109"/>
    <w:rsid w:val="00FF7C12"/>
    <w:rsid w:val="00FF7D0B"/>
    <w:rsid w:val="00FF7E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C248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 w:type="character" w:styleId="CommentReference">
    <w:name w:val="annotation reference"/>
    <w:basedOn w:val="DefaultParagraphFont"/>
    <w:uiPriority w:val="99"/>
    <w:semiHidden/>
    <w:unhideWhenUsed/>
    <w:rsid w:val="00891BD0"/>
    <w:rPr>
      <w:sz w:val="18"/>
      <w:szCs w:val="18"/>
    </w:rPr>
  </w:style>
  <w:style w:type="paragraph" w:styleId="CommentText">
    <w:name w:val="annotation text"/>
    <w:basedOn w:val="Normal"/>
    <w:link w:val="CommentTextChar"/>
    <w:uiPriority w:val="99"/>
    <w:semiHidden/>
    <w:unhideWhenUsed/>
    <w:rsid w:val="00891BD0"/>
  </w:style>
  <w:style w:type="character" w:customStyle="1" w:styleId="CommentTextChar">
    <w:name w:val="Comment Text Char"/>
    <w:basedOn w:val="DefaultParagraphFont"/>
    <w:link w:val="CommentText"/>
    <w:uiPriority w:val="99"/>
    <w:semiHidden/>
    <w:rsid w:val="00891BD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891BD0"/>
    <w:rPr>
      <w:b/>
      <w:bCs/>
      <w:sz w:val="20"/>
      <w:szCs w:val="20"/>
    </w:rPr>
  </w:style>
  <w:style w:type="character" w:customStyle="1" w:styleId="CommentSubjectChar">
    <w:name w:val="Comment Subject Char"/>
    <w:basedOn w:val="CommentTextChar"/>
    <w:link w:val="CommentSubject"/>
    <w:uiPriority w:val="99"/>
    <w:semiHidden/>
    <w:rsid w:val="00891BD0"/>
    <w:rPr>
      <w:rFonts w:ascii="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 w:type="character" w:styleId="CommentReference">
    <w:name w:val="annotation reference"/>
    <w:basedOn w:val="DefaultParagraphFont"/>
    <w:uiPriority w:val="99"/>
    <w:semiHidden/>
    <w:unhideWhenUsed/>
    <w:rsid w:val="00891BD0"/>
    <w:rPr>
      <w:sz w:val="18"/>
      <w:szCs w:val="18"/>
    </w:rPr>
  </w:style>
  <w:style w:type="paragraph" w:styleId="CommentText">
    <w:name w:val="annotation text"/>
    <w:basedOn w:val="Normal"/>
    <w:link w:val="CommentTextChar"/>
    <w:uiPriority w:val="99"/>
    <w:semiHidden/>
    <w:unhideWhenUsed/>
    <w:rsid w:val="00891BD0"/>
  </w:style>
  <w:style w:type="character" w:customStyle="1" w:styleId="CommentTextChar">
    <w:name w:val="Comment Text Char"/>
    <w:basedOn w:val="DefaultParagraphFont"/>
    <w:link w:val="CommentText"/>
    <w:uiPriority w:val="99"/>
    <w:semiHidden/>
    <w:rsid w:val="00891BD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891BD0"/>
    <w:rPr>
      <w:b/>
      <w:bCs/>
      <w:sz w:val="20"/>
      <w:szCs w:val="20"/>
    </w:rPr>
  </w:style>
  <w:style w:type="character" w:customStyle="1" w:styleId="CommentSubjectChar">
    <w:name w:val="Comment Subject Char"/>
    <w:basedOn w:val="CommentTextChar"/>
    <w:link w:val="CommentSubject"/>
    <w:uiPriority w:val="99"/>
    <w:semiHidden/>
    <w:rsid w:val="00891BD0"/>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990862">
      <w:bodyDiv w:val="1"/>
      <w:marLeft w:val="0"/>
      <w:marRight w:val="0"/>
      <w:marTop w:val="0"/>
      <w:marBottom w:val="0"/>
      <w:divBdr>
        <w:top w:val="none" w:sz="0" w:space="0" w:color="auto"/>
        <w:left w:val="none" w:sz="0" w:space="0" w:color="auto"/>
        <w:bottom w:val="none" w:sz="0" w:space="0" w:color="auto"/>
        <w:right w:val="none" w:sz="0" w:space="0" w:color="auto"/>
      </w:divBdr>
      <w:divsChild>
        <w:div w:id="1876771964">
          <w:marLeft w:val="0"/>
          <w:marRight w:val="0"/>
          <w:marTop w:val="0"/>
          <w:marBottom w:val="0"/>
          <w:divBdr>
            <w:top w:val="none" w:sz="0" w:space="0" w:color="auto"/>
            <w:left w:val="none" w:sz="0" w:space="0" w:color="auto"/>
            <w:bottom w:val="none" w:sz="0" w:space="0" w:color="auto"/>
            <w:right w:val="none" w:sz="0" w:space="0" w:color="auto"/>
          </w:divBdr>
        </w:div>
        <w:div w:id="1563835776">
          <w:marLeft w:val="0"/>
          <w:marRight w:val="0"/>
          <w:marTop w:val="0"/>
          <w:marBottom w:val="0"/>
          <w:divBdr>
            <w:top w:val="none" w:sz="0" w:space="0" w:color="auto"/>
            <w:left w:val="none" w:sz="0" w:space="0" w:color="auto"/>
            <w:bottom w:val="none" w:sz="0" w:space="0" w:color="auto"/>
            <w:right w:val="none" w:sz="0" w:space="0" w:color="auto"/>
          </w:divBdr>
        </w:div>
        <w:div w:id="2134665874">
          <w:marLeft w:val="0"/>
          <w:marRight w:val="0"/>
          <w:marTop w:val="0"/>
          <w:marBottom w:val="0"/>
          <w:divBdr>
            <w:top w:val="none" w:sz="0" w:space="0" w:color="auto"/>
            <w:left w:val="none" w:sz="0" w:space="0" w:color="auto"/>
            <w:bottom w:val="none" w:sz="0" w:space="0" w:color="auto"/>
            <w:right w:val="none" w:sz="0" w:space="0" w:color="auto"/>
          </w:divBdr>
        </w:div>
        <w:div w:id="420955312">
          <w:marLeft w:val="0"/>
          <w:marRight w:val="0"/>
          <w:marTop w:val="0"/>
          <w:marBottom w:val="0"/>
          <w:divBdr>
            <w:top w:val="none" w:sz="0" w:space="0" w:color="auto"/>
            <w:left w:val="none" w:sz="0" w:space="0" w:color="auto"/>
            <w:bottom w:val="none" w:sz="0" w:space="0" w:color="auto"/>
            <w:right w:val="none" w:sz="0" w:space="0" w:color="auto"/>
          </w:divBdr>
        </w:div>
        <w:div w:id="782459266">
          <w:marLeft w:val="0"/>
          <w:marRight w:val="0"/>
          <w:marTop w:val="0"/>
          <w:marBottom w:val="0"/>
          <w:divBdr>
            <w:top w:val="none" w:sz="0" w:space="0" w:color="auto"/>
            <w:left w:val="none" w:sz="0" w:space="0" w:color="auto"/>
            <w:bottom w:val="none" w:sz="0" w:space="0" w:color="auto"/>
            <w:right w:val="none" w:sz="0" w:space="0" w:color="auto"/>
          </w:divBdr>
        </w:div>
        <w:div w:id="1472358754">
          <w:marLeft w:val="0"/>
          <w:marRight w:val="0"/>
          <w:marTop w:val="0"/>
          <w:marBottom w:val="0"/>
          <w:divBdr>
            <w:top w:val="none" w:sz="0" w:space="0" w:color="auto"/>
            <w:left w:val="none" w:sz="0" w:space="0" w:color="auto"/>
            <w:bottom w:val="none" w:sz="0" w:space="0" w:color="auto"/>
            <w:right w:val="none" w:sz="0" w:space="0" w:color="auto"/>
          </w:divBdr>
        </w:div>
        <w:div w:id="1820419766">
          <w:marLeft w:val="0"/>
          <w:marRight w:val="0"/>
          <w:marTop w:val="0"/>
          <w:marBottom w:val="0"/>
          <w:divBdr>
            <w:top w:val="none" w:sz="0" w:space="0" w:color="auto"/>
            <w:left w:val="none" w:sz="0" w:space="0" w:color="auto"/>
            <w:bottom w:val="none" w:sz="0" w:space="0" w:color="auto"/>
            <w:right w:val="none" w:sz="0" w:space="0" w:color="auto"/>
          </w:divBdr>
        </w:div>
        <w:div w:id="2102986548">
          <w:marLeft w:val="0"/>
          <w:marRight w:val="0"/>
          <w:marTop w:val="0"/>
          <w:marBottom w:val="0"/>
          <w:divBdr>
            <w:top w:val="none" w:sz="0" w:space="0" w:color="auto"/>
            <w:left w:val="none" w:sz="0" w:space="0" w:color="auto"/>
            <w:bottom w:val="none" w:sz="0" w:space="0" w:color="auto"/>
            <w:right w:val="none" w:sz="0" w:space="0" w:color="auto"/>
          </w:divBdr>
        </w:div>
        <w:div w:id="893395971">
          <w:marLeft w:val="0"/>
          <w:marRight w:val="0"/>
          <w:marTop w:val="0"/>
          <w:marBottom w:val="0"/>
          <w:divBdr>
            <w:top w:val="none" w:sz="0" w:space="0" w:color="auto"/>
            <w:left w:val="none" w:sz="0" w:space="0" w:color="auto"/>
            <w:bottom w:val="none" w:sz="0" w:space="0" w:color="auto"/>
            <w:right w:val="none" w:sz="0" w:space="0" w:color="auto"/>
          </w:divBdr>
          <w:divsChild>
            <w:div w:id="1876459103">
              <w:marLeft w:val="0"/>
              <w:marRight w:val="0"/>
              <w:marTop w:val="0"/>
              <w:marBottom w:val="0"/>
              <w:divBdr>
                <w:top w:val="none" w:sz="0" w:space="0" w:color="auto"/>
                <w:left w:val="none" w:sz="0" w:space="0" w:color="auto"/>
                <w:bottom w:val="none" w:sz="0" w:space="0" w:color="auto"/>
                <w:right w:val="none" w:sz="0" w:space="0" w:color="auto"/>
              </w:divBdr>
              <w:divsChild>
                <w:div w:id="140144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761514">
          <w:marLeft w:val="0"/>
          <w:marRight w:val="0"/>
          <w:marTop w:val="0"/>
          <w:marBottom w:val="0"/>
          <w:divBdr>
            <w:top w:val="none" w:sz="0" w:space="0" w:color="auto"/>
            <w:left w:val="none" w:sz="0" w:space="0" w:color="auto"/>
            <w:bottom w:val="none" w:sz="0" w:space="0" w:color="auto"/>
            <w:right w:val="none" w:sz="0" w:space="0" w:color="auto"/>
          </w:divBdr>
        </w:div>
        <w:div w:id="1943294635">
          <w:marLeft w:val="0"/>
          <w:marRight w:val="0"/>
          <w:marTop w:val="0"/>
          <w:marBottom w:val="0"/>
          <w:divBdr>
            <w:top w:val="none" w:sz="0" w:space="0" w:color="auto"/>
            <w:left w:val="none" w:sz="0" w:space="0" w:color="auto"/>
            <w:bottom w:val="none" w:sz="0" w:space="0" w:color="auto"/>
            <w:right w:val="none" w:sz="0" w:space="0" w:color="auto"/>
          </w:divBdr>
        </w:div>
        <w:div w:id="2066445655">
          <w:marLeft w:val="0"/>
          <w:marRight w:val="0"/>
          <w:marTop w:val="0"/>
          <w:marBottom w:val="0"/>
          <w:divBdr>
            <w:top w:val="none" w:sz="0" w:space="0" w:color="auto"/>
            <w:left w:val="none" w:sz="0" w:space="0" w:color="auto"/>
            <w:bottom w:val="none" w:sz="0" w:space="0" w:color="auto"/>
            <w:right w:val="none" w:sz="0" w:space="0" w:color="auto"/>
          </w:divBdr>
        </w:div>
        <w:div w:id="1141583534">
          <w:marLeft w:val="0"/>
          <w:marRight w:val="0"/>
          <w:marTop w:val="0"/>
          <w:marBottom w:val="0"/>
          <w:divBdr>
            <w:top w:val="none" w:sz="0" w:space="0" w:color="auto"/>
            <w:left w:val="none" w:sz="0" w:space="0" w:color="auto"/>
            <w:bottom w:val="none" w:sz="0" w:space="0" w:color="auto"/>
            <w:right w:val="none" w:sz="0" w:space="0" w:color="auto"/>
          </w:divBdr>
        </w:div>
        <w:div w:id="1362045833">
          <w:marLeft w:val="0"/>
          <w:marRight w:val="0"/>
          <w:marTop w:val="0"/>
          <w:marBottom w:val="0"/>
          <w:divBdr>
            <w:top w:val="none" w:sz="0" w:space="0" w:color="auto"/>
            <w:left w:val="none" w:sz="0" w:space="0" w:color="auto"/>
            <w:bottom w:val="none" w:sz="0" w:space="0" w:color="auto"/>
            <w:right w:val="none" w:sz="0" w:space="0" w:color="auto"/>
          </w:divBdr>
        </w:div>
        <w:div w:id="718632098">
          <w:marLeft w:val="0"/>
          <w:marRight w:val="0"/>
          <w:marTop w:val="0"/>
          <w:marBottom w:val="0"/>
          <w:divBdr>
            <w:top w:val="none" w:sz="0" w:space="0" w:color="auto"/>
            <w:left w:val="none" w:sz="0" w:space="0" w:color="auto"/>
            <w:bottom w:val="none" w:sz="0" w:space="0" w:color="auto"/>
            <w:right w:val="none" w:sz="0" w:space="0" w:color="auto"/>
          </w:divBdr>
        </w:div>
        <w:div w:id="87192837">
          <w:marLeft w:val="0"/>
          <w:marRight w:val="0"/>
          <w:marTop w:val="0"/>
          <w:marBottom w:val="0"/>
          <w:divBdr>
            <w:top w:val="none" w:sz="0" w:space="0" w:color="auto"/>
            <w:left w:val="none" w:sz="0" w:space="0" w:color="auto"/>
            <w:bottom w:val="none" w:sz="0" w:space="0" w:color="auto"/>
            <w:right w:val="none" w:sz="0" w:space="0" w:color="auto"/>
          </w:divBdr>
        </w:div>
        <w:div w:id="1642543269">
          <w:marLeft w:val="0"/>
          <w:marRight w:val="0"/>
          <w:marTop w:val="0"/>
          <w:marBottom w:val="0"/>
          <w:divBdr>
            <w:top w:val="none" w:sz="0" w:space="0" w:color="auto"/>
            <w:left w:val="none" w:sz="0" w:space="0" w:color="auto"/>
            <w:bottom w:val="none" w:sz="0" w:space="0" w:color="auto"/>
            <w:right w:val="none" w:sz="0" w:space="0" w:color="auto"/>
          </w:divBdr>
        </w:div>
        <w:div w:id="803692010">
          <w:marLeft w:val="0"/>
          <w:marRight w:val="0"/>
          <w:marTop w:val="0"/>
          <w:marBottom w:val="0"/>
          <w:divBdr>
            <w:top w:val="none" w:sz="0" w:space="0" w:color="auto"/>
            <w:left w:val="none" w:sz="0" w:space="0" w:color="auto"/>
            <w:bottom w:val="none" w:sz="0" w:space="0" w:color="auto"/>
            <w:right w:val="none" w:sz="0" w:space="0" w:color="auto"/>
          </w:divBdr>
        </w:div>
        <w:div w:id="179390915">
          <w:marLeft w:val="0"/>
          <w:marRight w:val="0"/>
          <w:marTop w:val="0"/>
          <w:marBottom w:val="0"/>
          <w:divBdr>
            <w:top w:val="none" w:sz="0" w:space="0" w:color="auto"/>
            <w:left w:val="none" w:sz="0" w:space="0" w:color="auto"/>
            <w:bottom w:val="none" w:sz="0" w:space="0" w:color="auto"/>
            <w:right w:val="none" w:sz="0" w:space="0" w:color="auto"/>
          </w:divBdr>
        </w:div>
        <w:div w:id="1579710923">
          <w:marLeft w:val="0"/>
          <w:marRight w:val="0"/>
          <w:marTop w:val="0"/>
          <w:marBottom w:val="0"/>
          <w:divBdr>
            <w:top w:val="none" w:sz="0" w:space="0" w:color="auto"/>
            <w:left w:val="none" w:sz="0" w:space="0" w:color="auto"/>
            <w:bottom w:val="none" w:sz="0" w:space="0" w:color="auto"/>
            <w:right w:val="none" w:sz="0" w:space="0" w:color="auto"/>
          </w:divBdr>
        </w:div>
        <w:div w:id="236593244">
          <w:marLeft w:val="0"/>
          <w:marRight w:val="0"/>
          <w:marTop w:val="0"/>
          <w:marBottom w:val="0"/>
          <w:divBdr>
            <w:top w:val="none" w:sz="0" w:space="0" w:color="auto"/>
            <w:left w:val="none" w:sz="0" w:space="0" w:color="auto"/>
            <w:bottom w:val="none" w:sz="0" w:space="0" w:color="auto"/>
            <w:right w:val="none" w:sz="0" w:space="0" w:color="auto"/>
          </w:divBdr>
        </w:div>
        <w:div w:id="94402149">
          <w:marLeft w:val="0"/>
          <w:marRight w:val="0"/>
          <w:marTop w:val="0"/>
          <w:marBottom w:val="0"/>
          <w:divBdr>
            <w:top w:val="none" w:sz="0" w:space="0" w:color="auto"/>
            <w:left w:val="none" w:sz="0" w:space="0" w:color="auto"/>
            <w:bottom w:val="none" w:sz="0" w:space="0" w:color="auto"/>
            <w:right w:val="none" w:sz="0" w:space="0" w:color="auto"/>
          </w:divBdr>
        </w:div>
        <w:div w:id="683938637">
          <w:marLeft w:val="0"/>
          <w:marRight w:val="0"/>
          <w:marTop w:val="0"/>
          <w:marBottom w:val="0"/>
          <w:divBdr>
            <w:top w:val="none" w:sz="0" w:space="0" w:color="auto"/>
            <w:left w:val="none" w:sz="0" w:space="0" w:color="auto"/>
            <w:bottom w:val="none" w:sz="0" w:space="0" w:color="auto"/>
            <w:right w:val="none" w:sz="0" w:space="0" w:color="auto"/>
          </w:divBdr>
        </w:div>
        <w:div w:id="2117628199">
          <w:marLeft w:val="0"/>
          <w:marRight w:val="0"/>
          <w:marTop w:val="0"/>
          <w:marBottom w:val="0"/>
          <w:divBdr>
            <w:top w:val="none" w:sz="0" w:space="0" w:color="auto"/>
            <w:left w:val="none" w:sz="0" w:space="0" w:color="auto"/>
            <w:bottom w:val="none" w:sz="0" w:space="0" w:color="auto"/>
            <w:right w:val="none" w:sz="0" w:space="0" w:color="auto"/>
          </w:divBdr>
          <w:divsChild>
            <w:div w:id="1708798496">
              <w:marLeft w:val="0"/>
              <w:marRight w:val="0"/>
              <w:marTop w:val="0"/>
              <w:marBottom w:val="0"/>
              <w:divBdr>
                <w:top w:val="none" w:sz="0" w:space="0" w:color="auto"/>
                <w:left w:val="none" w:sz="0" w:space="0" w:color="auto"/>
                <w:bottom w:val="none" w:sz="0" w:space="0" w:color="auto"/>
                <w:right w:val="none" w:sz="0" w:space="0" w:color="auto"/>
              </w:divBdr>
              <w:divsChild>
                <w:div w:id="424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54853">
          <w:marLeft w:val="0"/>
          <w:marRight w:val="0"/>
          <w:marTop w:val="0"/>
          <w:marBottom w:val="0"/>
          <w:divBdr>
            <w:top w:val="none" w:sz="0" w:space="0" w:color="auto"/>
            <w:left w:val="none" w:sz="0" w:space="0" w:color="auto"/>
            <w:bottom w:val="none" w:sz="0" w:space="0" w:color="auto"/>
            <w:right w:val="none" w:sz="0" w:space="0" w:color="auto"/>
          </w:divBdr>
        </w:div>
        <w:div w:id="2021854076">
          <w:marLeft w:val="0"/>
          <w:marRight w:val="0"/>
          <w:marTop w:val="0"/>
          <w:marBottom w:val="0"/>
          <w:divBdr>
            <w:top w:val="none" w:sz="0" w:space="0" w:color="auto"/>
            <w:left w:val="none" w:sz="0" w:space="0" w:color="auto"/>
            <w:bottom w:val="none" w:sz="0" w:space="0" w:color="auto"/>
            <w:right w:val="none" w:sz="0" w:space="0" w:color="auto"/>
          </w:divBdr>
        </w:div>
        <w:div w:id="429930886">
          <w:marLeft w:val="0"/>
          <w:marRight w:val="0"/>
          <w:marTop w:val="0"/>
          <w:marBottom w:val="0"/>
          <w:divBdr>
            <w:top w:val="none" w:sz="0" w:space="0" w:color="auto"/>
            <w:left w:val="none" w:sz="0" w:space="0" w:color="auto"/>
            <w:bottom w:val="none" w:sz="0" w:space="0" w:color="auto"/>
            <w:right w:val="none" w:sz="0" w:space="0" w:color="auto"/>
          </w:divBdr>
        </w:div>
        <w:div w:id="1508864583">
          <w:marLeft w:val="0"/>
          <w:marRight w:val="0"/>
          <w:marTop w:val="0"/>
          <w:marBottom w:val="0"/>
          <w:divBdr>
            <w:top w:val="none" w:sz="0" w:space="0" w:color="auto"/>
            <w:left w:val="none" w:sz="0" w:space="0" w:color="auto"/>
            <w:bottom w:val="none" w:sz="0" w:space="0" w:color="auto"/>
            <w:right w:val="none" w:sz="0" w:space="0" w:color="auto"/>
          </w:divBdr>
        </w:div>
        <w:div w:id="1194418858">
          <w:marLeft w:val="0"/>
          <w:marRight w:val="0"/>
          <w:marTop w:val="0"/>
          <w:marBottom w:val="0"/>
          <w:divBdr>
            <w:top w:val="none" w:sz="0" w:space="0" w:color="auto"/>
            <w:left w:val="none" w:sz="0" w:space="0" w:color="auto"/>
            <w:bottom w:val="none" w:sz="0" w:space="0" w:color="auto"/>
            <w:right w:val="none" w:sz="0" w:space="0" w:color="auto"/>
          </w:divBdr>
        </w:div>
        <w:div w:id="913583604">
          <w:marLeft w:val="0"/>
          <w:marRight w:val="0"/>
          <w:marTop w:val="0"/>
          <w:marBottom w:val="0"/>
          <w:divBdr>
            <w:top w:val="none" w:sz="0" w:space="0" w:color="auto"/>
            <w:left w:val="none" w:sz="0" w:space="0" w:color="auto"/>
            <w:bottom w:val="none" w:sz="0" w:space="0" w:color="auto"/>
            <w:right w:val="none" w:sz="0" w:space="0" w:color="auto"/>
          </w:divBdr>
        </w:div>
        <w:div w:id="1982223252">
          <w:marLeft w:val="0"/>
          <w:marRight w:val="0"/>
          <w:marTop w:val="0"/>
          <w:marBottom w:val="0"/>
          <w:divBdr>
            <w:top w:val="none" w:sz="0" w:space="0" w:color="auto"/>
            <w:left w:val="none" w:sz="0" w:space="0" w:color="auto"/>
            <w:bottom w:val="none" w:sz="0" w:space="0" w:color="auto"/>
            <w:right w:val="none" w:sz="0" w:space="0" w:color="auto"/>
          </w:divBdr>
        </w:div>
        <w:div w:id="1899245153">
          <w:marLeft w:val="0"/>
          <w:marRight w:val="0"/>
          <w:marTop w:val="0"/>
          <w:marBottom w:val="0"/>
          <w:divBdr>
            <w:top w:val="none" w:sz="0" w:space="0" w:color="auto"/>
            <w:left w:val="none" w:sz="0" w:space="0" w:color="auto"/>
            <w:bottom w:val="none" w:sz="0" w:space="0" w:color="auto"/>
            <w:right w:val="none" w:sz="0" w:space="0" w:color="auto"/>
          </w:divBdr>
        </w:div>
        <w:div w:id="1650131836">
          <w:marLeft w:val="0"/>
          <w:marRight w:val="0"/>
          <w:marTop w:val="0"/>
          <w:marBottom w:val="0"/>
          <w:divBdr>
            <w:top w:val="none" w:sz="0" w:space="0" w:color="auto"/>
            <w:left w:val="none" w:sz="0" w:space="0" w:color="auto"/>
            <w:bottom w:val="none" w:sz="0" w:space="0" w:color="auto"/>
            <w:right w:val="none" w:sz="0" w:space="0" w:color="auto"/>
          </w:divBdr>
        </w:div>
        <w:div w:id="1180586440">
          <w:marLeft w:val="0"/>
          <w:marRight w:val="0"/>
          <w:marTop w:val="0"/>
          <w:marBottom w:val="0"/>
          <w:divBdr>
            <w:top w:val="none" w:sz="0" w:space="0" w:color="auto"/>
            <w:left w:val="none" w:sz="0" w:space="0" w:color="auto"/>
            <w:bottom w:val="none" w:sz="0" w:space="0" w:color="auto"/>
            <w:right w:val="none" w:sz="0" w:space="0" w:color="auto"/>
          </w:divBdr>
        </w:div>
        <w:div w:id="235945014">
          <w:marLeft w:val="0"/>
          <w:marRight w:val="0"/>
          <w:marTop w:val="0"/>
          <w:marBottom w:val="0"/>
          <w:divBdr>
            <w:top w:val="none" w:sz="0" w:space="0" w:color="auto"/>
            <w:left w:val="none" w:sz="0" w:space="0" w:color="auto"/>
            <w:bottom w:val="none" w:sz="0" w:space="0" w:color="auto"/>
            <w:right w:val="none" w:sz="0" w:space="0" w:color="auto"/>
          </w:divBdr>
        </w:div>
        <w:div w:id="1967155656">
          <w:marLeft w:val="0"/>
          <w:marRight w:val="0"/>
          <w:marTop w:val="0"/>
          <w:marBottom w:val="0"/>
          <w:divBdr>
            <w:top w:val="none" w:sz="0" w:space="0" w:color="auto"/>
            <w:left w:val="none" w:sz="0" w:space="0" w:color="auto"/>
            <w:bottom w:val="none" w:sz="0" w:space="0" w:color="auto"/>
            <w:right w:val="none" w:sz="0" w:space="0" w:color="auto"/>
          </w:divBdr>
        </w:div>
        <w:div w:id="1135681569">
          <w:marLeft w:val="0"/>
          <w:marRight w:val="0"/>
          <w:marTop w:val="0"/>
          <w:marBottom w:val="0"/>
          <w:divBdr>
            <w:top w:val="none" w:sz="0" w:space="0" w:color="auto"/>
            <w:left w:val="none" w:sz="0" w:space="0" w:color="auto"/>
            <w:bottom w:val="none" w:sz="0" w:space="0" w:color="auto"/>
            <w:right w:val="none" w:sz="0" w:space="0" w:color="auto"/>
          </w:divBdr>
        </w:div>
        <w:div w:id="642589243">
          <w:marLeft w:val="0"/>
          <w:marRight w:val="0"/>
          <w:marTop w:val="0"/>
          <w:marBottom w:val="0"/>
          <w:divBdr>
            <w:top w:val="none" w:sz="0" w:space="0" w:color="auto"/>
            <w:left w:val="none" w:sz="0" w:space="0" w:color="auto"/>
            <w:bottom w:val="none" w:sz="0" w:space="0" w:color="auto"/>
            <w:right w:val="none" w:sz="0" w:space="0" w:color="auto"/>
          </w:divBdr>
        </w:div>
        <w:div w:id="2061320692">
          <w:marLeft w:val="0"/>
          <w:marRight w:val="0"/>
          <w:marTop w:val="0"/>
          <w:marBottom w:val="0"/>
          <w:divBdr>
            <w:top w:val="none" w:sz="0" w:space="0" w:color="auto"/>
            <w:left w:val="none" w:sz="0" w:space="0" w:color="auto"/>
            <w:bottom w:val="none" w:sz="0" w:space="0" w:color="auto"/>
            <w:right w:val="none" w:sz="0" w:space="0" w:color="auto"/>
          </w:divBdr>
          <w:divsChild>
            <w:div w:id="898443050">
              <w:marLeft w:val="0"/>
              <w:marRight w:val="0"/>
              <w:marTop w:val="0"/>
              <w:marBottom w:val="0"/>
              <w:divBdr>
                <w:top w:val="none" w:sz="0" w:space="0" w:color="auto"/>
                <w:left w:val="none" w:sz="0" w:space="0" w:color="auto"/>
                <w:bottom w:val="none" w:sz="0" w:space="0" w:color="auto"/>
                <w:right w:val="none" w:sz="0" w:space="0" w:color="auto"/>
              </w:divBdr>
              <w:divsChild>
                <w:div w:id="13352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5315">
          <w:marLeft w:val="0"/>
          <w:marRight w:val="0"/>
          <w:marTop w:val="0"/>
          <w:marBottom w:val="0"/>
          <w:divBdr>
            <w:top w:val="none" w:sz="0" w:space="0" w:color="auto"/>
            <w:left w:val="none" w:sz="0" w:space="0" w:color="auto"/>
            <w:bottom w:val="none" w:sz="0" w:space="0" w:color="auto"/>
            <w:right w:val="none" w:sz="0" w:space="0" w:color="auto"/>
          </w:divBdr>
        </w:div>
        <w:div w:id="555047349">
          <w:marLeft w:val="0"/>
          <w:marRight w:val="0"/>
          <w:marTop w:val="0"/>
          <w:marBottom w:val="0"/>
          <w:divBdr>
            <w:top w:val="none" w:sz="0" w:space="0" w:color="auto"/>
            <w:left w:val="none" w:sz="0" w:space="0" w:color="auto"/>
            <w:bottom w:val="none" w:sz="0" w:space="0" w:color="auto"/>
            <w:right w:val="none" w:sz="0" w:space="0" w:color="auto"/>
          </w:divBdr>
        </w:div>
        <w:div w:id="210314479">
          <w:marLeft w:val="0"/>
          <w:marRight w:val="0"/>
          <w:marTop w:val="0"/>
          <w:marBottom w:val="0"/>
          <w:divBdr>
            <w:top w:val="none" w:sz="0" w:space="0" w:color="auto"/>
            <w:left w:val="none" w:sz="0" w:space="0" w:color="auto"/>
            <w:bottom w:val="none" w:sz="0" w:space="0" w:color="auto"/>
            <w:right w:val="none" w:sz="0" w:space="0" w:color="auto"/>
          </w:divBdr>
        </w:div>
        <w:div w:id="1779326651">
          <w:marLeft w:val="0"/>
          <w:marRight w:val="0"/>
          <w:marTop w:val="0"/>
          <w:marBottom w:val="0"/>
          <w:divBdr>
            <w:top w:val="none" w:sz="0" w:space="0" w:color="auto"/>
            <w:left w:val="none" w:sz="0" w:space="0" w:color="auto"/>
            <w:bottom w:val="none" w:sz="0" w:space="0" w:color="auto"/>
            <w:right w:val="none" w:sz="0" w:space="0" w:color="auto"/>
          </w:divBdr>
        </w:div>
        <w:div w:id="1075935310">
          <w:marLeft w:val="0"/>
          <w:marRight w:val="0"/>
          <w:marTop w:val="0"/>
          <w:marBottom w:val="0"/>
          <w:divBdr>
            <w:top w:val="none" w:sz="0" w:space="0" w:color="auto"/>
            <w:left w:val="none" w:sz="0" w:space="0" w:color="auto"/>
            <w:bottom w:val="none" w:sz="0" w:space="0" w:color="auto"/>
            <w:right w:val="none" w:sz="0" w:space="0" w:color="auto"/>
          </w:divBdr>
        </w:div>
        <w:div w:id="1772318403">
          <w:marLeft w:val="0"/>
          <w:marRight w:val="0"/>
          <w:marTop w:val="0"/>
          <w:marBottom w:val="0"/>
          <w:divBdr>
            <w:top w:val="none" w:sz="0" w:space="0" w:color="auto"/>
            <w:left w:val="none" w:sz="0" w:space="0" w:color="auto"/>
            <w:bottom w:val="none" w:sz="0" w:space="0" w:color="auto"/>
            <w:right w:val="none" w:sz="0" w:space="0" w:color="auto"/>
          </w:divBdr>
        </w:div>
        <w:div w:id="1367833818">
          <w:marLeft w:val="0"/>
          <w:marRight w:val="0"/>
          <w:marTop w:val="0"/>
          <w:marBottom w:val="0"/>
          <w:divBdr>
            <w:top w:val="none" w:sz="0" w:space="0" w:color="auto"/>
            <w:left w:val="none" w:sz="0" w:space="0" w:color="auto"/>
            <w:bottom w:val="none" w:sz="0" w:space="0" w:color="auto"/>
            <w:right w:val="none" w:sz="0" w:space="0" w:color="auto"/>
          </w:divBdr>
        </w:div>
        <w:div w:id="1585141229">
          <w:marLeft w:val="0"/>
          <w:marRight w:val="0"/>
          <w:marTop w:val="0"/>
          <w:marBottom w:val="0"/>
          <w:divBdr>
            <w:top w:val="none" w:sz="0" w:space="0" w:color="auto"/>
            <w:left w:val="none" w:sz="0" w:space="0" w:color="auto"/>
            <w:bottom w:val="none" w:sz="0" w:space="0" w:color="auto"/>
            <w:right w:val="none" w:sz="0" w:space="0" w:color="auto"/>
          </w:divBdr>
        </w:div>
        <w:div w:id="133060720">
          <w:marLeft w:val="0"/>
          <w:marRight w:val="0"/>
          <w:marTop w:val="0"/>
          <w:marBottom w:val="0"/>
          <w:divBdr>
            <w:top w:val="none" w:sz="0" w:space="0" w:color="auto"/>
            <w:left w:val="none" w:sz="0" w:space="0" w:color="auto"/>
            <w:bottom w:val="none" w:sz="0" w:space="0" w:color="auto"/>
            <w:right w:val="none" w:sz="0" w:space="0" w:color="auto"/>
          </w:divBdr>
        </w:div>
        <w:div w:id="1345128849">
          <w:marLeft w:val="0"/>
          <w:marRight w:val="0"/>
          <w:marTop w:val="0"/>
          <w:marBottom w:val="0"/>
          <w:divBdr>
            <w:top w:val="none" w:sz="0" w:space="0" w:color="auto"/>
            <w:left w:val="none" w:sz="0" w:space="0" w:color="auto"/>
            <w:bottom w:val="none" w:sz="0" w:space="0" w:color="auto"/>
            <w:right w:val="none" w:sz="0" w:space="0" w:color="auto"/>
          </w:divBdr>
        </w:div>
        <w:div w:id="118109714">
          <w:marLeft w:val="0"/>
          <w:marRight w:val="0"/>
          <w:marTop w:val="0"/>
          <w:marBottom w:val="0"/>
          <w:divBdr>
            <w:top w:val="none" w:sz="0" w:space="0" w:color="auto"/>
            <w:left w:val="none" w:sz="0" w:space="0" w:color="auto"/>
            <w:bottom w:val="none" w:sz="0" w:space="0" w:color="auto"/>
            <w:right w:val="none" w:sz="0" w:space="0" w:color="auto"/>
          </w:divBdr>
        </w:div>
        <w:div w:id="1815948400">
          <w:marLeft w:val="0"/>
          <w:marRight w:val="0"/>
          <w:marTop w:val="0"/>
          <w:marBottom w:val="0"/>
          <w:divBdr>
            <w:top w:val="none" w:sz="0" w:space="0" w:color="auto"/>
            <w:left w:val="none" w:sz="0" w:space="0" w:color="auto"/>
            <w:bottom w:val="none" w:sz="0" w:space="0" w:color="auto"/>
            <w:right w:val="none" w:sz="0" w:space="0" w:color="auto"/>
          </w:divBdr>
        </w:div>
        <w:div w:id="1450392742">
          <w:marLeft w:val="0"/>
          <w:marRight w:val="0"/>
          <w:marTop w:val="0"/>
          <w:marBottom w:val="0"/>
          <w:divBdr>
            <w:top w:val="none" w:sz="0" w:space="0" w:color="auto"/>
            <w:left w:val="none" w:sz="0" w:space="0" w:color="auto"/>
            <w:bottom w:val="none" w:sz="0" w:space="0" w:color="auto"/>
            <w:right w:val="none" w:sz="0" w:space="0" w:color="auto"/>
          </w:divBdr>
        </w:div>
        <w:div w:id="102860805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comments" Target="comments.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www.w3.org/TR/owl2-overview/" TargetMode="External"/><Relationship Id="rId64" Type="http://schemas.openxmlformats.org/officeDocument/2006/relationships/hyperlink" Target="http://en.wikipedia.org/wiki/Application_programming_interface" TargetMode="External"/><Relationship Id="rId65" Type="http://schemas.openxmlformats.org/officeDocument/2006/relationships/hyperlink" Target="http://www.worldwidewebsize.com/" TargetMode="External"/><Relationship Id="rId66" Type="http://schemas.openxmlformats.org/officeDocument/2006/relationships/hyperlink" Target="http://en.wikipedia.org/wiki/Faceted_search" TargetMode="External"/><Relationship Id="rId67" Type="http://schemas.openxmlformats.org/officeDocument/2006/relationships/hyperlink" Target="http://docs.oracle.com/javase/tutorial/getStarted/intro/definition.html" TargetMode="External"/><Relationship Id="rId68" Type="http://schemas.openxmlformats.org/officeDocument/2006/relationships/hyperlink" Target="http://maven.apache.org/what-is-maven.html" TargetMode="External"/><Relationship Id="rId69" Type="http://schemas.openxmlformats.org/officeDocument/2006/relationships/hyperlink" Target="http://www.w3.org/TR/owl2-syntax/" TargetMode="Externa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documents.manchester.ac.uk/display.aspx?DocID=487"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footer" Target="footer1.xml"/><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70" Type="http://schemas.openxmlformats.org/officeDocument/2006/relationships/hyperlink" Target="http://www.surveymonkey.net" TargetMode="External"/><Relationship Id="rId71" Type="http://schemas.openxmlformats.org/officeDocument/2006/relationships/hyperlink" Target="http://www.surveymonkey.com/s/NLRQZ37" TargetMode="External"/><Relationship Id="rId72" Type="http://schemas.openxmlformats.org/officeDocument/2006/relationships/hyperlink" Target="http://ethics.cs.manchester.ac.uk" TargetMode="External"/><Relationship Id="rId20" Type="http://schemas.openxmlformats.org/officeDocument/2006/relationships/image" Target="media/image9.jp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hyperlink" Target="http://studentnet.cs.manchester.ac.uk/pgt/2013/COMP60990/project/projectbookdetails.php?projectid=20889" TargetMode="External"/><Relationship Id="rId61" Type="http://schemas.openxmlformats.org/officeDocument/2006/relationships/hyperlink" Target="http://www.w3.org/2001/sw/wiki/OWL" TargetMode="External"/><Relationship Id="rId62" Type="http://schemas.openxmlformats.org/officeDocument/2006/relationships/hyperlink" Target="http://www.w3.org/TR/owl-features" TargetMode="External"/><Relationship Id="rId10" Type="http://schemas.openxmlformats.org/officeDocument/2006/relationships/hyperlink" Target="http://www.manchester.ac.uk/library/aboutus/regulations" TargetMode="Externa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139136-8ABC-8C41-9639-9E813AD06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89</Pages>
  <Words>31804</Words>
  <Characters>165064</Characters>
  <Application>Microsoft Macintosh Word</Application>
  <DocSecurity>0</DocSecurity>
  <Lines>3668</Lines>
  <Paragraphs>1806</Paragraphs>
  <ScaleCrop>false</ScaleCrop>
  <Company/>
  <LinksUpToDate>false</LinksUpToDate>
  <CharactersWithSpaces>195062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 Al Abbas</dc:creator>
  <cp:keywords/>
  <dc:description/>
  <cp:lastModifiedBy>Hani Al Abbas</cp:lastModifiedBy>
  <cp:revision>45</cp:revision>
  <cp:lastPrinted>2014-08-14T19:06:00Z</cp:lastPrinted>
  <dcterms:created xsi:type="dcterms:W3CDTF">2014-08-14T19:06:00Z</dcterms:created>
  <dcterms:modified xsi:type="dcterms:W3CDTF">2014-08-17T14:15:00Z</dcterms:modified>
</cp:coreProperties>
</file>