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8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571"/>
      </w:tblGrid>
      <w:tr w:rsidR="0087589B" w14:paraId="62502D85" w14:textId="77777777" w:rsidTr="00C47823">
        <w:trPr>
          <w:trHeight w:val="1008"/>
        </w:trPr>
        <w:tc>
          <w:tcPr>
            <w:tcW w:w="8571" w:type="dxa"/>
            <w:vAlign w:val="center"/>
          </w:tcPr>
          <w:p w14:paraId="08298C2C" w14:textId="77777777" w:rsidR="0087589B" w:rsidRDefault="0087589B" w:rsidP="00CA4FD0">
            <w:pPr>
              <w:spacing w:line="360" w:lineRule="auto"/>
              <w:rPr>
                <w:rFonts w:cs="Times New Roman"/>
              </w:rPr>
            </w:pPr>
            <w:r>
              <w:rPr>
                <w:rFonts w:cs="Times New Roman"/>
              </w:rPr>
              <w:t>University of Manchester</w:t>
            </w:r>
          </w:p>
          <w:p w14:paraId="3CF322AA" w14:textId="77777777" w:rsidR="0087589B" w:rsidRDefault="0087589B" w:rsidP="00CA4FD0">
            <w:pPr>
              <w:spacing w:line="360" w:lineRule="auto"/>
              <w:rPr>
                <w:rFonts w:cs="Times New Roman"/>
              </w:rPr>
            </w:pPr>
            <w:r>
              <w:rPr>
                <w:rFonts w:cs="Times New Roman"/>
              </w:rPr>
              <w:t>School of Computer Science</w:t>
            </w:r>
          </w:p>
          <w:p w14:paraId="5685B3D1" w14:textId="77777777" w:rsidR="0087589B" w:rsidRDefault="0087589B" w:rsidP="00CA4FD0">
            <w:pPr>
              <w:spacing w:line="360" w:lineRule="auto"/>
              <w:rPr>
                <w:rFonts w:cs="Times New Roman"/>
              </w:rPr>
            </w:pPr>
            <w:r>
              <w:rPr>
                <w:rFonts w:cs="Times New Roman"/>
              </w:rPr>
              <w:t>Degree Program of Advanced Computer Science</w:t>
            </w:r>
          </w:p>
        </w:tc>
      </w:tr>
      <w:tr w:rsidR="0087589B" w14:paraId="5C2E4087" w14:textId="77777777" w:rsidTr="00C47823">
        <w:trPr>
          <w:trHeight w:val="4200"/>
        </w:trPr>
        <w:tc>
          <w:tcPr>
            <w:tcW w:w="8571" w:type="dxa"/>
            <w:vAlign w:val="center"/>
          </w:tcPr>
          <w:p w14:paraId="4942286B" w14:textId="77777777" w:rsidR="0087589B" w:rsidRDefault="0087589B" w:rsidP="00CA4FD0">
            <w:pPr>
              <w:spacing w:line="360" w:lineRule="auto"/>
              <w:rPr>
                <w:rFonts w:cs="Times New Roman"/>
              </w:rPr>
            </w:pPr>
          </w:p>
          <w:p w14:paraId="0A156B3D" w14:textId="77777777" w:rsidR="0087589B" w:rsidRDefault="0087589B" w:rsidP="00CA4FD0">
            <w:pPr>
              <w:spacing w:line="360" w:lineRule="auto"/>
              <w:jc w:val="center"/>
              <w:rPr>
                <w:rFonts w:cs="Times New Roman"/>
              </w:rPr>
            </w:pPr>
          </w:p>
          <w:p w14:paraId="72BFB8E2" w14:textId="77777777" w:rsidR="0087589B" w:rsidRDefault="0087589B" w:rsidP="00CA4FD0">
            <w:pPr>
              <w:spacing w:line="360" w:lineRule="auto"/>
              <w:jc w:val="center"/>
              <w:rPr>
                <w:rFonts w:cs="Times New Roman"/>
              </w:rPr>
            </w:pPr>
          </w:p>
          <w:p w14:paraId="40249902" w14:textId="77777777" w:rsidR="0087589B" w:rsidRDefault="0087589B" w:rsidP="00CA4FD0">
            <w:pPr>
              <w:spacing w:line="360" w:lineRule="auto"/>
              <w:jc w:val="center"/>
              <w:rPr>
                <w:rFonts w:cs="Times New Roman"/>
              </w:rPr>
            </w:pPr>
          </w:p>
          <w:p w14:paraId="64BD9519" w14:textId="77777777" w:rsidR="0087589B" w:rsidRDefault="0087589B" w:rsidP="00CA4FD0">
            <w:pPr>
              <w:spacing w:line="360" w:lineRule="auto"/>
              <w:rPr>
                <w:rFonts w:cs="Times New Roman"/>
              </w:rPr>
            </w:pPr>
          </w:p>
          <w:p w14:paraId="580DD2CC" w14:textId="6DEE6D1E" w:rsidR="0087589B" w:rsidRPr="00DF3CAB" w:rsidRDefault="0087589B" w:rsidP="00CA4FD0">
            <w:pPr>
              <w:spacing w:line="360" w:lineRule="auto"/>
              <w:jc w:val="center"/>
              <w:rPr>
                <w:rFonts w:cs="Times New Roman"/>
                <w:sz w:val="36"/>
                <w:szCs w:val="36"/>
              </w:rPr>
            </w:pPr>
            <w:r w:rsidRPr="00DF3CAB">
              <w:rPr>
                <w:rFonts w:cs="Times New Roman"/>
                <w:sz w:val="36"/>
                <w:szCs w:val="36"/>
              </w:rPr>
              <w:t>“</w:t>
            </w:r>
            <w:r w:rsidR="00DC0AD1" w:rsidRPr="00DF3CAB">
              <w:rPr>
                <w:rFonts w:cs="Times New Roman"/>
                <w:sz w:val="36"/>
                <w:szCs w:val="36"/>
              </w:rPr>
              <w:t>THE MANCHESTER SUSHI FINDER</w:t>
            </w:r>
            <w:r w:rsidRPr="00DF3CAB">
              <w:rPr>
                <w:rFonts w:cs="Times New Roman"/>
                <w:sz w:val="36"/>
                <w:szCs w:val="36"/>
              </w:rPr>
              <w:t>”</w:t>
            </w:r>
          </w:p>
          <w:p w14:paraId="255CB979" w14:textId="77777777" w:rsidR="0087589B" w:rsidRDefault="0087589B" w:rsidP="00CA4FD0">
            <w:pPr>
              <w:spacing w:line="360" w:lineRule="auto"/>
              <w:jc w:val="center"/>
              <w:rPr>
                <w:rFonts w:cs="Times New Roman"/>
              </w:rPr>
            </w:pPr>
          </w:p>
          <w:p w14:paraId="714416DE" w14:textId="77777777" w:rsidR="0087589B" w:rsidRDefault="0087589B" w:rsidP="00CA4FD0">
            <w:pPr>
              <w:spacing w:line="360" w:lineRule="auto"/>
              <w:jc w:val="center"/>
              <w:rPr>
                <w:rFonts w:cs="Times New Roman"/>
              </w:rPr>
            </w:pPr>
            <w:r w:rsidRPr="00432F91">
              <w:rPr>
                <w:rFonts w:cs="Times New Roman"/>
              </w:rPr>
              <w:t>Hani Al Abbas</w:t>
            </w:r>
          </w:p>
        </w:tc>
      </w:tr>
      <w:tr w:rsidR="0087589B" w14:paraId="02F91167" w14:textId="77777777" w:rsidTr="00C47823">
        <w:trPr>
          <w:trHeight w:val="3691"/>
        </w:trPr>
        <w:tc>
          <w:tcPr>
            <w:tcW w:w="8571" w:type="dxa"/>
            <w:vAlign w:val="center"/>
          </w:tcPr>
          <w:p w14:paraId="756E5AE0" w14:textId="77777777" w:rsidR="0087589B" w:rsidRDefault="0087589B" w:rsidP="00CA4FD0">
            <w:pPr>
              <w:spacing w:line="360" w:lineRule="auto"/>
              <w:jc w:val="center"/>
              <w:rPr>
                <w:rFonts w:cs="Times New Roman"/>
              </w:rPr>
            </w:pPr>
          </w:p>
          <w:p w14:paraId="25A1296E" w14:textId="77777777" w:rsidR="0087589B" w:rsidRDefault="0087589B" w:rsidP="00CA4FD0">
            <w:pPr>
              <w:spacing w:line="360" w:lineRule="auto"/>
              <w:jc w:val="center"/>
              <w:rPr>
                <w:rFonts w:cs="Times New Roman"/>
              </w:rPr>
            </w:pPr>
          </w:p>
          <w:p w14:paraId="7DB8AD68" w14:textId="77777777" w:rsidR="0087589B" w:rsidRDefault="0087589B" w:rsidP="00CA4FD0">
            <w:pPr>
              <w:spacing w:line="360" w:lineRule="auto"/>
              <w:rPr>
                <w:rFonts w:cs="Times New Roman"/>
              </w:rPr>
            </w:pPr>
          </w:p>
          <w:p w14:paraId="30E1719B" w14:textId="77777777" w:rsidR="0087589B" w:rsidRDefault="0087589B" w:rsidP="00CA4FD0">
            <w:pPr>
              <w:spacing w:line="360" w:lineRule="auto"/>
              <w:jc w:val="center"/>
              <w:rPr>
                <w:rFonts w:cs="Times New Roman"/>
              </w:rPr>
            </w:pPr>
          </w:p>
          <w:p w14:paraId="53D026D7" w14:textId="77777777" w:rsidR="0087589B" w:rsidRDefault="0087589B" w:rsidP="00CA4FD0">
            <w:pPr>
              <w:spacing w:line="360" w:lineRule="auto"/>
              <w:jc w:val="center"/>
              <w:rPr>
                <w:rFonts w:cs="Times New Roman"/>
              </w:rPr>
            </w:pPr>
          </w:p>
          <w:p w14:paraId="736EF6A5" w14:textId="77777777" w:rsidR="0087589B" w:rsidRDefault="0087589B" w:rsidP="00CA4FD0">
            <w:pPr>
              <w:spacing w:line="360" w:lineRule="auto"/>
              <w:jc w:val="center"/>
              <w:rPr>
                <w:rFonts w:cs="Times New Roman"/>
              </w:rPr>
            </w:pPr>
            <w:r>
              <w:rPr>
                <w:rFonts w:cs="Times New Roman"/>
              </w:rPr>
              <w:t>A dissertation submitted to The University of Manchester for the degree of Master of Science in the Faculty of Engineering and Physical Sciences</w:t>
            </w:r>
          </w:p>
        </w:tc>
      </w:tr>
      <w:tr w:rsidR="0087589B" w14:paraId="65F84B16" w14:textId="77777777" w:rsidTr="00C47823">
        <w:trPr>
          <w:trHeight w:val="2356"/>
        </w:trPr>
        <w:tc>
          <w:tcPr>
            <w:tcW w:w="8571" w:type="dxa"/>
            <w:vAlign w:val="center"/>
          </w:tcPr>
          <w:p w14:paraId="2AF6C97C" w14:textId="77777777" w:rsidR="0087589B" w:rsidRDefault="0087589B" w:rsidP="00CA4FD0">
            <w:pPr>
              <w:spacing w:line="360" w:lineRule="auto"/>
              <w:rPr>
                <w:rFonts w:cs="Times New Roman"/>
              </w:rPr>
            </w:pPr>
          </w:p>
          <w:p w14:paraId="55F3480D" w14:textId="77777777" w:rsidR="00D32BF7" w:rsidRDefault="00D32BF7" w:rsidP="00CA4FD0">
            <w:pPr>
              <w:spacing w:line="360" w:lineRule="auto"/>
              <w:rPr>
                <w:rFonts w:cs="Times New Roman"/>
              </w:rPr>
            </w:pPr>
          </w:p>
          <w:p w14:paraId="711FFBE7" w14:textId="77777777" w:rsidR="00D32BF7" w:rsidRDefault="00D32BF7" w:rsidP="00CA4FD0">
            <w:pPr>
              <w:spacing w:line="360" w:lineRule="auto"/>
              <w:rPr>
                <w:rFonts w:cs="Times New Roman"/>
              </w:rPr>
            </w:pPr>
          </w:p>
          <w:p w14:paraId="730FBD4F" w14:textId="77777777" w:rsidR="00D32BF7" w:rsidRDefault="00D32BF7" w:rsidP="00CA4FD0">
            <w:pPr>
              <w:spacing w:line="360" w:lineRule="auto"/>
              <w:rPr>
                <w:rFonts w:cs="Times New Roman"/>
              </w:rPr>
            </w:pPr>
          </w:p>
          <w:p w14:paraId="589C571D" w14:textId="77777777" w:rsidR="0087589B" w:rsidRDefault="0087589B" w:rsidP="00CA4FD0">
            <w:pPr>
              <w:spacing w:line="360" w:lineRule="auto"/>
              <w:jc w:val="center"/>
              <w:rPr>
                <w:rFonts w:cs="Times New Roman"/>
              </w:rPr>
            </w:pPr>
            <w:r>
              <w:rPr>
                <w:rFonts w:cs="Times New Roman"/>
              </w:rPr>
              <w:t>Master’s Thesis</w:t>
            </w:r>
          </w:p>
          <w:p w14:paraId="00C6CECD" w14:textId="77777777" w:rsidR="0087589B" w:rsidRDefault="0087589B" w:rsidP="00CA4FD0">
            <w:pPr>
              <w:spacing w:line="360" w:lineRule="auto"/>
              <w:jc w:val="center"/>
              <w:rPr>
                <w:rFonts w:cs="Times New Roman"/>
              </w:rPr>
            </w:pPr>
            <w:r>
              <w:rPr>
                <w:rFonts w:cs="Times New Roman"/>
              </w:rPr>
              <w:t>2014</w:t>
            </w:r>
          </w:p>
        </w:tc>
      </w:tr>
    </w:tbl>
    <w:p w14:paraId="3B08642A" w14:textId="77777777" w:rsidR="009805DE" w:rsidRDefault="009805DE" w:rsidP="00CA4FD0">
      <w:pPr>
        <w:spacing w:line="360" w:lineRule="auto"/>
      </w:pPr>
      <w:r>
        <w:br w:type="page"/>
      </w:r>
    </w:p>
    <w:p w14:paraId="1DE6C75A" w14:textId="77777777" w:rsidR="004C74CC" w:rsidRDefault="004C74CC" w:rsidP="00CA4FD0">
      <w:pPr>
        <w:spacing w:line="360" w:lineRule="auto"/>
        <w:rPr>
          <w:rFonts w:asciiTheme="majorHAnsi" w:eastAsiaTheme="majorEastAsia" w:hAnsiTheme="majorHAnsi" w:cstheme="majorBidi"/>
          <w:b/>
          <w:bCs/>
          <w:color w:val="365F91" w:themeColor="accent1" w:themeShade="BF"/>
          <w:sz w:val="28"/>
          <w:szCs w:val="28"/>
        </w:rPr>
      </w:pPr>
      <w:r>
        <w:lastRenderedPageBreak/>
        <w:br w:type="page"/>
      </w:r>
    </w:p>
    <w:sdt>
      <w:sdtPr>
        <w:rPr>
          <w:rFonts w:asciiTheme="minorHAnsi" w:eastAsiaTheme="minorEastAsia" w:hAnsiTheme="minorHAnsi" w:cstheme="minorBidi"/>
          <w:b w:val="0"/>
          <w:bCs w:val="0"/>
          <w:color w:val="auto"/>
          <w:sz w:val="24"/>
          <w:szCs w:val="24"/>
        </w:rPr>
        <w:id w:val="-1141416873"/>
        <w:docPartObj>
          <w:docPartGallery w:val="Table of Contents"/>
          <w:docPartUnique/>
        </w:docPartObj>
      </w:sdtPr>
      <w:sdtEndPr>
        <w:rPr>
          <w:rFonts w:ascii="Times New Roman" w:hAnsi="Times New Roman"/>
          <w:noProof/>
        </w:rPr>
      </w:sdtEndPr>
      <w:sdtContent>
        <w:p w14:paraId="74D9FA3C" w14:textId="07A346FB" w:rsidR="00610D96" w:rsidRDefault="00610D96" w:rsidP="00CA4FD0">
          <w:pPr>
            <w:pStyle w:val="TOCHeading"/>
            <w:numPr>
              <w:ilvl w:val="0"/>
              <w:numId w:val="0"/>
            </w:numPr>
            <w:spacing w:line="360" w:lineRule="auto"/>
          </w:pPr>
          <w:r>
            <w:t>Table of Contents</w:t>
          </w:r>
        </w:p>
        <w:p w14:paraId="01EB1FD6" w14:textId="77777777" w:rsidR="00A04C80" w:rsidRDefault="00610D96">
          <w:pPr>
            <w:pStyle w:val="TOC1"/>
            <w:rPr>
              <w:rFonts w:asciiTheme="minorHAnsi" w:hAnsiTheme="minorHAnsi"/>
              <w:b w:val="0"/>
              <w:caps w:val="0"/>
              <w:noProof/>
              <w:sz w:val="24"/>
              <w:szCs w:val="24"/>
              <w:u w:val="none"/>
              <w:lang w:eastAsia="ja-JP"/>
            </w:rPr>
          </w:pPr>
          <w:r>
            <w:fldChar w:fldCharType="begin"/>
          </w:r>
          <w:r>
            <w:instrText xml:space="preserve"> TOC \o "1-3" \h \z \u </w:instrText>
          </w:r>
          <w:r>
            <w:fldChar w:fldCharType="separate"/>
          </w:r>
          <w:r w:rsidR="00A04C80" w:rsidRPr="006A7A15">
            <w:rPr>
              <w:rFonts w:cs="Times New Roman"/>
              <w:noProof/>
            </w:rPr>
            <w:t>LIST OF ABBREVIATIONS</w:t>
          </w:r>
          <w:r w:rsidR="00A04C80">
            <w:rPr>
              <w:noProof/>
            </w:rPr>
            <w:tab/>
          </w:r>
          <w:r w:rsidR="00A04C80">
            <w:rPr>
              <w:noProof/>
            </w:rPr>
            <w:fldChar w:fldCharType="begin"/>
          </w:r>
          <w:r w:rsidR="00A04C80">
            <w:rPr>
              <w:noProof/>
            </w:rPr>
            <w:instrText xml:space="preserve"> PAGEREF _Toc269411786 \h </w:instrText>
          </w:r>
          <w:r w:rsidR="00A04C80">
            <w:rPr>
              <w:noProof/>
            </w:rPr>
          </w:r>
          <w:r w:rsidR="00A04C80">
            <w:rPr>
              <w:noProof/>
            </w:rPr>
            <w:fldChar w:fldCharType="separate"/>
          </w:r>
          <w:r w:rsidR="00A04C80">
            <w:rPr>
              <w:noProof/>
            </w:rPr>
            <w:t>5</w:t>
          </w:r>
          <w:r w:rsidR="00A04C80">
            <w:rPr>
              <w:noProof/>
            </w:rPr>
            <w:fldChar w:fldCharType="end"/>
          </w:r>
        </w:p>
        <w:p w14:paraId="34311029"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LIST OF TABLES</w:t>
          </w:r>
          <w:r>
            <w:rPr>
              <w:noProof/>
            </w:rPr>
            <w:tab/>
          </w:r>
          <w:r>
            <w:rPr>
              <w:noProof/>
            </w:rPr>
            <w:fldChar w:fldCharType="begin"/>
          </w:r>
          <w:r>
            <w:rPr>
              <w:noProof/>
            </w:rPr>
            <w:instrText xml:space="preserve"> PAGEREF _Toc269411787 \h </w:instrText>
          </w:r>
          <w:r>
            <w:rPr>
              <w:noProof/>
            </w:rPr>
          </w:r>
          <w:r>
            <w:rPr>
              <w:noProof/>
            </w:rPr>
            <w:fldChar w:fldCharType="separate"/>
          </w:r>
          <w:r>
            <w:rPr>
              <w:noProof/>
            </w:rPr>
            <w:t>6</w:t>
          </w:r>
          <w:r>
            <w:rPr>
              <w:noProof/>
            </w:rPr>
            <w:fldChar w:fldCharType="end"/>
          </w:r>
        </w:p>
        <w:p w14:paraId="5945D04F"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LIST OF FIGURES</w:t>
          </w:r>
          <w:r>
            <w:rPr>
              <w:noProof/>
            </w:rPr>
            <w:tab/>
          </w:r>
          <w:r>
            <w:rPr>
              <w:noProof/>
            </w:rPr>
            <w:fldChar w:fldCharType="begin"/>
          </w:r>
          <w:r>
            <w:rPr>
              <w:noProof/>
            </w:rPr>
            <w:instrText xml:space="preserve"> PAGEREF _Toc269411788 \h </w:instrText>
          </w:r>
          <w:r>
            <w:rPr>
              <w:noProof/>
            </w:rPr>
          </w:r>
          <w:r>
            <w:rPr>
              <w:noProof/>
            </w:rPr>
            <w:fldChar w:fldCharType="separate"/>
          </w:r>
          <w:r>
            <w:rPr>
              <w:noProof/>
            </w:rPr>
            <w:t>7</w:t>
          </w:r>
          <w:r>
            <w:rPr>
              <w:noProof/>
            </w:rPr>
            <w:fldChar w:fldCharType="end"/>
          </w:r>
        </w:p>
        <w:p w14:paraId="66554841"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ABSTRACT</w:t>
          </w:r>
          <w:r>
            <w:rPr>
              <w:noProof/>
            </w:rPr>
            <w:tab/>
          </w:r>
          <w:r>
            <w:rPr>
              <w:noProof/>
            </w:rPr>
            <w:fldChar w:fldCharType="begin"/>
          </w:r>
          <w:r>
            <w:rPr>
              <w:noProof/>
            </w:rPr>
            <w:instrText xml:space="preserve"> PAGEREF _Toc269411789 \h </w:instrText>
          </w:r>
          <w:r>
            <w:rPr>
              <w:noProof/>
            </w:rPr>
          </w:r>
          <w:r>
            <w:rPr>
              <w:noProof/>
            </w:rPr>
            <w:fldChar w:fldCharType="separate"/>
          </w:r>
          <w:r>
            <w:rPr>
              <w:noProof/>
            </w:rPr>
            <w:t>9</w:t>
          </w:r>
          <w:r>
            <w:rPr>
              <w:noProof/>
            </w:rPr>
            <w:fldChar w:fldCharType="end"/>
          </w:r>
        </w:p>
        <w:p w14:paraId="70C1D27B"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DECLARATION</w:t>
          </w:r>
          <w:r>
            <w:rPr>
              <w:noProof/>
            </w:rPr>
            <w:tab/>
          </w:r>
          <w:r>
            <w:rPr>
              <w:noProof/>
            </w:rPr>
            <w:fldChar w:fldCharType="begin"/>
          </w:r>
          <w:r>
            <w:rPr>
              <w:noProof/>
            </w:rPr>
            <w:instrText xml:space="preserve"> PAGEREF _Toc269411790 \h </w:instrText>
          </w:r>
          <w:r>
            <w:rPr>
              <w:noProof/>
            </w:rPr>
          </w:r>
          <w:r>
            <w:rPr>
              <w:noProof/>
            </w:rPr>
            <w:fldChar w:fldCharType="separate"/>
          </w:r>
          <w:r>
            <w:rPr>
              <w:noProof/>
            </w:rPr>
            <w:t>12</w:t>
          </w:r>
          <w:r>
            <w:rPr>
              <w:noProof/>
            </w:rPr>
            <w:fldChar w:fldCharType="end"/>
          </w:r>
        </w:p>
        <w:p w14:paraId="56B4B5F6"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INTELLECTUAL PROPERTY STATEMENT</w:t>
          </w:r>
          <w:r>
            <w:rPr>
              <w:noProof/>
            </w:rPr>
            <w:tab/>
          </w:r>
          <w:r>
            <w:rPr>
              <w:noProof/>
            </w:rPr>
            <w:fldChar w:fldCharType="begin"/>
          </w:r>
          <w:r>
            <w:rPr>
              <w:noProof/>
            </w:rPr>
            <w:instrText xml:space="preserve"> PAGEREF _Toc269411791 \h </w:instrText>
          </w:r>
          <w:r>
            <w:rPr>
              <w:noProof/>
            </w:rPr>
          </w:r>
          <w:r>
            <w:rPr>
              <w:noProof/>
            </w:rPr>
            <w:fldChar w:fldCharType="separate"/>
          </w:r>
          <w:r>
            <w:rPr>
              <w:noProof/>
            </w:rPr>
            <w:t>13</w:t>
          </w:r>
          <w:r>
            <w:rPr>
              <w:noProof/>
            </w:rPr>
            <w:fldChar w:fldCharType="end"/>
          </w:r>
        </w:p>
        <w:p w14:paraId="6DB5932E"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ACKNOWLEDGMENT</w:t>
          </w:r>
          <w:r>
            <w:rPr>
              <w:noProof/>
            </w:rPr>
            <w:tab/>
          </w:r>
          <w:r>
            <w:rPr>
              <w:noProof/>
            </w:rPr>
            <w:fldChar w:fldCharType="begin"/>
          </w:r>
          <w:r>
            <w:rPr>
              <w:noProof/>
            </w:rPr>
            <w:instrText xml:space="preserve"> PAGEREF _Toc269411792 \h </w:instrText>
          </w:r>
          <w:r>
            <w:rPr>
              <w:noProof/>
            </w:rPr>
          </w:r>
          <w:r>
            <w:rPr>
              <w:noProof/>
            </w:rPr>
            <w:fldChar w:fldCharType="separate"/>
          </w:r>
          <w:r>
            <w:rPr>
              <w:noProof/>
            </w:rPr>
            <w:t>14</w:t>
          </w:r>
          <w:r>
            <w:rPr>
              <w:noProof/>
            </w:rPr>
            <w:fldChar w:fldCharType="end"/>
          </w:r>
        </w:p>
        <w:p w14:paraId="69DC2C5E"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1</w:t>
          </w:r>
          <w:r>
            <w:rPr>
              <w:rFonts w:asciiTheme="minorHAnsi" w:hAnsiTheme="minorHAnsi"/>
              <w:b w:val="0"/>
              <w:caps w:val="0"/>
              <w:noProof/>
              <w:sz w:val="24"/>
              <w:szCs w:val="24"/>
              <w:u w:val="none"/>
              <w:lang w:eastAsia="ja-JP"/>
            </w:rPr>
            <w:tab/>
          </w:r>
          <w:r w:rsidRPr="006A7A15">
            <w:rPr>
              <w:rFonts w:cs="Times New Roman"/>
              <w:noProof/>
            </w:rPr>
            <w:t>INTRODUCTION</w:t>
          </w:r>
          <w:r>
            <w:rPr>
              <w:noProof/>
            </w:rPr>
            <w:tab/>
          </w:r>
          <w:r>
            <w:rPr>
              <w:noProof/>
            </w:rPr>
            <w:fldChar w:fldCharType="begin"/>
          </w:r>
          <w:r>
            <w:rPr>
              <w:noProof/>
            </w:rPr>
            <w:instrText xml:space="preserve"> PAGEREF _Toc269411793 \h </w:instrText>
          </w:r>
          <w:r>
            <w:rPr>
              <w:noProof/>
            </w:rPr>
          </w:r>
          <w:r>
            <w:rPr>
              <w:noProof/>
            </w:rPr>
            <w:fldChar w:fldCharType="separate"/>
          </w:r>
          <w:r>
            <w:rPr>
              <w:noProof/>
            </w:rPr>
            <w:t>16</w:t>
          </w:r>
          <w:r>
            <w:rPr>
              <w:noProof/>
            </w:rPr>
            <w:fldChar w:fldCharType="end"/>
          </w:r>
        </w:p>
        <w:p w14:paraId="3E9EF847"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1.1</w:t>
          </w:r>
          <w:r>
            <w:rPr>
              <w:rFonts w:asciiTheme="minorHAnsi" w:hAnsiTheme="minorHAnsi"/>
              <w:b w:val="0"/>
              <w:smallCaps w:val="0"/>
              <w:noProof/>
              <w:sz w:val="24"/>
              <w:szCs w:val="24"/>
              <w:lang w:eastAsia="ja-JP"/>
            </w:rPr>
            <w:tab/>
          </w:r>
          <w:r>
            <w:rPr>
              <w:noProof/>
            </w:rPr>
            <w:t>Motivation</w:t>
          </w:r>
          <w:r>
            <w:rPr>
              <w:noProof/>
            </w:rPr>
            <w:tab/>
          </w:r>
          <w:r>
            <w:rPr>
              <w:noProof/>
            </w:rPr>
            <w:fldChar w:fldCharType="begin"/>
          </w:r>
          <w:r>
            <w:rPr>
              <w:noProof/>
            </w:rPr>
            <w:instrText xml:space="preserve"> PAGEREF _Toc269411794 \h </w:instrText>
          </w:r>
          <w:r>
            <w:rPr>
              <w:noProof/>
            </w:rPr>
          </w:r>
          <w:r>
            <w:rPr>
              <w:noProof/>
            </w:rPr>
            <w:fldChar w:fldCharType="separate"/>
          </w:r>
          <w:r>
            <w:rPr>
              <w:noProof/>
            </w:rPr>
            <w:t>16</w:t>
          </w:r>
          <w:r>
            <w:rPr>
              <w:noProof/>
            </w:rPr>
            <w:fldChar w:fldCharType="end"/>
          </w:r>
        </w:p>
        <w:p w14:paraId="73A7855F"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1.2</w:t>
          </w:r>
          <w:r>
            <w:rPr>
              <w:rFonts w:asciiTheme="minorHAnsi" w:hAnsiTheme="minorHAnsi"/>
              <w:b w:val="0"/>
              <w:smallCaps w:val="0"/>
              <w:noProof/>
              <w:sz w:val="24"/>
              <w:szCs w:val="24"/>
              <w:lang w:eastAsia="ja-JP"/>
            </w:rPr>
            <w:tab/>
          </w:r>
          <w:r>
            <w:rPr>
              <w:noProof/>
            </w:rPr>
            <w:t>Aims</w:t>
          </w:r>
          <w:r>
            <w:rPr>
              <w:noProof/>
            </w:rPr>
            <w:tab/>
          </w:r>
          <w:r>
            <w:rPr>
              <w:noProof/>
            </w:rPr>
            <w:fldChar w:fldCharType="begin"/>
          </w:r>
          <w:r>
            <w:rPr>
              <w:noProof/>
            </w:rPr>
            <w:instrText xml:space="preserve"> PAGEREF _Toc269411795 \h </w:instrText>
          </w:r>
          <w:r>
            <w:rPr>
              <w:noProof/>
            </w:rPr>
          </w:r>
          <w:r>
            <w:rPr>
              <w:noProof/>
            </w:rPr>
            <w:fldChar w:fldCharType="separate"/>
          </w:r>
          <w:r>
            <w:rPr>
              <w:noProof/>
            </w:rPr>
            <w:t>17</w:t>
          </w:r>
          <w:r>
            <w:rPr>
              <w:noProof/>
            </w:rPr>
            <w:fldChar w:fldCharType="end"/>
          </w:r>
        </w:p>
        <w:p w14:paraId="7CB47595"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1.3</w:t>
          </w:r>
          <w:r>
            <w:rPr>
              <w:rFonts w:asciiTheme="minorHAnsi" w:hAnsiTheme="minorHAnsi"/>
              <w:b w:val="0"/>
              <w:smallCaps w:val="0"/>
              <w:noProof/>
              <w:sz w:val="24"/>
              <w:szCs w:val="24"/>
              <w:lang w:eastAsia="ja-JP"/>
            </w:rPr>
            <w:tab/>
          </w:r>
          <w:r>
            <w:rPr>
              <w:noProof/>
            </w:rPr>
            <w:t>Objectives</w:t>
          </w:r>
          <w:r>
            <w:rPr>
              <w:noProof/>
            </w:rPr>
            <w:tab/>
          </w:r>
          <w:r>
            <w:rPr>
              <w:noProof/>
            </w:rPr>
            <w:fldChar w:fldCharType="begin"/>
          </w:r>
          <w:r>
            <w:rPr>
              <w:noProof/>
            </w:rPr>
            <w:instrText xml:space="preserve"> PAGEREF _Toc269411796 \h </w:instrText>
          </w:r>
          <w:r>
            <w:rPr>
              <w:noProof/>
            </w:rPr>
          </w:r>
          <w:r>
            <w:rPr>
              <w:noProof/>
            </w:rPr>
            <w:fldChar w:fldCharType="separate"/>
          </w:r>
          <w:r>
            <w:rPr>
              <w:noProof/>
            </w:rPr>
            <w:t>17</w:t>
          </w:r>
          <w:r>
            <w:rPr>
              <w:noProof/>
            </w:rPr>
            <w:fldChar w:fldCharType="end"/>
          </w:r>
        </w:p>
        <w:p w14:paraId="320FE0DF"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1.4</w:t>
          </w:r>
          <w:r>
            <w:rPr>
              <w:rFonts w:asciiTheme="minorHAnsi" w:hAnsiTheme="minorHAnsi"/>
              <w:b w:val="0"/>
              <w:smallCaps w:val="0"/>
              <w:noProof/>
              <w:sz w:val="24"/>
              <w:szCs w:val="24"/>
              <w:lang w:eastAsia="ja-JP"/>
            </w:rPr>
            <w:tab/>
          </w:r>
          <w:r>
            <w:rPr>
              <w:noProof/>
            </w:rPr>
            <w:t>Contributions of this Project</w:t>
          </w:r>
          <w:r>
            <w:rPr>
              <w:noProof/>
            </w:rPr>
            <w:tab/>
          </w:r>
          <w:r>
            <w:rPr>
              <w:noProof/>
            </w:rPr>
            <w:fldChar w:fldCharType="begin"/>
          </w:r>
          <w:r>
            <w:rPr>
              <w:noProof/>
            </w:rPr>
            <w:instrText xml:space="preserve"> PAGEREF _Toc269411797 \h </w:instrText>
          </w:r>
          <w:r>
            <w:rPr>
              <w:noProof/>
            </w:rPr>
          </w:r>
          <w:r>
            <w:rPr>
              <w:noProof/>
            </w:rPr>
            <w:fldChar w:fldCharType="separate"/>
          </w:r>
          <w:r>
            <w:rPr>
              <w:noProof/>
            </w:rPr>
            <w:t>18</w:t>
          </w:r>
          <w:r>
            <w:rPr>
              <w:noProof/>
            </w:rPr>
            <w:fldChar w:fldCharType="end"/>
          </w:r>
        </w:p>
        <w:p w14:paraId="26329BB6"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1.5</w:t>
          </w:r>
          <w:r>
            <w:rPr>
              <w:rFonts w:asciiTheme="minorHAnsi" w:hAnsiTheme="minorHAnsi"/>
              <w:b w:val="0"/>
              <w:smallCaps w:val="0"/>
              <w:noProof/>
              <w:sz w:val="24"/>
              <w:szCs w:val="24"/>
              <w:lang w:eastAsia="ja-JP"/>
            </w:rPr>
            <w:tab/>
          </w:r>
          <w:r>
            <w:rPr>
              <w:noProof/>
            </w:rPr>
            <w:t>Structure of the Dissertation</w:t>
          </w:r>
          <w:r>
            <w:rPr>
              <w:noProof/>
            </w:rPr>
            <w:tab/>
          </w:r>
          <w:r>
            <w:rPr>
              <w:noProof/>
            </w:rPr>
            <w:fldChar w:fldCharType="begin"/>
          </w:r>
          <w:r>
            <w:rPr>
              <w:noProof/>
            </w:rPr>
            <w:instrText xml:space="preserve"> PAGEREF _Toc269411798 \h </w:instrText>
          </w:r>
          <w:r>
            <w:rPr>
              <w:noProof/>
            </w:rPr>
          </w:r>
          <w:r>
            <w:rPr>
              <w:noProof/>
            </w:rPr>
            <w:fldChar w:fldCharType="separate"/>
          </w:r>
          <w:r>
            <w:rPr>
              <w:noProof/>
            </w:rPr>
            <w:t>19</w:t>
          </w:r>
          <w:r>
            <w:rPr>
              <w:noProof/>
            </w:rPr>
            <w:fldChar w:fldCharType="end"/>
          </w:r>
        </w:p>
        <w:p w14:paraId="7E8C60A4"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2</w:t>
          </w:r>
          <w:r>
            <w:rPr>
              <w:rFonts w:asciiTheme="minorHAnsi" w:hAnsiTheme="minorHAnsi"/>
              <w:b w:val="0"/>
              <w:caps w:val="0"/>
              <w:noProof/>
              <w:sz w:val="24"/>
              <w:szCs w:val="24"/>
              <w:u w:val="none"/>
              <w:lang w:eastAsia="ja-JP"/>
            </w:rPr>
            <w:tab/>
          </w:r>
          <w:r w:rsidRPr="006A7A15">
            <w:rPr>
              <w:rFonts w:cs="Times New Roman"/>
              <w:noProof/>
            </w:rPr>
            <w:t>BACKGROUND</w:t>
          </w:r>
          <w:r>
            <w:rPr>
              <w:noProof/>
            </w:rPr>
            <w:tab/>
          </w:r>
          <w:r>
            <w:rPr>
              <w:noProof/>
            </w:rPr>
            <w:fldChar w:fldCharType="begin"/>
          </w:r>
          <w:r>
            <w:rPr>
              <w:noProof/>
            </w:rPr>
            <w:instrText xml:space="preserve"> PAGEREF _Toc269411799 \h </w:instrText>
          </w:r>
          <w:r>
            <w:rPr>
              <w:noProof/>
            </w:rPr>
          </w:r>
          <w:r>
            <w:rPr>
              <w:noProof/>
            </w:rPr>
            <w:fldChar w:fldCharType="separate"/>
          </w:r>
          <w:r>
            <w:rPr>
              <w:noProof/>
            </w:rPr>
            <w:t>21</w:t>
          </w:r>
          <w:r>
            <w:rPr>
              <w:noProof/>
            </w:rPr>
            <w:fldChar w:fldCharType="end"/>
          </w:r>
        </w:p>
        <w:p w14:paraId="6A647760"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2.1</w:t>
          </w:r>
          <w:r>
            <w:rPr>
              <w:rFonts w:asciiTheme="minorHAnsi" w:hAnsiTheme="minorHAnsi"/>
              <w:b w:val="0"/>
              <w:smallCaps w:val="0"/>
              <w:noProof/>
              <w:sz w:val="24"/>
              <w:szCs w:val="24"/>
              <w:lang w:eastAsia="ja-JP"/>
            </w:rPr>
            <w:tab/>
          </w:r>
          <w:r>
            <w:rPr>
              <w:noProof/>
            </w:rPr>
            <w:t>OWL</w:t>
          </w:r>
          <w:r>
            <w:rPr>
              <w:noProof/>
            </w:rPr>
            <w:tab/>
          </w:r>
          <w:r>
            <w:rPr>
              <w:noProof/>
            </w:rPr>
            <w:fldChar w:fldCharType="begin"/>
          </w:r>
          <w:r>
            <w:rPr>
              <w:noProof/>
            </w:rPr>
            <w:instrText xml:space="preserve"> PAGEREF _Toc269411800 \h </w:instrText>
          </w:r>
          <w:r>
            <w:rPr>
              <w:noProof/>
            </w:rPr>
          </w:r>
          <w:r>
            <w:rPr>
              <w:noProof/>
            </w:rPr>
            <w:fldChar w:fldCharType="separate"/>
          </w:r>
          <w:r>
            <w:rPr>
              <w:noProof/>
            </w:rPr>
            <w:t>21</w:t>
          </w:r>
          <w:r>
            <w:rPr>
              <w:noProof/>
            </w:rPr>
            <w:fldChar w:fldCharType="end"/>
          </w:r>
        </w:p>
        <w:p w14:paraId="2B448B32" w14:textId="77777777" w:rsidR="00A04C80" w:rsidRDefault="00A04C80">
          <w:pPr>
            <w:pStyle w:val="TOC3"/>
            <w:tabs>
              <w:tab w:val="left" w:pos="680"/>
              <w:tab w:val="right" w:pos="8290"/>
            </w:tabs>
            <w:rPr>
              <w:rFonts w:asciiTheme="minorHAnsi" w:hAnsiTheme="minorHAnsi"/>
              <w:smallCaps w:val="0"/>
              <w:noProof/>
              <w:sz w:val="24"/>
              <w:szCs w:val="24"/>
              <w:lang w:eastAsia="ja-JP"/>
            </w:rPr>
          </w:pPr>
          <w:r w:rsidRPr="006A7A15">
            <w:rPr>
              <w:rFonts w:cs="Times New Roman"/>
              <w:noProof/>
            </w:rPr>
            <w:t>2.1.1</w:t>
          </w:r>
          <w:r>
            <w:rPr>
              <w:rFonts w:asciiTheme="minorHAnsi" w:hAnsiTheme="minorHAnsi"/>
              <w:smallCaps w:val="0"/>
              <w:noProof/>
              <w:sz w:val="24"/>
              <w:szCs w:val="24"/>
              <w:lang w:eastAsia="ja-JP"/>
            </w:rPr>
            <w:tab/>
          </w:r>
          <w:r w:rsidRPr="006A7A15">
            <w:rPr>
              <w:rFonts w:cs="Times New Roman"/>
              <w:noProof/>
            </w:rPr>
            <w:t>OWLClasses</w:t>
          </w:r>
          <w:r>
            <w:rPr>
              <w:noProof/>
            </w:rPr>
            <w:tab/>
          </w:r>
          <w:r>
            <w:rPr>
              <w:noProof/>
            </w:rPr>
            <w:fldChar w:fldCharType="begin"/>
          </w:r>
          <w:r>
            <w:rPr>
              <w:noProof/>
            </w:rPr>
            <w:instrText xml:space="preserve"> PAGEREF _Toc269411801 \h </w:instrText>
          </w:r>
          <w:r>
            <w:rPr>
              <w:noProof/>
            </w:rPr>
          </w:r>
          <w:r>
            <w:rPr>
              <w:noProof/>
            </w:rPr>
            <w:fldChar w:fldCharType="separate"/>
          </w:r>
          <w:r>
            <w:rPr>
              <w:noProof/>
            </w:rPr>
            <w:t>22</w:t>
          </w:r>
          <w:r>
            <w:rPr>
              <w:noProof/>
            </w:rPr>
            <w:fldChar w:fldCharType="end"/>
          </w:r>
        </w:p>
        <w:p w14:paraId="7F9CD786" w14:textId="77777777" w:rsidR="00A04C80" w:rsidRDefault="00A04C80">
          <w:pPr>
            <w:pStyle w:val="TOC3"/>
            <w:tabs>
              <w:tab w:val="left" w:pos="680"/>
              <w:tab w:val="right" w:pos="8290"/>
            </w:tabs>
            <w:rPr>
              <w:rFonts w:asciiTheme="minorHAnsi" w:hAnsiTheme="minorHAnsi"/>
              <w:smallCaps w:val="0"/>
              <w:noProof/>
              <w:sz w:val="24"/>
              <w:szCs w:val="24"/>
              <w:lang w:eastAsia="ja-JP"/>
            </w:rPr>
          </w:pPr>
          <w:r w:rsidRPr="006A7A15">
            <w:rPr>
              <w:rFonts w:cs="Times New Roman"/>
              <w:noProof/>
            </w:rPr>
            <w:t>2.1.2</w:t>
          </w:r>
          <w:r>
            <w:rPr>
              <w:rFonts w:asciiTheme="minorHAnsi" w:hAnsiTheme="minorHAnsi"/>
              <w:smallCaps w:val="0"/>
              <w:noProof/>
              <w:sz w:val="24"/>
              <w:szCs w:val="24"/>
              <w:lang w:eastAsia="ja-JP"/>
            </w:rPr>
            <w:tab/>
          </w:r>
          <w:r w:rsidRPr="006A7A15">
            <w:rPr>
              <w:rFonts w:cs="Times New Roman"/>
              <w:noProof/>
            </w:rPr>
            <w:t>OWLObjectProperties</w:t>
          </w:r>
          <w:r>
            <w:rPr>
              <w:noProof/>
            </w:rPr>
            <w:tab/>
          </w:r>
          <w:r>
            <w:rPr>
              <w:noProof/>
            </w:rPr>
            <w:fldChar w:fldCharType="begin"/>
          </w:r>
          <w:r>
            <w:rPr>
              <w:noProof/>
            </w:rPr>
            <w:instrText xml:space="preserve"> PAGEREF _Toc269411802 \h </w:instrText>
          </w:r>
          <w:r>
            <w:rPr>
              <w:noProof/>
            </w:rPr>
          </w:r>
          <w:r>
            <w:rPr>
              <w:noProof/>
            </w:rPr>
            <w:fldChar w:fldCharType="separate"/>
          </w:r>
          <w:r>
            <w:rPr>
              <w:noProof/>
            </w:rPr>
            <w:t>22</w:t>
          </w:r>
          <w:r>
            <w:rPr>
              <w:noProof/>
            </w:rPr>
            <w:fldChar w:fldCharType="end"/>
          </w:r>
        </w:p>
        <w:p w14:paraId="3F053221" w14:textId="77777777" w:rsidR="00A04C80" w:rsidRDefault="00A04C80">
          <w:pPr>
            <w:pStyle w:val="TOC3"/>
            <w:tabs>
              <w:tab w:val="left" w:pos="680"/>
              <w:tab w:val="right" w:pos="8290"/>
            </w:tabs>
            <w:rPr>
              <w:rFonts w:asciiTheme="minorHAnsi" w:hAnsiTheme="minorHAnsi"/>
              <w:smallCaps w:val="0"/>
              <w:noProof/>
              <w:sz w:val="24"/>
              <w:szCs w:val="24"/>
              <w:lang w:eastAsia="ja-JP"/>
            </w:rPr>
          </w:pPr>
          <w:r w:rsidRPr="006A7A15">
            <w:rPr>
              <w:rFonts w:cs="Times New Roman"/>
              <w:noProof/>
            </w:rPr>
            <w:t>2.1.3</w:t>
          </w:r>
          <w:r>
            <w:rPr>
              <w:rFonts w:asciiTheme="minorHAnsi" w:hAnsiTheme="minorHAnsi"/>
              <w:smallCaps w:val="0"/>
              <w:noProof/>
              <w:sz w:val="24"/>
              <w:szCs w:val="24"/>
              <w:lang w:eastAsia="ja-JP"/>
            </w:rPr>
            <w:tab/>
          </w:r>
          <w:r w:rsidRPr="006A7A15">
            <w:rPr>
              <w:rFonts w:cs="Times New Roman"/>
              <w:noProof/>
            </w:rPr>
            <w:t>OWLAnnotationProperties</w:t>
          </w:r>
          <w:r>
            <w:rPr>
              <w:noProof/>
            </w:rPr>
            <w:tab/>
          </w:r>
          <w:r>
            <w:rPr>
              <w:noProof/>
            </w:rPr>
            <w:fldChar w:fldCharType="begin"/>
          </w:r>
          <w:r>
            <w:rPr>
              <w:noProof/>
            </w:rPr>
            <w:instrText xml:space="preserve"> PAGEREF _Toc269411803 \h </w:instrText>
          </w:r>
          <w:r>
            <w:rPr>
              <w:noProof/>
            </w:rPr>
          </w:r>
          <w:r>
            <w:rPr>
              <w:noProof/>
            </w:rPr>
            <w:fldChar w:fldCharType="separate"/>
          </w:r>
          <w:r>
            <w:rPr>
              <w:noProof/>
            </w:rPr>
            <w:t>22</w:t>
          </w:r>
          <w:r>
            <w:rPr>
              <w:noProof/>
            </w:rPr>
            <w:fldChar w:fldCharType="end"/>
          </w:r>
        </w:p>
        <w:p w14:paraId="4560FEF8"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2.2</w:t>
          </w:r>
          <w:r>
            <w:rPr>
              <w:rFonts w:asciiTheme="minorHAnsi" w:hAnsiTheme="minorHAnsi"/>
              <w:b w:val="0"/>
              <w:smallCaps w:val="0"/>
              <w:noProof/>
              <w:sz w:val="24"/>
              <w:szCs w:val="24"/>
              <w:lang w:eastAsia="ja-JP"/>
            </w:rPr>
            <w:tab/>
          </w:r>
          <w:r>
            <w:rPr>
              <w:noProof/>
            </w:rPr>
            <w:t>OWL API</w:t>
          </w:r>
          <w:r>
            <w:rPr>
              <w:noProof/>
            </w:rPr>
            <w:tab/>
          </w:r>
          <w:r>
            <w:rPr>
              <w:noProof/>
            </w:rPr>
            <w:fldChar w:fldCharType="begin"/>
          </w:r>
          <w:r>
            <w:rPr>
              <w:noProof/>
            </w:rPr>
            <w:instrText xml:space="preserve"> PAGEREF _Toc269411804 \h </w:instrText>
          </w:r>
          <w:r>
            <w:rPr>
              <w:noProof/>
            </w:rPr>
          </w:r>
          <w:r>
            <w:rPr>
              <w:noProof/>
            </w:rPr>
            <w:fldChar w:fldCharType="separate"/>
          </w:r>
          <w:r>
            <w:rPr>
              <w:noProof/>
            </w:rPr>
            <w:t>22</w:t>
          </w:r>
          <w:r>
            <w:rPr>
              <w:noProof/>
            </w:rPr>
            <w:fldChar w:fldCharType="end"/>
          </w:r>
        </w:p>
        <w:p w14:paraId="352247E9"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2.3</w:t>
          </w:r>
          <w:r>
            <w:rPr>
              <w:rFonts w:asciiTheme="minorHAnsi" w:hAnsiTheme="minorHAnsi"/>
              <w:b w:val="0"/>
              <w:smallCaps w:val="0"/>
              <w:noProof/>
              <w:sz w:val="24"/>
              <w:szCs w:val="24"/>
              <w:lang w:eastAsia="ja-JP"/>
            </w:rPr>
            <w:tab/>
          </w:r>
          <w:r>
            <w:rPr>
              <w:noProof/>
            </w:rPr>
            <w:t>Conventional Information Retrieval Method</w:t>
          </w:r>
          <w:r>
            <w:rPr>
              <w:noProof/>
            </w:rPr>
            <w:tab/>
          </w:r>
          <w:r>
            <w:rPr>
              <w:noProof/>
            </w:rPr>
            <w:fldChar w:fldCharType="begin"/>
          </w:r>
          <w:r>
            <w:rPr>
              <w:noProof/>
            </w:rPr>
            <w:instrText xml:space="preserve"> PAGEREF _Toc269411805 \h </w:instrText>
          </w:r>
          <w:r>
            <w:rPr>
              <w:noProof/>
            </w:rPr>
          </w:r>
          <w:r>
            <w:rPr>
              <w:noProof/>
            </w:rPr>
            <w:fldChar w:fldCharType="separate"/>
          </w:r>
          <w:r>
            <w:rPr>
              <w:noProof/>
            </w:rPr>
            <w:t>24</w:t>
          </w:r>
          <w:r>
            <w:rPr>
              <w:noProof/>
            </w:rPr>
            <w:fldChar w:fldCharType="end"/>
          </w:r>
        </w:p>
        <w:p w14:paraId="7F2D8AFC"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2.4</w:t>
          </w:r>
          <w:r>
            <w:rPr>
              <w:rFonts w:asciiTheme="minorHAnsi" w:hAnsiTheme="minorHAnsi"/>
              <w:b w:val="0"/>
              <w:smallCaps w:val="0"/>
              <w:noProof/>
              <w:sz w:val="24"/>
              <w:szCs w:val="24"/>
              <w:lang w:eastAsia="ja-JP"/>
            </w:rPr>
            <w:tab/>
          </w:r>
          <w:r>
            <w:rPr>
              <w:noProof/>
            </w:rPr>
            <w:t>Ontology Based User Interface</w:t>
          </w:r>
          <w:r>
            <w:rPr>
              <w:noProof/>
            </w:rPr>
            <w:tab/>
          </w:r>
          <w:r>
            <w:rPr>
              <w:noProof/>
            </w:rPr>
            <w:fldChar w:fldCharType="begin"/>
          </w:r>
          <w:r>
            <w:rPr>
              <w:noProof/>
            </w:rPr>
            <w:instrText xml:space="preserve"> PAGEREF _Toc269411806 \h </w:instrText>
          </w:r>
          <w:r>
            <w:rPr>
              <w:noProof/>
            </w:rPr>
          </w:r>
          <w:r>
            <w:rPr>
              <w:noProof/>
            </w:rPr>
            <w:fldChar w:fldCharType="separate"/>
          </w:r>
          <w:r>
            <w:rPr>
              <w:noProof/>
            </w:rPr>
            <w:t>25</w:t>
          </w:r>
          <w:r>
            <w:rPr>
              <w:noProof/>
            </w:rPr>
            <w:fldChar w:fldCharType="end"/>
          </w:r>
        </w:p>
        <w:p w14:paraId="1139E17B"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2.5</w:t>
          </w:r>
          <w:r>
            <w:rPr>
              <w:rFonts w:asciiTheme="minorHAnsi" w:hAnsiTheme="minorHAnsi"/>
              <w:b w:val="0"/>
              <w:smallCaps w:val="0"/>
              <w:noProof/>
              <w:sz w:val="24"/>
              <w:szCs w:val="24"/>
              <w:lang w:eastAsia="ja-JP"/>
            </w:rPr>
            <w:tab/>
          </w:r>
          <w:r>
            <w:rPr>
              <w:noProof/>
            </w:rPr>
            <w:t>Faceted Based Search</w:t>
          </w:r>
          <w:r>
            <w:rPr>
              <w:noProof/>
            </w:rPr>
            <w:tab/>
          </w:r>
          <w:r>
            <w:rPr>
              <w:noProof/>
            </w:rPr>
            <w:fldChar w:fldCharType="begin"/>
          </w:r>
          <w:r>
            <w:rPr>
              <w:noProof/>
            </w:rPr>
            <w:instrText xml:space="preserve"> PAGEREF _Toc269411807 \h </w:instrText>
          </w:r>
          <w:r>
            <w:rPr>
              <w:noProof/>
            </w:rPr>
          </w:r>
          <w:r>
            <w:rPr>
              <w:noProof/>
            </w:rPr>
            <w:fldChar w:fldCharType="separate"/>
          </w:r>
          <w:r>
            <w:rPr>
              <w:noProof/>
            </w:rPr>
            <w:t>27</w:t>
          </w:r>
          <w:r>
            <w:rPr>
              <w:noProof/>
            </w:rPr>
            <w:fldChar w:fldCharType="end"/>
          </w:r>
        </w:p>
        <w:p w14:paraId="748BEFF1"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2.6</w:t>
          </w:r>
          <w:r>
            <w:rPr>
              <w:rFonts w:asciiTheme="minorHAnsi" w:hAnsiTheme="minorHAnsi"/>
              <w:b w:val="0"/>
              <w:smallCaps w:val="0"/>
              <w:noProof/>
              <w:sz w:val="24"/>
              <w:szCs w:val="24"/>
              <w:lang w:eastAsia="ja-JP"/>
            </w:rPr>
            <w:tab/>
          </w:r>
          <w:r>
            <w:rPr>
              <w:noProof/>
            </w:rPr>
            <w:t>Ontology Visual Querying</w:t>
          </w:r>
          <w:r>
            <w:rPr>
              <w:noProof/>
            </w:rPr>
            <w:tab/>
          </w:r>
          <w:r>
            <w:rPr>
              <w:noProof/>
            </w:rPr>
            <w:fldChar w:fldCharType="begin"/>
          </w:r>
          <w:r>
            <w:rPr>
              <w:noProof/>
            </w:rPr>
            <w:instrText xml:space="preserve"> PAGEREF _Toc269411808 \h </w:instrText>
          </w:r>
          <w:r>
            <w:rPr>
              <w:noProof/>
            </w:rPr>
          </w:r>
          <w:r>
            <w:rPr>
              <w:noProof/>
            </w:rPr>
            <w:fldChar w:fldCharType="separate"/>
          </w:r>
          <w:r>
            <w:rPr>
              <w:noProof/>
            </w:rPr>
            <w:t>30</w:t>
          </w:r>
          <w:r>
            <w:rPr>
              <w:noProof/>
            </w:rPr>
            <w:fldChar w:fldCharType="end"/>
          </w:r>
        </w:p>
        <w:p w14:paraId="3780DC99"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2.7</w:t>
          </w:r>
          <w:r>
            <w:rPr>
              <w:rFonts w:asciiTheme="minorHAnsi" w:hAnsiTheme="minorHAnsi"/>
              <w:b w:val="0"/>
              <w:smallCaps w:val="0"/>
              <w:noProof/>
              <w:sz w:val="24"/>
              <w:szCs w:val="24"/>
              <w:lang w:eastAsia="ja-JP"/>
            </w:rPr>
            <w:tab/>
          </w:r>
          <w:r>
            <w:rPr>
              <w:noProof/>
            </w:rPr>
            <w:t>The Manchester Pizza Finder</w:t>
          </w:r>
          <w:r>
            <w:rPr>
              <w:noProof/>
            </w:rPr>
            <w:tab/>
          </w:r>
          <w:r>
            <w:rPr>
              <w:noProof/>
            </w:rPr>
            <w:fldChar w:fldCharType="begin"/>
          </w:r>
          <w:r>
            <w:rPr>
              <w:noProof/>
            </w:rPr>
            <w:instrText xml:space="preserve"> PAGEREF _Toc269411809 \h </w:instrText>
          </w:r>
          <w:r>
            <w:rPr>
              <w:noProof/>
            </w:rPr>
          </w:r>
          <w:r>
            <w:rPr>
              <w:noProof/>
            </w:rPr>
            <w:fldChar w:fldCharType="separate"/>
          </w:r>
          <w:r>
            <w:rPr>
              <w:noProof/>
            </w:rPr>
            <w:t>31</w:t>
          </w:r>
          <w:r>
            <w:rPr>
              <w:noProof/>
            </w:rPr>
            <w:fldChar w:fldCharType="end"/>
          </w:r>
        </w:p>
        <w:p w14:paraId="659BB0B9"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2.8</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_Toc269411810 \h </w:instrText>
          </w:r>
          <w:r>
            <w:rPr>
              <w:noProof/>
            </w:rPr>
          </w:r>
          <w:r>
            <w:rPr>
              <w:noProof/>
            </w:rPr>
            <w:fldChar w:fldCharType="separate"/>
          </w:r>
          <w:r>
            <w:rPr>
              <w:noProof/>
            </w:rPr>
            <w:t>31</w:t>
          </w:r>
          <w:r>
            <w:rPr>
              <w:noProof/>
            </w:rPr>
            <w:fldChar w:fldCharType="end"/>
          </w:r>
        </w:p>
        <w:p w14:paraId="20D78C90"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3</w:t>
          </w:r>
          <w:r>
            <w:rPr>
              <w:rFonts w:asciiTheme="minorHAnsi" w:hAnsiTheme="minorHAnsi"/>
              <w:b w:val="0"/>
              <w:caps w:val="0"/>
              <w:noProof/>
              <w:sz w:val="24"/>
              <w:szCs w:val="24"/>
              <w:u w:val="none"/>
              <w:lang w:eastAsia="ja-JP"/>
            </w:rPr>
            <w:tab/>
          </w:r>
          <w:r w:rsidRPr="006A7A15">
            <w:rPr>
              <w:rFonts w:cs="Times New Roman"/>
              <w:noProof/>
            </w:rPr>
            <w:t>RESEARCH METHODS</w:t>
          </w:r>
          <w:r>
            <w:rPr>
              <w:noProof/>
            </w:rPr>
            <w:tab/>
          </w:r>
          <w:r>
            <w:rPr>
              <w:noProof/>
            </w:rPr>
            <w:fldChar w:fldCharType="begin"/>
          </w:r>
          <w:r>
            <w:rPr>
              <w:noProof/>
            </w:rPr>
            <w:instrText xml:space="preserve"> PAGEREF _Toc269411811 \h </w:instrText>
          </w:r>
          <w:r>
            <w:rPr>
              <w:noProof/>
            </w:rPr>
          </w:r>
          <w:r>
            <w:rPr>
              <w:noProof/>
            </w:rPr>
            <w:fldChar w:fldCharType="separate"/>
          </w:r>
          <w:r>
            <w:rPr>
              <w:noProof/>
            </w:rPr>
            <w:t>34</w:t>
          </w:r>
          <w:r>
            <w:rPr>
              <w:noProof/>
            </w:rPr>
            <w:fldChar w:fldCharType="end"/>
          </w:r>
        </w:p>
        <w:p w14:paraId="0838449C"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3.1</w:t>
          </w:r>
          <w:r>
            <w:rPr>
              <w:rFonts w:asciiTheme="minorHAnsi" w:hAnsiTheme="minorHAnsi"/>
              <w:b w:val="0"/>
              <w:smallCaps w:val="0"/>
              <w:noProof/>
              <w:sz w:val="24"/>
              <w:szCs w:val="24"/>
              <w:lang w:eastAsia="ja-JP"/>
            </w:rPr>
            <w:tab/>
          </w:r>
          <w:r>
            <w:rPr>
              <w:noProof/>
            </w:rPr>
            <w:t>Research Methodology</w:t>
          </w:r>
          <w:r>
            <w:rPr>
              <w:noProof/>
            </w:rPr>
            <w:tab/>
          </w:r>
          <w:r>
            <w:rPr>
              <w:noProof/>
            </w:rPr>
            <w:fldChar w:fldCharType="begin"/>
          </w:r>
          <w:r>
            <w:rPr>
              <w:noProof/>
            </w:rPr>
            <w:instrText xml:space="preserve"> PAGEREF _Toc269411812 \h </w:instrText>
          </w:r>
          <w:r>
            <w:rPr>
              <w:noProof/>
            </w:rPr>
          </w:r>
          <w:r>
            <w:rPr>
              <w:noProof/>
            </w:rPr>
            <w:fldChar w:fldCharType="separate"/>
          </w:r>
          <w:r>
            <w:rPr>
              <w:noProof/>
            </w:rPr>
            <w:t>34</w:t>
          </w:r>
          <w:r>
            <w:rPr>
              <w:noProof/>
            </w:rPr>
            <w:fldChar w:fldCharType="end"/>
          </w:r>
        </w:p>
        <w:p w14:paraId="71ACD568"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3.1.1</w:t>
          </w:r>
          <w:r>
            <w:rPr>
              <w:rFonts w:asciiTheme="minorHAnsi" w:hAnsiTheme="minorHAnsi"/>
              <w:smallCaps w:val="0"/>
              <w:noProof/>
              <w:sz w:val="24"/>
              <w:szCs w:val="24"/>
              <w:lang w:eastAsia="ja-JP"/>
            </w:rPr>
            <w:tab/>
          </w:r>
          <w:r>
            <w:rPr>
              <w:noProof/>
            </w:rPr>
            <w:t>Requirements Gathering Stage</w:t>
          </w:r>
          <w:r>
            <w:rPr>
              <w:noProof/>
            </w:rPr>
            <w:tab/>
          </w:r>
          <w:r>
            <w:rPr>
              <w:noProof/>
            </w:rPr>
            <w:fldChar w:fldCharType="begin"/>
          </w:r>
          <w:r>
            <w:rPr>
              <w:noProof/>
            </w:rPr>
            <w:instrText xml:space="preserve"> PAGEREF _Toc269411813 \h </w:instrText>
          </w:r>
          <w:r>
            <w:rPr>
              <w:noProof/>
            </w:rPr>
          </w:r>
          <w:r>
            <w:rPr>
              <w:noProof/>
            </w:rPr>
            <w:fldChar w:fldCharType="separate"/>
          </w:r>
          <w:r>
            <w:rPr>
              <w:noProof/>
            </w:rPr>
            <w:t>34</w:t>
          </w:r>
          <w:r>
            <w:rPr>
              <w:noProof/>
            </w:rPr>
            <w:fldChar w:fldCharType="end"/>
          </w:r>
        </w:p>
        <w:p w14:paraId="0E83F497"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3.1.2</w:t>
          </w:r>
          <w:r>
            <w:rPr>
              <w:rFonts w:asciiTheme="minorHAnsi" w:hAnsiTheme="minorHAnsi"/>
              <w:smallCaps w:val="0"/>
              <w:noProof/>
              <w:sz w:val="24"/>
              <w:szCs w:val="24"/>
              <w:lang w:eastAsia="ja-JP"/>
            </w:rPr>
            <w:tab/>
          </w:r>
          <w:r>
            <w:rPr>
              <w:noProof/>
            </w:rPr>
            <w:t>Background Study Stage</w:t>
          </w:r>
          <w:r>
            <w:rPr>
              <w:noProof/>
            </w:rPr>
            <w:tab/>
          </w:r>
          <w:r>
            <w:rPr>
              <w:noProof/>
            </w:rPr>
            <w:fldChar w:fldCharType="begin"/>
          </w:r>
          <w:r>
            <w:rPr>
              <w:noProof/>
            </w:rPr>
            <w:instrText xml:space="preserve"> PAGEREF _Toc269411814 \h </w:instrText>
          </w:r>
          <w:r>
            <w:rPr>
              <w:noProof/>
            </w:rPr>
          </w:r>
          <w:r>
            <w:rPr>
              <w:noProof/>
            </w:rPr>
            <w:fldChar w:fldCharType="separate"/>
          </w:r>
          <w:r>
            <w:rPr>
              <w:noProof/>
            </w:rPr>
            <w:t>35</w:t>
          </w:r>
          <w:r>
            <w:rPr>
              <w:noProof/>
            </w:rPr>
            <w:fldChar w:fldCharType="end"/>
          </w:r>
        </w:p>
        <w:p w14:paraId="774AF76E"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3.1.3</w:t>
          </w:r>
          <w:r>
            <w:rPr>
              <w:rFonts w:asciiTheme="minorHAnsi" w:hAnsiTheme="minorHAnsi"/>
              <w:smallCaps w:val="0"/>
              <w:noProof/>
              <w:sz w:val="24"/>
              <w:szCs w:val="24"/>
              <w:lang w:eastAsia="ja-JP"/>
            </w:rPr>
            <w:tab/>
          </w:r>
          <w:r>
            <w:rPr>
              <w:noProof/>
            </w:rPr>
            <w:t>Development Stage</w:t>
          </w:r>
          <w:r>
            <w:rPr>
              <w:noProof/>
            </w:rPr>
            <w:tab/>
          </w:r>
          <w:r>
            <w:rPr>
              <w:noProof/>
            </w:rPr>
            <w:fldChar w:fldCharType="begin"/>
          </w:r>
          <w:r>
            <w:rPr>
              <w:noProof/>
            </w:rPr>
            <w:instrText xml:space="preserve"> PAGEREF _Toc269411815 \h </w:instrText>
          </w:r>
          <w:r>
            <w:rPr>
              <w:noProof/>
            </w:rPr>
          </w:r>
          <w:r>
            <w:rPr>
              <w:noProof/>
            </w:rPr>
            <w:fldChar w:fldCharType="separate"/>
          </w:r>
          <w:r>
            <w:rPr>
              <w:noProof/>
            </w:rPr>
            <w:t>35</w:t>
          </w:r>
          <w:r>
            <w:rPr>
              <w:noProof/>
            </w:rPr>
            <w:fldChar w:fldCharType="end"/>
          </w:r>
        </w:p>
        <w:p w14:paraId="1203281B"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3.1.4</w:t>
          </w:r>
          <w:r>
            <w:rPr>
              <w:rFonts w:asciiTheme="minorHAnsi" w:hAnsiTheme="minorHAnsi"/>
              <w:smallCaps w:val="0"/>
              <w:noProof/>
              <w:sz w:val="24"/>
              <w:szCs w:val="24"/>
              <w:lang w:eastAsia="ja-JP"/>
            </w:rPr>
            <w:tab/>
          </w:r>
          <w:r>
            <w:rPr>
              <w:noProof/>
            </w:rPr>
            <w:t>Testing Stage</w:t>
          </w:r>
          <w:r>
            <w:rPr>
              <w:noProof/>
            </w:rPr>
            <w:tab/>
          </w:r>
          <w:r>
            <w:rPr>
              <w:noProof/>
            </w:rPr>
            <w:fldChar w:fldCharType="begin"/>
          </w:r>
          <w:r>
            <w:rPr>
              <w:noProof/>
            </w:rPr>
            <w:instrText xml:space="preserve"> PAGEREF _Toc269411816 \h </w:instrText>
          </w:r>
          <w:r>
            <w:rPr>
              <w:noProof/>
            </w:rPr>
          </w:r>
          <w:r>
            <w:rPr>
              <w:noProof/>
            </w:rPr>
            <w:fldChar w:fldCharType="separate"/>
          </w:r>
          <w:r>
            <w:rPr>
              <w:noProof/>
            </w:rPr>
            <w:t>35</w:t>
          </w:r>
          <w:r>
            <w:rPr>
              <w:noProof/>
            </w:rPr>
            <w:fldChar w:fldCharType="end"/>
          </w:r>
        </w:p>
        <w:p w14:paraId="1E265214"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3.1.5</w:t>
          </w:r>
          <w:r>
            <w:rPr>
              <w:rFonts w:asciiTheme="minorHAnsi" w:hAnsiTheme="minorHAnsi"/>
              <w:smallCaps w:val="0"/>
              <w:noProof/>
              <w:sz w:val="24"/>
              <w:szCs w:val="24"/>
              <w:lang w:eastAsia="ja-JP"/>
            </w:rPr>
            <w:tab/>
          </w:r>
          <w:r>
            <w:rPr>
              <w:noProof/>
            </w:rPr>
            <w:t>Review and Submission Stage</w:t>
          </w:r>
          <w:r>
            <w:rPr>
              <w:noProof/>
            </w:rPr>
            <w:tab/>
          </w:r>
          <w:r>
            <w:rPr>
              <w:noProof/>
            </w:rPr>
            <w:fldChar w:fldCharType="begin"/>
          </w:r>
          <w:r>
            <w:rPr>
              <w:noProof/>
            </w:rPr>
            <w:instrText xml:space="preserve"> PAGEREF _Toc269411817 \h </w:instrText>
          </w:r>
          <w:r>
            <w:rPr>
              <w:noProof/>
            </w:rPr>
          </w:r>
          <w:r>
            <w:rPr>
              <w:noProof/>
            </w:rPr>
            <w:fldChar w:fldCharType="separate"/>
          </w:r>
          <w:r>
            <w:rPr>
              <w:noProof/>
            </w:rPr>
            <w:t>36</w:t>
          </w:r>
          <w:r>
            <w:rPr>
              <w:noProof/>
            </w:rPr>
            <w:fldChar w:fldCharType="end"/>
          </w:r>
        </w:p>
        <w:p w14:paraId="3F277A92"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3.2</w:t>
          </w:r>
          <w:r>
            <w:rPr>
              <w:rFonts w:asciiTheme="minorHAnsi" w:hAnsiTheme="minorHAnsi"/>
              <w:b w:val="0"/>
              <w:smallCaps w:val="0"/>
              <w:noProof/>
              <w:sz w:val="24"/>
              <w:szCs w:val="24"/>
              <w:lang w:eastAsia="ja-JP"/>
            </w:rPr>
            <w:tab/>
          </w:r>
          <w:r>
            <w:rPr>
              <w:noProof/>
            </w:rPr>
            <w:t>Project Deliverables</w:t>
          </w:r>
          <w:r>
            <w:rPr>
              <w:noProof/>
            </w:rPr>
            <w:tab/>
          </w:r>
          <w:r>
            <w:rPr>
              <w:noProof/>
            </w:rPr>
            <w:fldChar w:fldCharType="begin"/>
          </w:r>
          <w:r>
            <w:rPr>
              <w:noProof/>
            </w:rPr>
            <w:instrText xml:space="preserve"> PAGEREF _Toc269411818 \h </w:instrText>
          </w:r>
          <w:r>
            <w:rPr>
              <w:noProof/>
            </w:rPr>
          </w:r>
          <w:r>
            <w:rPr>
              <w:noProof/>
            </w:rPr>
            <w:fldChar w:fldCharType="separate"/>
          </w:r>
          <w:r>
            <w:rPr>
              <w:noProof/>
            </w:rPr>
            <w:t>36</w:t>
          </w:r>
          <w:r>
            <w:rPr>
              <w:noProof/>
            </w:rPr>
            <w:fldChar w:fldCharType="end"/>
          </w:r>
        </w:p>
        <w:p w14:paraId="6895FA72"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3.3</w:t>
          </w:r>
          <w:r>
            <w:rPr>
              <w:rFonts w:asciiTheme="minorHAnsi" w:hAnsiTheme="minorHAnsi"/>
              <w:b w:val="0"/>
              <w:smallCaps w:val="0"/>
              <w:noProof/>
              <w:sz w:val="24"/>
              <w:szCs w:val="24"/>
              <w:lang w:eastAsia="ja-JP"/>
            </w:rPr>
            <w:tab/>
          </w:r>
          <w:r>
            <w:rPr>
              <w:noProof/>
            </w:rPr>
            <w:t>Project Evaluation Plan</w:t>
          </w:r>
          <w:r>
            <w:rPr>
              <w:noProof/>
            </w:rPr>
            <w:tab/>
          </w:r>
          <w:r>
            <w:rPr>
              <w:noProof/>
            </w:rPr>
            <w:fldChar w:fldCharType="begin"/>
          </w:r>
          <w:r>
            <w:rPr>
              <w:noProof/>
            </w:rPr>
            <w:instrText xml:space="preserve"> PAGEREF _Toc269411819 \h </w:instrText>
          </w:r>
          <w:r>
            <w:rPr>
              <w:noProof/>
            </w:rPr>
          </w:r>
          <w:r>
            <w:rPr>
              <w:noProof/>
            </w:rPr>
            <w:fldChar w:fldCharType="separate"/>
          </w:r>
          <w:r>
            <w:rPr>
              <w:noProof/>
            </w:rPr>
            <w:t>37</w:t>
          </w:r>
          <w:r>
            <w:rPr>
              <w:noProof/>
            </w:rPr>
            <w:fldChar w:fldCharType="end"/>
          </w:r>
        </w:p>
        <w:p w14:paraId="5CB5C539"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3.4</w:t>
          </w:r>
          <w:r>
            <w:rPr>
              <w:rFonts w:asciiTheme="minorHAnsi" w:hAnsiTheme="minorHAnsi"/>
              <w:b w:val="0"/>
              <w:smallCaps w:val="0"/>
              <w:noProof/>
              <w:sz w:val="24"/>
              <w:szCs w:val="24"/>
              <w:lang w:eastAsia="ja-JP"/>
            </w:rPr>
            <w:tab/>
          </w:r>
          <w:r>
            <w:rPr>
              <w:noProof/>
            </w:rPr>
            <w:t>Project Tools</w:t>
          </w:r>
          <w:r>
            <w:rPr>
              <w:noProof/>
            </w:rPr>
            <w:tab/>
          </w:r>
          <w:r>
            <w:rPr>
              <w:noProof/>
            </w:rPr>
            <w:fldChar w:fldCharType="begin"/>
          </w:r>
          <w:r>
            <w:rPr>
              <w:noProof/>
            </w:rPr>
            <w:instrText xml:space="preserve"> PAGEREF _Toc269411820 \h </w:instrText>
          </w:r>
          <w:r>
            <w:rPr>
              <w:noProof/>
            </w:rPr>
          </w:r>
          <w:r>
            <w:rPr>
              <w:noProof/>
            </w:rPr>
            <w:fldChar w:fldCharType="separate"/>
          </w:r>
          <w:r>
            <w:rPr>
              <w:noProof/>
            </w:rPr>
            <w:t>38</w:t>
          </w:r>
          <w:r>
            <w:rPr>
              <w:noProof/>
            </w:rPr>
            <w:fldChar w:fldCharType="end"/>
          </w:r>
        </w:p>
        <w:p w14:paraId="445C056E"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3.5</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_Toc269411821 \h </w:instrText>
          </w:r>
          <w:r>
            <w:rPr>
              <w:noProof/>
            </w:rPr>
          </w:r>
          <w:r>
            <w:rPr>
              <w:noProof/>
            </w:rPr>
            <w:fldChar w:fldCharType="separate"/>
          </w:r>
          <w:r>
            <w:rPr>
              <w:noProof/>
            </w:rPr>
            <w:t>39</w:t>
          </w:r>
          <w:r>
            <w:rPr>
              <w:noProof/>
            </w:rPr>
            <w:fldChar w:fldCharType="end"/>
          </w:r>
        </w:p>
        <w:p w14:paraId="1949321E" w14:textId="77777777" w:rsidR="00A04C80" w:rsidRDefault="00A04C80">
          <w:pPr>
            <w:pStyle w:val="TOC1"/>
            <w:rPr>
              <w:rFonts w:asciiTheme="minorHAnsi" w:hAnsiTheme="minorHAnsi"/>
              <w:b w:val="0"/>
              <w:caps w:val="0"/>
              <w:noProof/>
              <w:sz w:val="24"/>
              <w:szCs w:val="24"/>
              <w:u w:val="none"/>
              <w:lang w:eastAsia="ja-JP"/>
            </w:rPr>
          </w:pPr>
          <w:r>
            <w:rPr>
              <w:noProof/>
            </w:rPr>
            <w:t>4</w:t>
          </w:r>
          <w:r>
            <w:rPr>
              <w:rFonts w:asciiTheme="minorHAnsi" w:hAnsiTheme="minorHAnsi"/>
              <w:b w:val="0"/>
              <w:caps w:val="0"/>
              <w:noProof/>
              <w:sz w:val="24"/>
              <w:szCs w:val="24"/>
              <w:u w:val="none"/>
              <w:lang w:eastAsia="ja-JP"/>
            </w:rPr>
            <w:tab/>
          </w:r>
          <w:r>
            <w:rPr>
              <w:noProof/>
            </w:rPr>
            <w:t>SYSTEM DESIGN</w:t>
          </w:r>
          <w:r>
            <w:rPr>
              <w:noProof/>
            </w:rPr>
            <w:tab/>
          </w:r>
          <w:r>
            <w:rPr>
              <w:noProof/>
            </w:rPr>
            <w:fldChar w:fldCharType="begin"/>
          </w:r>
          <w:r>
            <w:rPr>
              <w:noProof/>
            </w:rPr>
            <w:instrText xml:space="preserve"> PAGEREF _Toc269411822 \h </w:instrText>
          </w:r>
          <w:r>
            <w:rPr>
              <w:noProof/>
            </w:rPr>
          </w:r>
          <w:r>
            <w:rPr>
              <w:noProof/>
            </w:rPr>
            <w:fldChar w:fldCharType="separate"/>
          </w:r>
          <w:r>
            <w:rPr>
              <w:noProof/>
            </w:rPr>
            <w:t>40</w:t>
          </w:r>
          <w:r>
            <w:rPr>
              <w:noProof/>
            </w:rPr>
            <w:fldChar w:fldCharType="end"/>
          </w:r>
        </w:p>
        <w:p w14:paraId="2814649E"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4.1</w:t>
          </w:r>
          <w:r>
            <w:rPr>
              <w:rFonts w:asciiTheme="minorHAnsi" w:hAnsiTheme="minorHAnsi"/>
              <w:b w:val="0"/>
              <w:smallCaps w:val="0"/>
              <w:noProof/>
              <w:sz w:val="24"/>
              <w:szCs w:val="24"/>
              <w:lang w:eastAsia="ja-JP"/>
            </w:rPr>
            <w:tab/>
          </w:r>
          <w:r>
            <w:rPr>
              <w:noProof/>
            </w:rPr>
            <w:t>User Interface Design</w:t>
          </w:r>
          <w:r>
            <w:rPr>
              <w:noProof/>
            </w:rPr>
            <w:tab/>
          </w:r>
          <w:r>
            <w:rPr>
              <w:noProof/>
            </w:rPr>
            <w:fldChar w:fldCharType="begin"/>
          </w:r>
          <w:r>
            <w:rPr>
              <w:noProof/>
            </w:rPr>
            <w:instrText xml:space="preserve"> PAGEREF _Toc269411823 \h </w:instrText>
          </w:r>
          <w:r>
            <w:rPr>
              <w:noProof/>
            </w:rPr>
          </w:r>
          <w:r>
            <w:rPr>
              <w:noProof/>
            </w:rPr>
            <w:fldChar w:fldCharType="separate"/>
          </w:r>
          <w:r>
            <w:rPr>
              <w:noProof/>
            </w:rPr>
            <w:t>40</w:t>
          </w:r>
          <w:r>
            <w:rPr>
              <w:noProof/>
            </w:rPr>
            <w:fldChar w:fldCharType="end"/>
          </w:r>
        </w:p>
        <w:p w14:paraId="3164D252"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4.2</w:t>
          </w:r>
          <w:r>
            <w:rPr>
              <w:rFonts w:asciiTheme="minorHAnsi" w:hAnsiTheme="minorHAnsi"/>
              <w:b w:val="0"/>
              <w:smallCaps w:val="0"/>
              <w:noProof/>
              <w:sz w:val="24"/>
              <w:szCs w:val="24"/>
              <w:lang w:eastAsia="ja-JP"/>
            </w:rPr>
            <w:tab/>
          </w:r>
          <w:r>
            <w:rPr>
              <w:noProof/>
            </w:rPr>
            <w:t>User Stories</w:t>
          </w:r>
          <w:r>
            <w:rPr>
              <w:noProof/>
            </w:rPr>
            <w:tab/>
          </w:r>
          <w:r>
            <w:rPr>
              <w:noProof/>
            </w:rPr>
            <w:fldChar w:fldCharType="begin"/>
          </w:r>
          <w:r>
            <w:rPr>
              <w:noProof/>
            </w:rPr>
            <w:instrText xml:space="preserve"> PAGEREF _Toc269411824 \h </w:instrText>
          </w:r>
          <w:r>
            <w:rPr>
              <w:noProof/>
            </w:rPr>
          </w:r>
          <w:r>
            <w:rPr>
              <w:noProof/>
            </w:rPr>
            <w:fldChar w:fldCharType="separate"/>
          </w:r>
          <w:r>
            <w:rPr>
              <w:noProof/>
            </w:rPr>
            <w:t>44</w:t>
          </w:r>
          <w:r>
            <w:rPr>
              <w:noProof/>
            </w:rPr>
            <w:fldChar w:fldCharType="end"/>
          </w:r>
        </w:p>
        <w:p w14:paraId="03E5743A"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4.3</w:t>
          </w:r>
          <w:r>
            <w:rPr>
              <w:rFonts w:asciiTheme="minorHAnsi" w:hAnsiTheme="minorHAnsi"/>
              <w:b w:val="0"/>
              <w:smallCaps w:val="0"/>
              <w:noProof/>
              <w:sz w:val="24"/>
              <w:szCs w:val="24"/>
              <w:lang w:eastAsia="ja-JP"/>
            </w:rPr>
            <w:tab/>
          </w:r>
          <w:r>
            <w:rPr>
              <w:noProof/>
            </w:rPr>
            <w:t>Sushi Ontology Design</w:t>
          </w:r>
          <w:r>
            <w:rPr>
              <w:noProof/>
            </w:rPr>
            <w:tab/>
          </w:r>
          <w:r>
            <w:rPr>
              <w:noProof/>
            </w:rPr>
            <w:fldChar w:fldCharType="begin"/>
          </w:r>
          <w:r>
            <w:rPr>
              <w:noProof/>
            </w:rPr>
            <w:instrText xml:space="preserve"> PAGEREF _Toc269411825 \h </w:instrText>
          </w:r>
          <w:r>
            <w:rPr>
              <w:noProof/>
            </w:rPr>
          </w:r>
          <w:r>
            <w:rPr>
              <w:noProof/>
            </w:rPr>
            <w:fldChar w:fldCharType="separate"/>
          </w:r>
          <w:r>
            <w:rPr>
              <w:noProof/>
            </w:rPr>
            <w:t>53</w:t>
          </w:r>
          <w:r>
            <w:rPr>
              <w:noProof/>
            </w:rPr>
            <w:fldChar w:fldCharType="end"/>
          </w:r>
        </w:p>
        <w:p w14:paraId="14A87FC8" w14:textId="77777777" w:rsidR="00A04C80" w:rsidRDefault="00A04C80">
          <w:pPr>
            <w:pStyle w:val="TOC3"/>
            <w:tabs>
              <w:tab w:val="left" w:pos="680"/>
              <w:tab w:val="right" w:pos="8290"/>
            </w:tabs>
            <w:rPr>
              <w:rFonts w:asciiTheme="minorHAnsi" w:hAnsiTheme="minorHAnsi"/>
              <w:smallCaps w:val="0"/>
              <w:noProof/>
              <w:sz w:val="24"/>
              <w:szCs w:val="24"/>
              <w:lang w:eastAsia="ja-JP"/>
            </w:rPr>
          </w:pPr>
          <w:r w:rsidRPr="006A7A15">
            <w:rPr>
              <w:rFonts w:cs="Times New Roman"/>
              <w:noProof/>
            </w:rPr>
            <w:t>4.3.1</w:t>
          </w:r>
          <w:r>
            <w:rPr>
              <w:rFonts w:asciiTheme="minorHAnsi" w:hAnsiTheme="minorHAnsi"/>
              <w:smallCaps w:val="0"/>
              <w:noProof/>
              <w:sz w:val="24"/>
              <w:szCs w:val="24"/>
              <w:lang w:eastAsia="ja-JP"/>
            </w:rPr>
            <w:tab/>
          </w:r>
          <w:r w:rsidRPr="006A7A15">
            <w:rPr>
              <w:rFonts w:cs="Times New Roman"/>
              <w:noProof/>
            </w:rPr>
            <w:t>Class Hierarchy</w:t>
          </w:r>
          <w:r>
            <w:rPr>
              <w:noProof/>
            </w:rPr>
            <w:tab/>
          </w:r>
          <w:r>
            <w:rPr>
              <w:noProof/>
            </w:rPr>
            <w:fldChar w:fldCharType="begin"/>
          </w:r>
          <w:r>
            <w:rPr>
              <w:noProof/>
            </w:rPr>
            <w:instrText xml:space="preserve"> PAGEREF _Toc269411826 \h </w:instrText>
          </w:r>
          <w:r>
            <w:rPr>
              <w:noProof/>
            </w:rPr>
          </w:r>
          <w:r>
            <w:rPr>
              <w:noProof/>
            </w:rPr>
            <w:fldChar w:fldCharType="separate"/>
          </w:r>
          <w:r>
            <w:rPr>
              <w:noProof/>
            </w:rPr>
            <w:t>53</w:t>
          </w:r>
          <w:r>
            <w:rPr>
              <w:noProof/>
            </w:rPr>
            <w:fldChar w:fldCharType="end"/>
          </w:r>
        </w:p>
        <w:p w14:paraId="1F3AE3AA" w14:textId="77777777" w:rsidR="00A04C80" w:rsidRDefault="00A04C80">
          <w:pPr>
            <w:pStyle w:val="TOC3"/>
            <w:tabs>
              <w:tab w:val="left" w:pos="680"/>
              <w:tab w:val="right" w:pos="8290"/>
            </w:tabs>
            <w:rPr>
              <w:rFonts w:asciiTheme="minorHAnsi" w:hAnsiTheme="minorHAnsi"/>
              <w:smallCaps w:val="0"/>
              <w:noProof/>
              <w:sz w:val="24"/>
              <w:szCs w:val="24"/>
              <w:lang w:eastAsia="ja-JP"/>
            </w:rPr>
          </w:pPr>
          <w:r w:rsidRPr="006A7A15">
            <w:rPr>
              <w:rFonts w:cs="Times New Roman"/>
              <w:noProof/>
            </w:rPr>
            <w:t>4.3.2</w:t>
          </w:r>
          <w:r>
            <w:rPr>
              <w:rFonts w:asciiTheme="minorHAnsi" w:hAnsiTheme="minorHAnsi"/>
              <w:smallCaps w:val="0"/>
              <w:noProof/>
              <w:sz w:val="24"/>
              <w:szCs w:val="24"/>
              <w:lang w:eastAsia="ja-JP"/>
            </w:rPr>
            <w:tab/>
          </w:r>
          <w:r w:rsidRPr="006A7A15">
            <w:rPr>
              <w:rFonts w:cs="Times New Roman"/>
              <w:noProof/>
            </w:rPr>
            <w:t>Properties</w:t>
          </w:r>
          <w:r>
            <w:rPr>
              <w:noProof/>
            </w:rPr>
            <w:tab/>
          </w:r>
          <w:r>
            <w:rPr>
              <w:noProof/>
            </w:rPr>
            <w:fldChar w:fldCharType="begin"/>
          </w:r>
          <w:r>
            <w:rPr>
              <w:noProof/>
            </w:rPr>
            <w:instrText xml:space="preserve"> PAGEREF _Toc269411827 \h </w:instrText>
          </w:r>
          <w:r>
            <w:rPr>
              <w:noProof/>
            </w:rPr>
          </w:r>
          <w:r>
            <w:rPr>
              <w:noProof/>
            </w:rPr>
            <w:fldChar w:fldCharType="separate"/>
          </w:r>
          <w:r>
            <w:rPr>
              <w:noProof/>
            </w:rPr>
            <w:t>54</w:t>
          </w:r>
          <w:r>
            <w:rPr>
              <w:noProof/>
            </w:rPr>
            <w:fldChar w:fldCharType="end"/>
          </w:r>
        </w:p>
        <w:p w14:paraId="313CB997" w14:textId="77777777" w:rsidR="00A04C80" w:rsidRDefault="00A04C80">
          <w:pPr>
            <w:pStyle w:val="TOC3"/>
            <w:tabs>
              <w:tab w:val="left" w:pos="680"/>
              <w:tab w:val="right" w:pos="8290"/>
            </w:tabs>
            <w:rPr>
              <w:rFonts w:asciiTheme="minorHAnsi" w:hAnsiTheme="minorHAnsi"/>
              <w:smallCaps w:val="0"/>
              <w:noProof/>
              <w:sz w:val="24"/>
              <w:szCs w:val="24"/>
              <w:lang w:eastAsia="ja-JP"/>
            </w:rPr>
          </w:pPr>
          <w:r w:rsidRPr="006A7A15">
            <w:rPr>
              <w:rFonts w:cs="Times New Roman"/>
              <w:noProof/>
            </w:rPr>
            <w:t>4.3.3</w:t>
          </w:r>
          <w:r>
            <w:rPr>
              <w:rFonts w:asciiTheme="minorHAnsi" w:hAnsiTheme="minorHAnsi"/>
              <w:smallCaps w:val="0"/>
              <w:noProof/>
              <w:sz w:val="24"/>
              <w:szCs w:val="24"/>
              <w:lang w:eastAsia="ja-JP"/>
            </w:rPr>
            <w:tab/>
          </w:r>
          <w:r w:rsidRPr="006A7A15">
            <w:rPr>
              <w:rFonts w:cs="Times New Roman"/>
              <w:noProof/>
            </w:rPr>
            <w:t>Expressing Semantics</w:t>
          </w:r>
          <w:r>
            <w:rPr>
              <w:noProof/>
            </w:rPr>
            <w:tab/>
          </w:r>
          <w:r>
            <w:rPr>
              <w:noProof/>
            </w:rPr>
            <w:fldChar w:fldCharType="begin"/>
          </w:r>
          <w:r>
            <w:rPr>
              <w:noProof/>
            </w:rPr>
            <w:instrText xml:space="preserve"> PAGEREF _Toc269411828 \h </w:instrText>
          </w:r>
          <w:r>
            <w:rPr>
              <w:noProof/>
            </w:rPr>
          </w:r>
          <w:r>
            <w:rPr>
              <w:noProof/>
            </w:rPr>
            <w:fldChar w:fldCharType="separate"/>
          </w:r>
          <w:r>
            <w:rPr>
              <w:noProof/>
            </w:rPr>
            <w:t>56</w:t>
          </w:r>
          <w:r>
            <w:rPr>
              <w:noProof/>
            </w:rPr>
            <w:fldChar w:fldCharType="end"/>
          </w:r>
        </w:p>
        <w:p w14:paraId="01A89E9D"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4.4</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_Toc269411829 \h </w:instrText>
          </w:r>
          <w:r>
            <w:rPr>
              <w:noProof/>
            </w:rPr>
          </w:r>
          <w:r>
            <w:rPr>
              <w:noProof/>
            </w:rPr>
            <w:fldChar w:fldCharType="separate"/>
          </w:r>
          <w:r>
            <w:rPr>
              <w:noProof/>
            </w:rPr>
            <w:t>59</w:t>
          </w:r>
          <w:r>
            <w:rPr>
              <w:noProof/>
            </w:rPr>
            <w:fldChar w:fldCharType="end"/>
          </w:r>
        </w:p>
        <w:p w14:paraId="3CD9AED3"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5</w:t>
          </w:r>
          <w:r>
            <w:rPr>
              <w:rFonts w:asciiTheme="minorHAnsi" w:hAnsiTheme="minorHAnsi"/>
              <w:b w:val="0"/>
              <w:caps w:val="0"/>
              <w:noProof/>
              <w:sz w:val="24"/>
              <w:szCs w:val="24"/>
              <w:u w:val="none"/>
              <w:lang w:eastAsia="ja-JP"/>
            </w:rPr>
            <w:tab/>
          </w:r>
          <w:r w:rsidRPr="006A7A15">
            <w:rPr>
              <w:rFonts w:cs="Times New Roman"/>
              <w:noProof/>
            </w:rPr>
            <w:t>IMPLEMENTATION</w:t>
          </w:r>
          <w:r>
            <w:rPr>
              <w:noProof/>
            </w:rPr>
            <w:tab/>
          </w:r>
          <w:r>
            <w:rPr>
              <w:noProof/>
            </w:rPr>
            <w:fldChar w:fldCharType="begin"/>
          </w:r>
          <w:r>
            <w:rPr>
              <w:noProof/>
            </w:rPr>
            <w:instrText xml:space="preserve"> PAGEREF _Toc269411830 \h </w:instrText>
          </w:r>
          <w:r>
            <w:rPr>
              <w:noProof/>
            </w:rPr>
          </w:r>
          <w:r>
            <w:rPr>
              <w:noProof/>
            </w:rPr>
            <w:fldChar w:fldCharType="separate"/>
          </w:r>
          <w:r>
            <w:rPr>
              <w:noProof/>
            </w:rPr>
            <w:t>61</w:t>
          </w:r>
          <w:r>
            <w:rPr>
              <w:noProof/>
            </w:rPr>
            <w:fldChar w:fldCharType="end"/>
          </w:r>
        </w:p>
        <w:p w14:paraId="06149A91"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5.1</w:t>
          </w:r>
          <w:r>
            <w:rPr>
              <w:rFonts w:asciiTheme="minorHAnsi" w:hAnsiTheme="minorHAnsi"/>
              <w:b w:val="0"/>
              <w:smallCaps w:val="0"/>
              <w:noProof/>
              <w:sz w:val="24"/>
              <w:szCs w:val="24"/>
              <w:lang w:eastAsia="ja-JP"/>
            </w:rPr>
            <w:tab/>
          </w:r>
          <w:r>
            <w:rPr>
              <w:noProof/>
            </w:rPr>
            <w:t>User Interface Implementation</w:t>
          </w:r>
          <w:r>
            <w:rPr>
              <w:noProof/>
            </w:rPr>
            <w:tab/>
          </w:r>
          <w:r>
            <w:rPr>
              <w:noProof/>
            </w:rPr>
            <w:fldChar w:fldCharType="begin"/>
          </w:r>
          <w:r>
            <w:rPr>
              <w:noProof/>
            </w:rPr>
            <w:instrText xml:space="preserve"> PAGEREF _Toc269411831 \h </w:instrText>
          </w:r>
          <w:r>
            <w:rPr>
              <w:noProof/>
            </w:rPr>
          </w:r>
          <w:r>
            <w:rPr>
              <w:noProof/>
            </w:rPr>
            <w:fldChar w:fldCharType="separate"/>
          </w:r>
          <w:r>
            <w:rPr>
              <w:noProof/>
            </w:rPr>
            <w:t>61</w:t>
          </w:r>
          <w:r>
            <w:rPr>
              <w:noProof/>
            </w:rPr>
            <w:fldChar w:fldCharType="end"/>
          </w:r>
        </w:p>
        <w:p w14:paraId="5F7A574F"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5.1.1</w:t>
          </w:r>
          <w:r>
            <w:rPr>
              <w:rFonts w:asciiTheme="minorHAnsi" w:hAnsiTheme="minorHAnsi"/>
              <w:smallCaps w:val="0"/>
              <w:noProof/>
              <w:sz w:val="24"/>
              <w:szCs w:val="24"/>
              <w:lang w:eastAsia="ja-JP"/>
            </w:rPr>
            <w:tab/>
          </w:r>
          <w:r>
            <w:rPr>
              <w:noProof/>
            </w:rPr>
            <w:t>Java</w:t>
          </w:r>
          <w:r>
            <w:rPr>
              <w:noProof/>
            </w:rPr>
            <w:tab/>
          </w:r>
          <w:r>
            <w:rPr>
              <w:noProof/>
            </w:rPr>
            <w:fldChar w:fldCharType="begin"/>
          </w:r>
          <w:r>
            <w:rPr>
              <w:noProof/>
            </w:rPr>
            <w:instrText xml:space="preserve"> PAGEREF _Toc269411832 \h </w:instrText>
          </w:r>
          <w:r>
            <w:rPr>
              <w:noProof/>
            </w:rPr>
          </w:r>
          <w:r>
            <w:rPr>
              <w:noProof/>
            </w:rPr>
            <w:fldChar w:fldCharType="separate"/>
          </w:r>
          <w:r>
            <w:rPr>
              <w:noProof/>
            </w:rPr>
            <w:t>61</w:t>
          </w:r>
          <w:r>
            <w:rPr>
              <w:noProof/>
            </w:rPr>
            <w:fldChar w:fldCharType="end"/>
          </w:r>
        </w:p>
        <w:p w14:paraId="73745919"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5.1.2</w:t>
          </w:r>
          <w:r>
            <w:rPr>
              <w:rFonts w:asciiTheme="minorHAnsi" w:hAnsiTheme="minorHAnsi"/>
              <w:smallCaps w:val="0"/>
              <w:noProof/>
              <w:sz w:val="24"/>
              <w:szCs w:val="24"/>
              <w:lang w:eastAsia="ja-JP"/>
            </w:rPr>
            <w:tab/>
          </w:r>
          <w:r>
            <w:rPr>
              <w:noProof/>
            </w:rPr>
            <w:t>Maven</w:t>
          </w:r>
          <w:r>
            <w:rPr>
              <w:noProof/>
            </w:rPr>
            <w:tab/>
          </w:r>
          <w:r>
            <w:rPr>
              <w:noProof/>
            </w:rPr>
            <w:fldChar w:fldCharType="begin"/>
          </w:r>
          <w:r>
            <w:rPr>
              <w:noProof/>
            </w:rPr>
            <w:instrText xml:space="preserve"> PAGEREF _Toc269411833 \h </w:instrText>
          </w:r>
          <w:r>
            <w:rPr>
              <w:noProof/>
            </w:rPr>
          </w:r>
          <w:r>
            <w:rPr>
              <w:noProof/>
            </w:rPr>
            <w:fldChar w:fldCharType="separate"/>
          </w:r>
          <w:r>
            <w:rPr>
              <w:noProof/>
            </w:rPr>
            <w:t>62</w:t>
          </w:r>
          <w:r>
            <w:rPr>
              <w:noProof/>
            </w:rPr>
            <w:fldChar w:fldCharType="end"/>
          </w:r>
        </w:p>
        <w:p w14:paraId="518B0765"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5.1.3</w:t>
          </w:r>
          <w:r>
            <w:rPr>
              <w:rFonts w:asciiTheme="minorHAnsi" w:hAnsiTheme="minorHAnsi"/>
              <w:smallCaps w:val="0"/>
              <w:noProof/>
              <w:sz w:val="24"/>
              <w:szCs w:val="24"/>
              <w:lang w:eastAsia="ja-JP"/>
            </w:rPr>
            <w:tab/>
          </w:r>
          <w:r>
            <w:rPr>
              <w:noProof/>
            </w:rPr>
            <w:t>OWL API</w:t>
          </w:r>
          <w:r>
            <w:rPr>
              <w:noProof/>
            </w:rPr>
            <w:tab/>
          </w:r>
          <w:r>
            <w:rPr>
              <w:noProof/>
            </w:rPr>
            <w:fldChar w:fldCharType="begin"/>
          </w:r>
          <w:r>
            <w:rPr>
              <w:noProof/>
            </w:rPr>
            <w:instrText xml:space="preserve"> PAGEREF _Toc269411834 \h </w:instrText>
          </w:r>
          <w:r>
            <w:rPr>
              <w:noProof/>
            </w:rPr>
          </w:r>
          <w:r>
            <w:rPr>
              <w:noProof/>
            </w:rPr>
            <w:fldChar w:fldCharType="separate"/>
          </w:r>
          <w:r>
            <w:rPr>
              <w:noProof/>
            </w:rPr>
            <w:t>62</w:t>
          </w:r>
          <w:r>
            <w:rPr>
              <w:noProof/>
            </w:rPr>
            <w:fldChar w:fldCharType="end"/>
          </w:r>
        </w:p>
        <w:p w14:paraId="5DA79C82"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5.1.4</w:t>
          </w:r>
          <w:r>
            <w:rPr>
              <w:rFonts w:asciiTheme="minorHAnsi" w:hAnsiTheme="minorHAnsi"/>
              <w:smallCaps w:val="0"/>
              <w:noProof/>
              <w:sz w:val="24"/>
              <w:szCs w:val="24"/>
              <w:lang w:eastAsia="ja-JP"/>
            </w:rPr>
            <w:tab/>
          </w:r>
          <w:r>
            <w:rPr>
              <w:noProof/>
            </w:rPr>
            <w:t>Using Ontology Annotations</w:t>
          </w:r>
          <w:r>
            <w:rPr>
              <w:noProof/>
            </w:rPr>
            <w:tab/>
          </w:r>
          <w:r>
            <w:rPr>
              <w:noProof/>
            </w:rPr>
            <w:fldChar w:fldCharType="begin"/>
          </w:r>
          <w:r>
            <w:rPr>
              <w:noProof/>
            </w:rPr>
            <w:instrText xml:space="preserve"> PAGEREF _Toc269411835 \h </w:instrText>
          </w:r>
          <w:r>
            <w:rPr>
              <w:noProof/>
            </w:rPr>
          </w:r>
          <w:r>
            <w:rPr>
              <w:noProof/>
            </w:rPr>
            <w:fldChar w:fldCharType="separate"/>
          </w:r>
          <w:r>
            <w:rPr>
              <w:noProof/>
            </w:rPr>
            <w:t>63</w:t>
          </w:r>
          <w:r>
            <w:rPr>
              <w:noProof/>
            </w:rPr>
            <w:fldChar w:fldCharType="end"/>
          </w:r>
        </w:p>
        <w:p w14:paraId="022C19DF"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5.1.5</w:t>
          </w:r>
          <w:r>
            <w:rPr>
              <w:rFonts w:asciiTheme="minorHAnsi" w:hAnsiTheme="minorHAnsi"/>
              <w:smallCaps w:val="0"/>
              <w:noProof/>
              <w:sz w:val="24"/>
              <w:szCs w:val="24"/>
              <w:lang w:eastAsia="ja-JP"/>
            </w:rPr>
            <w:tab/>
          </w:r>
          <w:r>
            <w:rPr>
              <w:noProof/>
            </w:rPr>
            <w:t>Iterative and Incremental Development</w:t>
          </w:r>
          <w:r>
            <w:rPr>
              <w:noProof/>
            </w:rPr>
            <w:tab/>
          </w:r>
          <w:r>
            <w:rPr>
              <w:noProof/>
            </w:rPr>
            <w:fldChar w:fldCharType="begin"/>
          </w:r>
          <w:r>
            <w:rPr>
              <w:noProof/>
            </w:rPr>
            <w:instrText xml:space="preserve"> PAGEREF _Toc269411836 \h </w:instrText>
          </w:r>
          <w:r>
            <w:rPr>
              <w:noProof/>
            </w:rPr>
          </w:r>
          <w:r>
            <w:rPr>
              <w:noProof/>
            </w:rPr>
            <w:fldChar w:fldCharType="separate"/>
          </w:r>
          <w:r>
            <w:rPr>
              <w:noProof/>
            </w:rPr>
            <w:t>63</w:t>
          </w:r>
          <w:r>
            <w:rPr>
              <w:noProof/>
            </w:rPr>
            <w:fldChar w:fldCharType="end"/>
          </w:r>
        </w:p>
        <w:p w14:paraId="70E9300A"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5.1.6</w:t>
          </w:r>
          <w:r>
            <w:rPr>
              <w:rFonts w:asciiTheme="minorHAnsi" w:hAnsiTheme="minorHAnsi"/>
              <w:smallCaps w:val="0"/>
              <w:noProof/>
              <w:sz w:val="24"/>
              <w:szCs w:val="24"/>
              <w:lang w:eastAsia="ja-JP"/>
            </w:rPr>
            <w:tab/>
          </w:r>
          <w:r>
            <w:rPr>
              <w:noProof/>
            </w:rPr>
            <w:t>Upload Ontology to the Tool</w:t>
          </w:r>
          <w:r>
            <w:rPr>
              <w:noProof/>
            </w:rPr>
            <w:tab/>
          </w:r>
          <w:r>
            <w:rPr>
              <w:noProof/>
            </w:rPr>
            <w:fldChar w:fldCharType="begin"/>
          </w:r>
          <w:r>
            <w:rPr>
              <w:noProof/>
            </w:rPr>
            <w:instrText xml:space="preserve"> PAGEREF _Toc269411837 \h </w:instrText>
          </w:r>
          <w:r>
            <w:rPr>
              <w:noProof/>
            </w:rPr>
          </w:r>
          <w:r>
            <w:rPr>
              <w:noProof/>
            </w:rPr>
            <w:fldChar w:fldCharType="separate"/>
          </w:r>
          <w:r>
            <w:rPr>
              <w:noProof/>
            </w:rPr>
            <w:t>64</w:t>
          </w:r>
          <w:r>
            <w:rPr>
              <w:noProof/>
            </w:rPr>
            <w:fldChar w:fldCharType="end"/>
          </w:r>
        </w:p>
        <w:p w14:paraId="3CE4DA09"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5.1.7</w:t>
          </w:r>
          <w:r>
            <w:rPr>
              <w:rFonts w:asciiTheme="minorHAnsi" w:hAnsiTheme="minorHAnsi"/>
              <w:smallCaps w:val="0"/>
              <w:noProof/>
              <w:sz w:val="24"/>
              <w:szCs w:val="24"/>
              <w:lang w:eastAsia="ja-JP"/>
            </w:rPr>
            <w:tab/>
          </w:r>
          <w:r>
            <w:rPr>
              <w:noProof/>
            </w:rPr>
            <w:t>The Tool run different Ontologies</w:t>
          </w:r>
          <w:r>
            <w:rPr>
              <w:noProof/>
            </w:rPr>
            <w:tab/>
          </w:r>
          <w:r>
            <w:rPr>
              <w:noProof/>
            </w:rPr>
            <w:fldChar w:fldCharType="begin"/>
          </w:r>
          <w:r>
            <w:rPr>
              <w:noProof/>
            </w:rPr>
            <w:instrText xml:space="preserve"> PAGEREF _Toc269411838 \h </w:instrText>
          </w:r>
          <w:r>
            <w:rPr>
              <w:noProof/>
            </w:rPr>
          </w:r>
          <w:r>
            <w:rPr>
              <w:noProof/>
            </w:rPr>
            <w:fldChar w:fldCharType="separate"/>
          </w:r>
          <w:r>
            <w:rPr>
              <w:noProof/>
            </w:rPr>
            <w:t>65</w:t>
          </w:r>
          <w:r>
            <w:rPr>
              <w:noProof/>
            </w:rPr>
            <w:fldChar w:fldCharType="end"/>
          </w:r>
        </w:p>
        <w:p w14:paraId="328D5320"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5.1.8</w:t>
          </w:r>
          <w:r>
            <w:rPr>
              <w:rFonts w:asciiTheme="minorHAnsi" w:hAnsiTheme="minorHAnsi"/>
              <w:smallCaps w:val="0"/>
              <w:noProof/>
              <w:sz w:val="24"/>
              <w:szCs w:val="24"/>
              <w:lang w:eastAsia="ja-JP"/>
            </w:rPr>
            <w:tab/>
          </w:r>
          <w:r>
            <w:rPr>
              <w:noProof/>
            </w:rPr>
            <w:t>Filter Ingredients</w:t>
          </w:r>
          <w:r>
            <w:rPr>
              <w:noProof/>
            </w:rPr>
            <w:tab/>
          </w:r>
          <w:r>
            <w:rPr>
              <w:noProof/>
            </w:rPr>
            <w:fldChar w:fldCharType="begin"/>
          </w:r>
          <w:r>
            <w:rPr>
              <w:noProof/>
            </w:rPr>
            <w:instrText xml:space="preserve"> PAGEREF _Toc269411839 \h </w:instrText>
          </w:r>
          <w:r>
            <w:rPr>
              <w:noProof/>
            </w:rPr>
          </w:r>
          <w:r>
            <w:rPr>
              <w:noProof/>
            </w:rPr>
            <w:fldChar w:fldCharType="separate"/>
          </w:r>
          <w:r>
            <w:rPr>
              <w:noProof/>
            </w:rPr>
            <w:t>66</w:t>
          </w:r>
          <w:r>
            <w:rPr>
              <w:noProof/>
            </w:rPr>
            <w:fldChar w:fldCharType="end"/>
          </w:r>
        </w:p>
        <w:p w14:paraId="72BAD3E1"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5.1.9</w:t>
          </w:r>
          <w:r>
            <w:rPr>
              <w:rFonts w:asciiTheme="minorHAnsi" w:hAnsiTheme="minorHAnsi"/>
              <w:smallCaps w:val="0"/>
              <w:noProof/>
              <w:sz w:val="24"/>
              <w:szCs w:val="24"/>
              <w:lang w:eastAsia="ja-JP"/>
            </w:rPr>
            <w:tab/>
          </w:r>
          <w:r>
            <w:rPr>
              <w:noProof/>
            </w:rPr>
            <w:t>Filter the Search Result</w:t>
          </w:r>
          <w:r>
            <w:rPr>
              <w:noProof/>
            </w:rPr>
            <w:tab/>
          </w:r>
          <w:r>
            <w:rPr>
              <w:noProof/>
            </w:rPr>
            <w:fldChar w:fldCharType="begin"/>
          </w:r>
          <w:r>
            <w:rPr>
              <w:noProof/>
            </w:rPr>
            <w:instrText xml:space="preserve"> PAGEREF _Toc269411840 \h </w:instrText>
          </w:r>
          <w:r>
            <w:rPr>
              <w:noProof/>
            </w:rPr>
          </w:r>
          <w:r>
            <w:rPr>
              <w:noProof/>
            </w:rPr>
            <w:fldChar w:fldCharType="separate"/>
          </w:r>
          <w:r>
            <w:rPr>
              <w:noProof/>
            </w:rPr>
            <w:t>67</w:t>
          </w:r>
          <w:r>
            <w:rPr>
              <w:noProof/>
            </w:rPr>
            <w:fldChar w:fldCharType="end"/>
          </w:r>
        </w:p>
        <w:p w14:paraId="045F561A" w14:textId="77777777" w:rsidR="00A04C80" w:rsidRDefault="00A04C80">
          <w:pPr>
            <w:pStyle w:val="TOC3"/>
            <w:tabs>
              <w:tab w:val="left" w:pos="790"/>
              <w:tab w:val="right" w:pos="8290"/>
            </w:tabs>
            <w:rPr>
              <w:rFonts w:asciiTheme="minorHAnsi" w:hAnsiTheme="minorHAnsi"/>
              <w:smallCaps w:val="0"/>
              <w:noProof/>
              <w:sz w:val="24"/>
              <w:szCs w:val="24"/>
              <w:lang w:eastAsia="ja-JP"/>
            </w:rPr>
          </w:pPr>
          <w:r>
            <w:rPr>
              <w:noProof/>
            </w:rPr>
            <w:t>5.1.10</w:t>
          </w:r>
          <w:r>
            <w:rPr>
              <w:rFonts w:asciiTheme="minorHAnsi" w:hAnsiTheme="minorHAnsi"/>
              <w:smallCaps w:val="0"/>
              <w:noProof/>
              <w:sz w:val="24"/>
              <w:szCs w:val="24"/>
              <w:lang w:eastAsia="ja-JP"/>
            </w:rPr>
            <w:tab/>
          </w:r>
          <w:r>
            <w:rPr>
              <w:noProof/>
            </w:rPr>
            <w:t>Display and Switch Between languages</w:t>
          </w:r>
          <w:r>
            <w:rPr>
              <w:noProof/>
            </w:rPr>
            <w:tab/>
          </w:r>
          <w:r>
            <w:rPr>
              <w:noProof/>
            </w:rPr>
            <w:fldChar w:fldCharType="begin"/>
          </w:r>
          <w:r>
            <w:rPr>
              <w:noProof/>
            </w:rPr>
            <w:instrText xml:space="preserve"> PAGEREF _Toc269411841 \h </w:instrText>
          </w:r>
          <w:r>
            <w:rPr>
              <w:noProof/>
            </w:rPr>
          </w:r>
          <w:r>
            <w:rPr>
              <w:noProof/>
            </w:rPr>
            <w:fldChar w:fldCharType="separate"/>
          </w:r>
          <w:r>
            <w:rPr>
              <w:noProof/>
            </w:rPr>
            <w:t>68</w:t>
          </w:r>
          <w:r>
            <w:rPr>
              <w:noProof/>
            </w:rPr>
            <w:fldChar w:fldCharType="end"/>
          </w:r>
        </w:p>
        <w:p w14:paraId="5876E48F" w14:textId="77777777" w:rsidR="00A04C80" w:rsidRDefault="00A04C80">
          <w:pPr>
            <w:pStyle w:val="TOC3"/>
            <w:tabs>
              <w:tab w:val="left" w:pos="790"/>
              <w:tab w:val="right" w:pos="8290"/>
            </w:tabs>
            <w:rPr>
              <w:rFonts w:asciiTheme="minorHAnsi" w:hAnsiTheme="minorHAnsi"/>
              <w:smallCaps w:val="0"/>
              <w:noProof/>
              <w:sz w:val="24"/>
              <w:szCs w:val="24"/>
              <w:lang w:eastAsia="ja-JP"/>
            </w:rPr>
          </w:pPr>
          <w:r>
            <w:rPr>
              <w:noProof/>
            </w:rPr>
            <w:t>5.1.11</w:t>
          </w:r>
          <w:r>
            <w:rPr>
              <w:rFonts w:asciiTheme="minorHAnsi" w:hAnsiTheme="minorHAnsi"/>
              <w:smallCaps w:val="0"/>
              <w:noProof/>
              <w:sz w:val="24"/>
              <w:szCs w:val="24"/>
              <w:lang w:eastAsia="ja-JP"/>
            </w:rPr>
            <w:tab/>
          </w:r>
          <w:r>
            <w:rPr>
              <w:noProof/>
            </w:rPr>
            <w:t>Miscellaneous</w:t>
          </w:r>
          <w:r>
            <w:rPr>
              <w:noProof/>
            </w:rPr>
            <w:tab/>
          </w:r>
          <w:r>
            <w:rPr>
              <w:noProof/>
            </w:rPr>
            <w:fldChar w:fldCharType="begin"/>
          </w:r>
          <w:r>
            <w:rPr>
              <w:noProof/>
            </w:rPr>
            <w:instrText xml:space="preserve"> PAGEREF _Toc269411842 \h </w:instrText>
          </w:r>
          <w:r>
            <w:rPr>
              <w:noProof/>
            </w:rPr>
          </w:r>
          <w:r>
            <w:rPr>
              <w:noProof/>
            </w:rPr>
            <w:fldChar w:fldCharType="separate"/>
          </w:r>
          <w:r>
            <w:rPr>
              <w:noProof/>
            </w:rPr>
            <w:t>70</w:t>
          </w:r>
          <w:r>
            <w:rPr>
              <w:noProof/>
            </w:rPr>
            <w:fldChar w:fldCharType="end"/>
          </w:r>
        </w:p>
        <w:p w14:paraId="642B15DE"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5.2</w:t>
          </w:r>
          <w:r>
            <w:rPr>
              <w:rFonts w:asciiTheme="minorHAnsi" w:hAnsiTheme="minorHAnsi"/>
              <w:b w:val="0"/>
              <w:smallCaps w:val="0"/>
              <w:noProof/>
              <w:sz w:val="24"/>
              <w:szCs w:val="24"/>
              <w:lang w:eastAsia="ja-JP"/>
            </w:rPr>
            <w:tab/>
          </w:r>
          <w:r>
            <w:rPr>
              <w:noProof/>
            </w:rPr>
            <w:t>Limitations</w:t>
          </w:r>
          <w:r>
            <w:rPr>
              <w:noProof/>
            </w:rPr>
            <w:tab/>
          </w:r>
          <w:r>
            <w:rPr>
              <w:noProof/>
            </w:rPr>
            <w:fldChar w:fldCharType="begin"/>
          </w:r>
          <w:r>
            <w:rPr>
              <w:noProof/>
            </w:rPr>
            <w:instrText xml:space="preserve"> PAGEREF _Toc269411843 \h </w:instrText>
          </w:r>
          <w:r>
            <w:rPr>
              <w:noProof/>
            </w:rPr>
          </w:r>
          <w:r>
            <w:rPr>
              <w:noProof/>
            </w:rPr>
            <w:fldChar w:fldCharType="separate"/>
          </w:r>
          <w:r>
            <w:rPr>
              <w:noProof/>
            </w:rPr>
            <w:t>72</w:t>
          </w:r>
          <w:r>
            <w:rPr>
              <w:noProof/>
            </w:rPr>
            <w:fldChar w:fldCharType="end"/>
          </w:r>
        </w:p>
        <w:p w14:paraId="63F2D045"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5.3</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_Toc269411844 \h </w:instrText>
          </w:r>
          <w:r>
            <w:rPr>
              <w:noProof/>
            </w:rPr>
          </w:r>
          <w:r>
            <w:rPr>
              <w:noProof/>
            </w:rPr>
            <w:fldChar w:fldCharType="separate"/>
          </w:r>
          <w:r>
            <w:rPr>
              <w:noProof/>
            </w:rPr>
            <w:t>73</w:t>
          </w:r>
          <w:r>
            <w:rPr>
              <w:noProof/>
            </w:rPr>
            <w:fldChar w:fldCharType="end"/>
          </w:r>
        </w:p>
        <w:p w14:paraId="752CD31C"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6</w:t>
          </w:r>
          <w:r>
            <w:rPr>
              <w:rFonts w:asciiTheme="minorHAnsi" w:hAnsiTheme="minorHAnsi"/>
              <w:b w:val="0"/>
              <w:caps w:val="0"/>
              <w:noProof/>
              <w:sz w:val="24"/>
              <w:szCs w:val="24"/>
              <w:u w:val="none"/>
              <w:lang w:eastAsia="ja-JP"/>
            </w:rPr>
            <w:tab/>
          </w:r>
          <w:r w:rsidRPr="006A7A15">
            <w:rPr>
              <w:rFonts w:cs="Times New Roman"/>
              <w:noProof/>
            </w:rPr>
            <w:t>EVALUATION AND CRITICAL ANALYSIS</w:t>
          </w:r>
          <w:r>
            <w:rPr>
              <w:noProof/>
            </w:rPr>
            <w:tab/>
          </w:r>
          <w:r>
            <w:rPr>
              <w:noProof/>
            </w:rPr>
            <w:fldChar w:fldCharType="begin"/>
          </w:r>
          <w:r>
            <w:rPr>
              <w:noProof/>
            </w:rPr>
            <w:instrText xml:space="preserve"> PAGEREF _Toc269411845 \h </w:instrText>
          </w:r>
          <w:r>
            <w:rPr>
              <w:noProof/>
            </w:rPr>
          </w:r>
          <w:r>
            <w:rPr>
              <w:noProof/>
            </w:rPr>
            <w:fldChar w:fldCharType="separate"/>
          </w:r>
          <w:r>
            <w:rPr>
              <w:noProof/>
            </w:rPr>
            <w:t>74</w:t>
          </w:r>
          <w:r>
            <w:rPr>
              <w:noProof/>
            </w:rPr>
            <w:fldChar w:fldCharType="end"/>
          </w:r>
        </w:p>
        <w:p w14:paraId="53ABD687"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6.1</w:t>
          </w:r>
          <w:r>
            <w:rPr>
              <w:rFonts w:asciiTheme="minorHAnsi" w:hAnsiTheme="minorHAnsi"/>
              <w:b w:val="0"/>
              <w:smallCaps w:val="0"/>
              <w:noProof/>
              <w:sz w:val="24"/>
              <w:szCs w:val="24"/>
              <w:lang w:eastAsia="ja-JP"/>
            </w:rPr>
            <w:tab/>
          </w:r>
          <w:r>
            <w:rPr>
              <w:noProof/>
            </w:rPr>
            <w:t>Survey</w:t>
          </w:r>
          <w:r>
            <w:rPr>
              <w:noProof/>
            </w:rPr>
            <w:tab/>
          </w:r>
          <w:r>
            <w:rPr>
              <w:noProof/>
            </w:rPr>
            <w:fldChar w:fldCharType="begin"/>
          </w:r>
          <w:r>
            <w:rPr>
              <w:noProof/>
            </w:rPr>
            <w:instrText xml:space="preserve"> PAGEREF _Toc269411846 \h </w:instrText>
          </w:r>
          <w:r>
            <w:rPr>
              <w:noProof/>
            </w:rPr>
          </w:r>
          <w:r>
            <w:rPr>
              <w:noProof/>
            </w:rPr>
            <w:fldChar w:fldCharType="separate"/>
          </w:r>
          <w:r>
            <w:rPr>
              <w:noProof/>
            </w:rPr>
            <w:t>74</w:t>
          </w:r>
          <w:r>
            <w:rPr>
              <w:noProof/>
            </w:rPr>
            <w:fldChar w:fldCharType="end"/>
          </w:r>
        </w:p>
        <w:p w14:paraId="0251CE8A" w14:textId="77777777" w:rsidR="00A04C80" w:rsidRDefault="00A04C80">
          <w:pPr>
            <w:pStyle w:val="TOC3"/>
            <w:tabs>
              <w:tab w:val="left" w:pos="680"/>
              <w:tab w:val="right" w:pos="8290"/>
            </w:tabs>
            <w:rPr>
              <w:rFonts w:asciiTheme="minorHAnsi" w:hAnsiTheme="minorHAnsi"/>
              <w:smallCaps w:val="0"/>
              <w:noProof/>
              <w:sz w:val="24"/>
              <w:szCs w:val="24"/>
              <w:lang w:eastAsia="ja-JP"/>
            </w:rPr>
          </w:pPr>
          <w:r w:rsidRPr="006A7A15">
            <w:rPr>
              <w:rFonts w:cs="Times New Roman"/>
              <w:noProof/>
            </w:rPr>
            <w:t>6.1.1</w:t>
          </w:r>
          <w:r>
            <w:rPr>
              <w:rFonts w:asciiTheme="minorHAnsi" w:hAnsiTheme="minorHAnsi"/>
              <w:smallCaps w:val="0"/>
              <w:noProof/>
              <w:sz w:val="24"/>
              <w:szCs w:val="24"/>
              <w:lang w:eastAsia="ja-JP"/>
            </w:rPr>
            <w:tab/>
          </w:r>
          <w:r w:rsidRPr="006A7A15">
            <w:rPr>
              <w:rFonts w:cs="Times New Roman"/>
              <w:noProof/>
            </w:rPr>
            <w:t>Questions</w:t>
          </w:r>
          <w:r>
            <w:rPr>
              <w:noProof/>
            </w:rPr>
            <w:tab/>
          </w:r>
          <w:r>
            <w:rPr>
              <w:noProof/>
            </w:rPr>
            <w:fldChar w:fldCharType="begin"/>
          </w:r>
          <w:r>
            <w:rPr>
              <w:noProof/>
            </w:rPr>
            <w:instrText xml:space="preserve"> PAGEREF _Toc269411847 \h </w:instrText>
          </w:r>
          <w:r>
            <w:rPr>
              <w:noProof/>
            </w:rPr>
          </w:r>
          <w:r>
            <w:rPr>
              <w:noProof/>
            </w:rPr>
            <w:fldChar w:fldCharType="separate"/>
          </w:r>
          <w:r>
            <w:rPr>
              <w:noProof/>
            </w:rPr>
            <w:t>74</w:t>
          </w:r>
          <w:r>
            <w:rPr>
              <w:noProof/>
            </w:rPr>
            <w:fldChar w:fldCharType="end"/>
          </w:r>
        </w:p>
        <w:p w14:paraId="176D4147" w14:textId="77777777" w:rsidR="00A04C80" w:rsidRDefault="00A04C80">
          <w:pPr>
            <w:pStyle w:val="TOC3"/>
            <w:tabs>
              <w:tab w:val="left" w:pos="680"/>
              <w:tab w:val="right" w:pos="8290"/>
            </w:tabs>
            <w:rPr>
              <w:rFonts w:asciiTheme="minorHAnsi" w:hAnsiTheme="minorHAnsi"/>
              <w:smallCaps w:val="0"/>
              <w:noProof/>
              <w:sz w:val="24"/>
              <w:szCs w:val="24"/>
              <w:lang w:eastAsia="ja-JP"/>
            </w:rPr>
          </w:pPr>
          <w:r w:rsidRPr="006A7A15">
            <w:rPr>
              <w:rFonts w:cs="Times New Roman"/>
              <w:noProof/>
            </w:rPr>
            <w:t>6.1.2</w:t>
          </w:r>
          <w:r>
            <w:rPr>
              <w:rFonts w:asciiTheme="minorHAnsi" w:hAnsiTheme="minorHAnsi"/>
              <w:smallCaps w:val="0"/>
              <w:noProof/>
              <w:sz w:val="24"/>
              <w:szCs w:val="24"/>
              <w:lang w:eastAsia="ja-JP"/>
            </w:rPr>
            <w:tab/>
          </w:r>
          <w:r w:rsidRPr="006A7A15">
            <w:rPr>
              <w:rFonts w:cs="Times New Roman"/>
              <w:noProof/>
            </w:rPr>
            <w:t>Participants</w:t>
          </w:r>
          <w:r>
            <w:rPr>
              <w:noProof/>
            </w:rPr>
            <w:tab/>
          </w:r>
          <w:r>
            <w:rPr>
              <w:noProof/>
            </w:rPr>
            <w:fldChar w:fldCharType="begin"/>
          </w:r>
          <w:r>
            <w:rPr>
              <w:noProof/>
            </w:rPr>
            <w:instrText xml:space="preserve"> PAGEREF _Toc269411848 \h </w:instrText>
          </w:r>
          <w:r>
            <w:rPr>
              <w:noProof/>
            </w:rPr>
          </w:r>
          <w:r>
            <w:rPr>
              <w:noProof/>
            </w:rPr>
            <w:fldChar w:fldCharType="separate"/>
          </w:r>
          <w:r>
            <w:rPr>
              <w:noProof/>
            </w:rPr>
            <w:t>76</w:t>
          </w:r>
          <w:r>
            <w:rPr>
              <w:noProof/>
            </w:rPr>
            <w:fldChar w:fldCharType="end"/>
          </w:r>
        </w:p>
        <w:p w14:paraId="556DFCA9" w14:textId="77777777" w:rsidR="00A04C80" w:rsidRDefault="00A04C80">
          <w:pPr>
            <w:pStyle w:val="TOC3"/>
            <w:tabs>
              <w:tab w:val="left" w:pos="680"/>
              <w:tab w:val="right" w:pos="8290"/>
            </w:tabs>
            <w:rPr>
              <w:rFonts w:asciiTheme="minorHAnsi" w:hAnsiTheme="minorHAnsi"/>
              <w:smallCaps w:val="0"/>
              <w:noProof/>
              <w:sz w:val="24"/>
              <w:szCs w:val="24"/>
              <w:lang w:eastAsia="ja-JP"/>
            </w:rPr>
          </w:pPr>
          <w:r w:rsidRPr="006A7A15">
            <w:rPr>
              <w:rFonts w:cs="Times New Roman"/>
              <w:noProof/>
            </w:rPr>
            <w:t>6.1.3</w:t>
          </w:r>
          <w:r>
            <w:rPr>
              <w:rFonts w:asciiTheme="minorHAnsi" w:hAnsiTheme="minorHAnsi"/>
              <w:smallCaps w:val="0"/>
              <w:noProof/>
              <w:sz w:val="24"/>
              <w:szCs w:val="24"/>
              <w:lang w:eastAsia="ja-JP"/>
            </w:rPr>
            <w:tab/>
          </w:r>
          <w:r w:rsidRPr="006A7A15">
            <w:rPr>
              <w:rFonts w:cs="Times New Roman"/>
              <w:noProof/>
            </w:rPr>
            <w:t>Results</w:t>
          </w:r>
          <w:r>
            <w:rPr>
              <w:noProof/>
            </w:rPr>
            <w:tab/>
          </w:r>
          <w:r>
            <w:rPr>
              <w:noProof/>
            </w:rPr>
            <w:fldChar w:fldCharType="begin"/>
          </w:r>
          <w:r>
            <w:rPr>
              <w:noProof/>
            </w:rPr>
            <w:instrText xml:space="preserve"> PAGEREF _Toc269411849 \h </w:instrText>
          </w:r>
          <w:r>
            <w:rPr>
              <w:noProof/>
            </w:rPr>
          </w:r>
          <w:r>
            <w:rPr>
              <w:noProof/>
            </w:rPr>
            <w:fldChar w:fldCharType="separate"/>
          </w:r>
          <w:r>
            <w:rPr>
              <w:noProof/>
            </w:rPr>
            <w:t>77</w:t>
          </w:r>
          <w:r>
            <w:rPr>
              <w:noProof/>
            </w:rPr>
            <w:fldChar w:fldCharType="end"/>
          </w:r>
        </w:p>
        <w:p w14:paraId="7782D541" w14:textId="77777777" w:rsidR="00A04C80" w:rsidRDefault="00A04C80">
          <w:pPr>
            <w:pStyle w:val="TOC3"/>
            <w:tabs>
              <w:tab w:val="left" w:pos="680"/>
              <w:tab w:val="right" w:pos="8290"/>
            </w:tabs>
            <w:rPr>
              <w:rFonts w:asciiTheme="minorHAnsi" w:hAnsiTheme="minorHAnsi"/>
              <w:smallCaps w:val="0"/>
              <w:noProof/>
              <w:sz w:val="24"/>
              <w:szCs w:val="24"/>
              <w:lang w:eastAsia="ja-JP"/>
            </w:rPr>
          </w:pPr>
          <w:r w:rsidRPr="006A7A15">
            <w:rPr>
              <w:rFonts w:cs="Times New Roman"/>
              <w:noProof/>
            </w:rPr>
            <w:t>6.1.4</w:t>
          </w:r>
          <w:r>
            <w:rPr>
              <w:rFonts w:asciiTheme="minorHAnsi" w:hAnsiTheme="minorHAnsi"/>
              <w:smallCaps w:val="0"/>
              <w:noProof/>
              <w:sz w:val="24"/>
              <w:szCs w:val="24"/>
              <w:lang w:eastAsia="ja-JP"/>
            </w:rPr>
            <w:tab/>
          </w:r>
          <w:r w:rsidRPr="006A7A15">
            <w:rPr>
              <w:rFonts w:cs="Times New Roman"/>
              <w:noProof/>
            </w:rPr>
            <w:t>Critical Analysis</w:t>
          </w:r>
          <w:r>
            <w:rPr>
              <w:noProof/>
            </w:rPr>
            <w:tab/>
          </w:r>
          <w:r>
            <w:rPr>
              <w:noProof/>
            </w:rPr>
            <w:fldChar w:fldCharType="begin"/>
          </w:r>
          <w:r>
            <w:rPr>
              <w:noProof/>
            </w:rPr>
            <w:instrText xml:space="preserve"> PAGEREF _Toc269411850 \h </w:instrText>
          </w:r>
          <w:r>
            <w:rPr>
              <w:noProof/>
            </w:rPr>
          </w:r>
          <w:r>
            <w:rPr>
              <w:noProof/>
            </w:rPr>
            <w:fldChar w:fldCharType="separate"/>
          </w:r>
          <w:r>
            <w:rPr>
              <w:noProof/>
            </w:rPr>
            <w:t>84</w:t>
          </w:r>
          <w:r>
            <w:rPr>
              <w:noProof/>
            </w:rPr>
            <w:fldChar w:fldCharType="end"/>
          </w:r>
        </w:p>
        <w:p w14:paraId="713C1419"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6.2</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_Toc269411851 \h </w:instrText>
          </w:r>
          <w:r>
            <w:rPr>
              <w:noProof/>
            </w:rPr>
          </w:r>
          <w:r>
            <w:rPr>
              <w:noProof/>
            </w:rPr>
            <w:fldChar w:fldCharType="separate"/>
          </w:r>
          <w:r>
            <w:rPr>
              <w:noProof/>
            </w:rPr>
            <w:t>85</w:t>
          </w:r>
          <w:r>
            <w:rPr>
              <w:noProof/>
            </w:rPr>
            <w:fldChar w:fldCharType="end"/>
          </w:r>
        </w:p>
        <w:p w14:paraId="28DBFC18"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7</w:t>
          </w:r>
          <w:r>
            <w:rPr>
              <w:rFonts w:asciiTheme="minorHAnsi" w:hAnsiTheme="minorHAnsi"/>
              <w:b w:val="0"/>
              <w:caps w:val="0"/>
              <w:noProof/>
              <w:sz w:val="24"/>
              <w:szCs w:val="24"/>
              <w:u w:val="none"/>
              <w:lang w:eastAsia="ja-JP"/>
            </w:rPr>
            <w:tab/>
          </w:r>
          <w:r w:rsidRPr="006A7A15">
            <w:rPr>
              <w:rFonts w:cs="Times New Roman"/>
              <w:noProof/>
            </w:rPr>
            <w:t>CONCLUSION AND FUTURE WORK</w:t>
          </w:r>
          <w:r>
            <w:rPr>
              <w:noProof/>
            </w:rPr>
            <w:tab/>
          </w:r>
          <w:r>
            <w:rPr>
              <w:noProof/>
            </w:rPr>
            <w:fldChar w:fldCharType="begin"/>
          </w:r>
          <w:r>
            <w:rPr>
              <w:noProof/>
            </w:rPr>
            <w:instrText xml:space="preserve"> PAGEREF _Toc269411852 \h </w:instrText>
          </w:r>
          <w:r>
            <w:rPr>
              <w:noProof/>
            </w:rPr>
          </w:r>
          <w:r>
            <w:rPr>
              <w:noProof/>
            </w:rPr>
            <w:fldChar w:fldCharType="separate"/>
          </w:r>
          <w:r>
            <w:rPr>
              <w:noProof/>
            </w:rPr>
            <w:t>86</w:t>
          </w:r>
          <w:r>
            <w:rPr>
              <w:noProof/>
            </w:rPr>
            <w:fldChar w:fldCharType="end"/>
          </w:r>
        </w:p>
        <w:p w14:paraId="1A62E5AF"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7.1</w:t>
          </w:r>
          <w:r>
            <w:rPr>
              <w:rFonts w:asciiTheme="minorHAnsi" w:hAnsiTheme="minorHAnsi"/>
              <w:b w:val="0"/>
              <w:smallCaps w:val="0"/>
              <w:noProof/>
              <w:sz w:val="24"/>
              <w:szCs w:val="24"/>
              <w:lang w:eastAsia="ja-JP"/>
            </w:rPr>
            <w:tab/>
          </w:r>
          <w:r>
            <w:rPr>
              <w:noProof/>
            </w:rPr>
            <w:t>Summary of Achievements</w:t>
          </w:r>
          <w:r>
            <w:rPr>
              <w:noProof/>
            </w:rPr>
            <w:tab/>
          </w:r>
          <w:r>
            <w:rPr>
              <w:noProof/>
            </w:rPr>
            <w:fldChar w:fldCharType="begin"/>
          </w:r>
          <w:r>
            <w:rPr>
              <w:noProof/>
            </w:rPr>
            <w:instrText xml:space="preserve"> PAGEREF _Toc269411853 \h </w:instrText>
          </w:r>
          <w:r>
            <w:rPr>
              <w:noProof/>
            </w:rPr>
          </w:r>
          <w:r>
            <w:rPr>
              <w:noProof/>
            </w:rPr>
            <w:fldChar w:fldCharType="separate"/>
          </w:r>
          <w:r>
            <w:rPr>
              <w:noProof/>
            </w:rPr>
            <w:t>86</w:t>
          </w:r>
          <w:r>
            <w:rPr>
              <w:noProof/>
            </w:rPr>
            <w:fldChar w:fldCharType="end"/>
          </w:r>
        </w:p>
        <w:p w14:paraId="5F12308E"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7.2</w:t>
          </w:r>
          <w:r>
            <w:rPr>
              <w:rFonts w:asciiTheme="minorHAnsi" w:hAnsiTheme="minorHAnsi"/>
              <w:b w:val="0"/>
              <w:smallCaps w:val="0"/>
              <w:noProof/>
              <w:sz w:val="24"/>
              <w:szCs w:val="24"/>
              <w:lang w:eastAsia="ja-JP"/>
            </w:rPr>
            <w:tab/>
          </w:r>
          <w:r>
            <w:rPr>
              <w:noProof/>
            </w:rPr>
            <w:t>Future Work</w:t>
          </w:r>
          <w:r>
            <w:rPr>
              <w:noProof/>
            </w:rPr>
            <w:tab/>
          </w:r>
          <w:r>
            <w:rPr>
              <w:noProof/>
            </w:rPr>
            <w:fldChar w:fldCharType="begin"/>
          </w:r>
          <w:r>
            <w:rPr>
              <w:noProof/>
            </w:rPr>
            <w:instrText xml:space="preserve"> PAGEREF _Toc269411854 \h </w:instrText>
          </w:r>
          <w:r>
            <w:rPr>
              <w:noProof/>
            </w:rPr>
          </w:r>
          <w:r>
            <w:rPr>
              <w:noProof/>
            </w:rPr>
            <w:fldChar w:fldCharType="separate"/>
          </w:r>
          <w:r>
            <w:rPr>
              <w:noProof/>
            </w:rPr>
            <w:t>86</w:t>
          </w:r>
          <w:r>
            <w:rPr>
              <w:noProof/>
            </w:rPr>
            <w:fldChar w:fldCharType="end"/>
          </w:r>
        </w:p>
        <w:p w14:paraId="57DDAA73"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REFERENCES</w:t>
          </w:r>
          <w:r>
            <w:rPr>
              <w:noProof/>
            </w:rPr>
            <w:tab/>
          </w:r>
          <w:r>
            <w:rPr>
              <w:noProof/>
            </w:rPr>
            <w:fldChar w:fldCharType="begin"/>
          </w:r>
          <w:r>
            <w:rPr>
              <w:noProof/>
            </w:rPr>
            <w:instrText xml:space="preserve"> PAGEREF _Toc269411855 \h </w:instrText>
          </w:r>
          <w:r>
            <w:rPr>
              <w:noProof/>
            </w:rPr>
          </w:r>
          <w:r>
            <w:rPr>
              <w:noProof/>
            </w:rPr>
            <w:fldChar w:fldCharType="separate"/>
          </w:r>
          <w:r>
            <w:rPr>
              <w:noProof/>
            </w:rPr>
            <w:t>87</w:t>
          </w:r>
          <w:r>
            <w:rPr>
              <w:noProof/>
            </w:rPr>
            <w:fldChar w:fldCharType="end"/>
          </w:r>
        </w:p>
        <w:p w14:paraId="6DE0E912" w14:textId="77777777" w:rsidR="00A04C80" w:rsidRDefault="00A04C80">
          <w:pPr>
            <w:pStyle w:val="TOC1"/>
            <w:rPr>
              <w:rFonts w:asciiTheme="minorHAnsi" w:hAnsiTheme="minorHAnsi"/>
              <w:b w:val="0"/>
              <w:caps w:val="0"/>
              <w:noProof/>
              <w:sz w:val="24"/>
              <w:szCs w:val="24"/>
              <w:u w:val="none"/>
              <w:lang w:eastAsia="ja-JP"/>
            </w:rPr>
          </w:pPr>
          <w:r>
            <w:rPr>
              <w:noProof/>
            </w:rPr>
            <w:t>APPENDIX</w:t>
          </w:r>
          <w:r>
            <w:rPr>
              <w:noProof/>
            </w:rPr>
            <w:tab/>
          </w:r>
          <w:r>
            <w:rPr>
              <w:noProof/>
            </w:rPr>
            <w:fldChar w:fldCharType="begin"/>
          </w:r>
          <w:r>
            <w:rPr>
              <w:noProof/>
            </w:rPr>
            <w:instrText xml:space="preserve"> PAGEREF _Toc269411856 \h </w:instrText>
          </w:r>
          <w:r>
            <w:rPr>
              <w:noProof/>
            </w:rPr>
          </w:r>
          <w:r>
            <w:rPr>
              <w:noProof/>
            </w:rPr>
            <w:fldChar w:fldCharType="separate"/>
          </w:r>
          <w:r>
            <w:rPr>
              <w:noProof/>
            </w:rPr>
            <w:t>89</w:t>
          </w:r>
          <w:r>
            <w:rPr>
              <w:noProof/>
            </w:rPr>
            <w:fldChar w:fldCharType="end"/>
          </w:r>
        </w:p>
        <w:p w14:paraId="6961D0D2" w14:textId="4B5013B7" w:rsidR="00610D96" w:rsidRDefault="00610D96" w:rsidP="00CA4FD0">
          <w:pPr>
            <w:spacing w:line="360" w:lineRule="auto"/>
          </w:pPr>
          <w:r>
            <w:rPr>
              <w:b/>
              <w:bCs/>
              <w:noProof/>
            </w:rPr>
            <w:fldChar w:fldCharType="end"/>
          </w:r>
        </w:p>
      </w:sdtContent>
    </w:sdt>
    <w:p w14:paraId="4BF76E15" w14:textId="3DDA97C7" w:rsidR="0037590C" w:rsidRDefault="00F94A40" w:rsidP="00CA4FD0">
      <w:pPr>
        <w:spacing w:line="360" w:lineRule="auto"/>
      </w:pPr>
      <w:r>
        <w:t xml:space="preserve">Words Count: </w:t>
      </w:r>
      <w:fldSimple w:instr=" NUMWORDS  \* MERGEFORMAT ">
        <w:r w:rsidR="00D10351">
          <w:rPr>
            <w:noProof/>
          </w:rPr>
          <w:t>18006</w:t>
        </w:r>
      </w:fldSimple>
      <w:r w:rsidR="0037590C">
        <w:br w:type="page"/>
      </w:r>
    </w:p>
    <w:p w14:paraId="109E6F0E" w14:textId="77777777" w:rsidR="0063098D" w:rsidRPr="00F45A4F" w:rsidRDefault="0063098D" w:rsidP="00CA4FD0">
      <w:pPr>
        <w:pStyle w:val="Heading1"/>
        <w:numPr>
          <w:ilvl w:val="0"/>
          <w:numId w:val="0"/>
        </w:numPr>
        <w:spacing w:line="360" w:lineRule="auto"/>
        <w:rPr>
          <w:rFonts w:cs="Times New Roman"/>
        </w:rPr>
      </w:pPr>
      <w:bookmarkStart w:id="0" w:name="_Toc266441188"/>
      <w:bookmarkStart w:id="1" w:name="_Toc267063307"/>
      <w:bookmarkStart w:id="2" w:name="_Toc269411786"/>
      <w:r w:rsidRPr="00F45A4F">
        <w:rPr>
          <w:rFonts w:cs="Times New Roman"/>
        </w:rPr>
        <w:t>LIST OF ABBREVIATIONS</w:t>
      </w:r>
      <w:bookmarkEnd w:id="0"/>
      <w:bookmarkEnd w:id="1"/>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F517C0" w:rsidRPr="00F45A4F" w14:paraId="43BA3495" w14:textId="77777777" w:rsidTr="00321178">
        <w:tc>
          <w:tcPr>
            <w:tcW w:w="4258" w:type="dxa"/>
          </w:tcPr>
          <w:p w14:paraId="147AD62D" w14:textId="77777777" w:rsidR="00F517C0" w:rsidRPr="00F45A4F" w:rsidRDefault="00F517C0" w:rsidP="00CA4FD0">
            <w:pPr>
              <w:spacing w:line="360" w:lineRule="auto"/>
              <w:rPr>
                <w:rFonts w:cs="Times New Roman"/>
              </w:rPr>
            </w:pPr>
            <w:r w:rsidRPr="00F45A4F">
              <w:rPr>
                <w:rFonts w:cs="Times New Roman"/>
              </w:rPr>
              <w:t>AI</w:t>
            </w:r>
          </w:p>
        </w:tc>
        <w:tc>
          <w:tcPr>
            <w:tcW w:w="4258" w:type="dxa"/>
          </w:tcPr>
          <w:p w14:paraId="4777385D" w14:textId="77777777" w:rsidR="00F517C0" w:rsidRPr="00F45A4F" w:rsidRDefault="00F517C0" w:rsidP="00CA4FD0">
            <w:pPr>
              <w:spacing w:line="360" w:lineRule="auto"/>
              <w:jc w:val="right"/>
              <w:rPr>
                <w:rFonts w:cs="Times New Roman"/>
              </w:rPr>
            </w:pPr>
            <w:r w:rsidRPr="00F45A4F">
              <w:rPr>
                <w:rFonts w:cs="Times New Roman"/>
              </w:rPr>
              <w:t>Artificial Intelligent</w:t>
            </w:r>
          </w:p>
        </w:tc>
      </w:tr>
      <w:tr w:rsidR="00F517C0" w:rsidRPr="00F45A4F" w14:paraId="0C602707" w14:textId="77777777" w:rsidTr="00321178">
        <w:tc>
          <w:tcPr>
            <w:tcW w:w="4258" w:type="dxa"/>
            <w:vAlign w:val="center"/>
          </w:tcPr>
          <w:p w14:paraId="59800813" w14:textId="77777777" w:rsidR="00F517C0" w:rsidRPr="00F45A4F" w:rsidRDefault="00F517C0" w:rsidP="00CA4FD0">
            <w:pPr>
              <w:spacing w:line="360" w:lineRule="auto"/>
              <w:rPr>
                <w:rFonts w:cs="Times New Roman"/>
              </w:rPr>
            </w:pPr>
            <w:r w:rsidRPr="00F45A4F">
              <w:rPr>
                <w:rFonts w:cs="Times New Roman"/>
              </w:rPr>
              <w:t>API</w:t>
            </w:r>
          </w:p>
        </w:tc>
        <w:tc>
          <w:tcPr>
            <w:tcW w:w="4258" w:type="dxa"/>
            <w:vAlign w:val="center"/>
          </w:tcPr>
          <w:p w14:paraId="1FC2B9D7" w14:textId="77777777" w:rsidR="00F517C0" w:rsidRPr="00F45A4F" w:rsidRDefault="00F517C0" w:rsidP="00CA4FD0">
            <w:pPr>
              <w:spacing w:line="360" w:lineRule="auto"/>
              <w:jc w:val="right"/>
              <w:rPr>
                <w:rFonts w:cs="Times New Roman"/>
              </w:rPr>
            </w:pPr>
            <w:r w:rsidRPr="00F45A4F">
              <w:rPr>
                <w:rFonts w:cs="Times New Roman"/>
              </w:rPr>
              <w:t>Application Programming Interface</w:t>
            </w:r>
          </w:p>
        </w:tc>
      </w:tr>
      <w:tr w:rsidR="00F517C0" w:rsidRPr="00F45A4F" w14:paraId="1FF437F3" w14:textId="77777777" w:rsidTr="00321178">
        <w:tc>
          <w:tcPr>
            <w:tcW w:w="4258" w:type="dxa"/>
            <w:vAlign w:val="center"/>
          </w:tcPr>
          <w:p w14:paraId="5FC5FAAD" w14:textId="77777777" w:rsidR="00F517C0" w:rsidRPr="00F45A4F" w:rsidRDefault="00F517C0" w:rsidP="00CA4FD0">
            <w:pPr>
              <w:spacing w:line="360" w:lineRule="auto"/>
              <w:rPr>
                <w:rFonts w:cs="Times New Roman"/>
              </w:rPr>
            </w:pPr>
            <w:r w:rsidRPr="00F45A4F">
              <w:rPr>
                <w:rFonts w:cs="Times New Roman"/>
              </w:rPr>
              <w:t>HTTP</w:t>
            </w:r>
          </w:p>
        </w:tc>
        <w:tc>
          <w:tcPr>
            <w:tcW w:w="4258" w:type="dxa"/>
            <w:vAlign w:val="center"/>
          </w:tcPr>
          <w:p w14:paraId="492EB575" w14:textId="77777777" w:rsidR="00F517C0" w:rsidRPr="00F45A4F" w:rsidRDefault="00F517C0" w:rsidP="00CA4FD0">
            <w:pPr>
              <w:spacing w:line="360" w:lineRule="auto"/>
              <w:jc w:val="right"/>
              <w:rPr>
                <w:rFonts w:cs="Times New Roman"/>
              </w:rPr>
            </w:pPr>
            <w:r w:rsidRPr="00F45A4F">
              <w:rPr>
                <w:rFonts w:cs="Times New Roman"/>
              </w:rPr>
              <w:t>Hypertext Transfer Protocol</w:t>
            </w:r>
          </w:p>
        </w:tc>
      </w:tr>
      <w:tr w:rsidR="00F517C0" w:rsidRPr="00F45A4F" w14:paraId="7E10D414" w14:textId="77777777" w:rsidTr="00321178">
        <w:tc>
          <w:tcPr>
            <w:tcW w:w="4258" w:type="dxa"/>
          </w:tcPr>
          <w:p w14:paraId="77133513" w14:textId="77777777" w:rsidR="00F517C0" w:rsidRPr="00F45A4F" w:rsidRDefault="00F517C0" w:rsidP="00CA4FD0">
            <w:pPr>
              <w:spacing w:line="360" w:lineRule="auto"/>
              <w:rPr>
                <w:rFonts w:cs="Times New Roman"/>
              </w:rPr>
            </w:pPr>
            <w:r>
              <w:rPr>
                <w:rFonts w:cs="Times New Roman"/>
              </w:rPr>
              <w:t>JVM</w:t>
            </w:r>
          </w:p>
        </w:tc>
        <w:tc>
          <w:tcPr>
            <w:tcW w:w="4258" w:type="dxa"/>
          </w:tcPr>
          <w:p w14:paraId="36E804E7" w14:textId="77777777" w:rsidR="00F517C0" w:rsidRPr="00F45A4F" w:rsidRDefault="00F517C0" w:rsidP="00CA4FD0">
            <w:pPr>
              <w:spacing w:line="360" w:lineRule="auto"/>
              <w:jc w:val="right"/>
              <w:rPr>
                <w:rFonts w:cs="Times New Roman"/>
              </w:rPr>
            </w:pPr>
            <w:r>
              <w:t>Java Virtual Machine</w:t>
            </w:r>
          </w:p>
        </w:tc>
      </w:tr>
      <w:tr w:rsidR="00F517C0" w:rsidRPr="00F45A4F" w14:paraId="5B6A260E" w14:textId="77777777" w:rsidTr="00321178">
        <w:tc>
          <w:tcPr>
            <w:tcW w:w="4258" w:type="dxa"/>
          </w:tcPr>
          <w:p w14:paraId="66A4EC03" w14:textId="77777777" w:rsidR="00F517C0" w:rsidRPr="00F45A4F" w:rsidRDefault="00F517C0" w:rsidP="00CA4FD0">
            <w:pPr>
              <w:spacing w:line="360" w:lineRule="auto"/>
              <w:rPr>
                <w:rFonts w:cs="Times New Roman"/>
              </w:rPr>
            </w:pPr>
            <w:r w:rsidRPr="00F45A4F">
              <w:rPr>
                <w:rFonts w:cs="Times New Roman"/>
              </w:rPr>
              <w:t>KR</w:t>
            </w:r>
          </w:p>
        </w:tc>
        <w:tc>
          <w:tcPr>
            <w:tcW w:w="4258" w:type="dxa"/>
          </w:tcPr>
          <w:p w14:paraId="5FFF2CE5" w14:textId="77777777" w:rsidR="00F517C0" w:rsidRPr="00F45A4F" w:rsidRDefault="00F517C0" w:rsidP="00CA4FD0">
            <w:pPr>
              <w:spacing w:line="360" w:lineRule="auto"/>
              <w:jc w:val="right"/>
              <w:rPr>
                <w:rFonts w:cs="Times New Roman"/>
              </w:rPr>
            </w:pPr>
            <w:r w:rsidRPr="00F45A4F">
              <w:rPr>
                <w:rFonts w:cs="Times New Roman"/>
              </w:rPr>
              <w:t>Knowledge Representation</w:t>
            </w:r>
          </w:p>
        </w:tc>
      </w:tr>
      <w:tr w:rsidR="00F517C0" w:rsidRPr="00F45A4F" w14:paraId="6E762C1E" w14:textId="77777777" w:rsidTr="00321178">
        <w:tc>
          <w:tcPr>
            <w:tcW w:w="4258" w:type="dxa"/>
            <w:vAlign w:val="center"/>
          </w:tcPr>
          <w:p w14:paraId="1242D143" w14:textId="77777777" w:rsidR="00F517C0" w:rsidRPr="00F45A4F" w:rsidRDefault="00F517C0" w:rsidP="00CA4FD0">
            <w:pPr>
              <w:spacing w:line="360" w:lineRule="auto"/>
              <w:rPr>
                <w:rFonts w:cs="Times New Roman"/>
              </w:rPr>
            </w:pPr>
            <w:r w:rsidRPr="00F45A4F">
              <w:rPr>
                <w:rFonts w:cs="Times New Roman"/>
              </w:rPr>
              <w:t>OWL</w:t>
            </w:r>
          </w:p>
        </w:tc>
        <w:tc>
          <w:tcPr>
            <w:tcW w:w="4258" w:type="dxa"/>
            <w:vAlign w:val="center"/>
          </w:tcPr>
          <w:p w14:paraId="2862B994" w14:textId="77777777" w:rsidR="00F517C0" w:rsidRPr="00F45A4F" w:rsidRDefault="00F517C0" w:rsidP="00CA4FD0">
            <w:pPr>
              <w:spacing w:line="360" w:lineRule="auto"/>
              <w:jc w:val="right"/>
              <w:rPr>
                <w:rFonts w:cs="Times New Roman"/>
              </w:rPr>
            </w:pPr>
            <w:r w:rsidRPr="00F45A4F">
              <w:rPr>
                <w:rFonts w:cs="Times New Roman"/>
              </w:rPr>
              <w:t>Web Ontology Language</w:t>
            </w:r>
          </w:p>
        </w:tc>
      </w:tr>
      <w:tr w:rsidR="00F517C0" w:rsidRPr="00F45A4F" w14:paraId="400755C3" w14:textId="77777777" w:rsidTr="00321178">
        <w:tc>
          <w:tcPr>
            <w:tcW w:w="4258" w:type="dxa"/>
          </w:tcPr>
          <w:p w14:paraId="4687746F" w14:textId="77777777" w:rsidR="00F517C0" w:rsidRPr="00F45A4F" w:rsidRDefault="00F517C0" w:rsidP="00CA4FD0">
            <w:pPr>
              <w:spacing w:line="360" w:lineRule="auto"/>
              <w:rPr>
                <w:rFonts w:cs="Times New Roman"/>
              </w:rPr>
            </w:pPr>
            <w:r>
              <w:rPr>
                <w:rFonts w:cs="Times New Roman"/>
              </w:rPr>
              <w:t>POM</w:t>
            </w:r>
          </w:p>
        </w:tc>
        <w:tc>
          <w:tcPr>
            <w:tcW w:w="4258" w:type="dxa"/>
          </w:tcPr>
          <w:p w14:paraId="558A91C7" w14:textId="77777777" w:rsidR="00F517C0" w:rsidRPr="00F45A4F" w:rsidRDefault="00F517C0" w:rsidP="00CA4FD0">
            <w:pPr>
              <w:spacing w:line="360" w:lineRule="auto"/>
              <w:jc w:val="right"/>
              <w:rPr>
                <w:rFonts w:cs="Times New Roman"/>
              </w:rPr>
            </w:pPr>
            <w:r>
              <w:t>Project Object Model</w:t>
            </w:r>
          </w:p>
        </w:tc>
      </w:tr>
      <w:tr w:rsidR="00F517C0" w:rsidRPr="00F45A4F" w14:paraId="4E907024" w14:textId="77777777" w:rsidTr="00321178">
        <w:tc>
          <w:tcPr>
            <w:tcW w:w="4258" w:type="dxa"/>
            <w:vAlign w:val="center"/>
          </w:tcPr>
          <w:p w14:paraId="7471E4D7" w14:textId="77777777" w:rsidR="00F517C0" w:rsidRPr="00F45A4F" w:rsidRDefault="00F517C0" w:rsidP="00CA4FD0">
            <w:pPr>
              <w:spacing w:line="360" w:lineRule="auto"/>
              <w:rPr>
                <w:rFonts w:cs="Times New Roman"/>
              </w:rPr>
            </w:pPr>
            <w:r w:rsidRPr="00F45A4F">
              <w:rPr>
                <w:rFonts w:cs="Times New Roman"/>
              </w:rPr>
              <w:t>RDF</w:t>
            </w:r>
          </w:p>
        </w:tc>
        <w:tc>
          <w:tcPr>
            <w:tcW w:w="4258" w:type="dxa"/>
            <w:vAlign w:val="center"/>
          </w:tcPr>
          <w:p w14:paraId="5065057D" w14:textId="77777777" w:rsidR="00F517C0" w:rsidRPr="00F45A4F" w:rsidRDefault="00F517C0" w:rsidP="00CA4FD0">
            <w:pPr>
              <w:spacing w:line="360" w:lineRule="auto"/>
              <w:jc w:val="right"/>
              <w:rPr>
                <w:rFonts w:cs="Times New Roman"/>
              </w:rPr>
            </w:pPr>
            <w:r w:rsidRPr="00F45A4F">
              <w:rPr>
                <w:rFonts w:cs="Times New Roman"/>
              </w:rPr>
              <w:t>Resource Description Framework</w:t>
            </w:r>
          </w:p>
        </w:tc>
      </w:tr>
      <w:tr w:rsidR="00F517C0" w:rsidRPr="00F45A4F" w14:paraId="28FA959E" w14:textId="77777777" w:rsidTr="00321178">
        <w:tc>
          <w:tcPr>
            <w:tcW w:w="4258" w:type="dxa"/>
            <w:vAlign w:val="center"/>
          </w:tcPr>
          <w:p w14:paraId="162AE5DB" w14:textId="77777777" w:rsidR="00F517C0" w:rsidRPr="00F45A4F" w:rsidRDefault="00F517C0" w:rsidP="00CA4FD0">
            <w:pPr>
              <w:spacing w:line="360" w:lineRule="auto"/>
              <w:rPr>
                <w:rFonts w:cs="Times New Roman"/>
              </w:rPr>
            </w:pPr>
            <w:r w:rsidRPr="00F45A4F">
              <w:rPr>
                <w:rFonts w:cs="Times New Roman"/>
              </w:rPr>
              <w:t>UI</w:t>
            </w:r>
          </w:p>
        </w:tc>
        <w:tc>
          <w:tcPr>
            <w:tcW w:w="4258" w:type="dxa"/>
            <w:vAlign w:val="center"/>
          </w:tcPr>
          <w:p w14:paraId="06C0AEB2" w14:textId="77777777" w:rsidR="00F517C0" w:rsidRPr="00F45A4F" w:rsidRDefault="00F517C0" w:rsidP="00CA4FD0">
            <w:pPr>
              <w:spacing w:line="360" w:lineRule="auto"/>
              <w:jc w:val="right"/>
              <w:rPr>
                <w:rFonts w:cs="Times New Roman"/>
              </w:rPr>
            </w:pPr>
            <w:r w:rsidRPr="00F45A4F">
              <w:rPr>
                <w:rFonts w:cs="Times New Roman"/>
              </w:rPr>
              <w:t>User Interface</w:t>
            </w:r>
          </w:p>
        </w:tc>
      </w:tr>
      <w:tr w:rsidR="00F517C0" w:rsidRPr="00F45A4F" w14:paraId="40F418E2" w14:textId="77777777" w:rsidTr="00321178">
        <w:tc>
          <w:tcPr>
            <w:tcW w:w="4258" w:type="dxa"/>
            <w:vAlign w:val="center"/>
          </w:tcPr>
          <w:p w14:paraId="304A95A8" w14:textId="77777777" w:rsidR="00F517C0" w:rsidRPr="00F45A4F" w:rsidRDefault="00F517C0" w:rsidP="00CA4FD0">
            <w:pPr>
              <w:spacing w:line="360" w:lineRule="auto"/>
              <w:rPr>
                <w:rFonts w:cs="Times New Roman"/>
              </w:rPr>
            </w:pPr>
            <w:r w:rsidRPr="00F45A4F">
              <w:rPr>
                <w:rFonts w:cs="Times New Roman"/>
              </w:rPr>
              <w:t>UML</w:t>
            </w:r>
          </w:p>
        </w:tc>
        <w:tc>
          <w:tcPr>
            <w:tcW w:w="4258" w:type="dxa"/>
            <w:vAlign w:val="center"/>
          </w:tcPr>
          <w:p w14:paraId="385C1DE8" w14:textId="77777777" w:rsidR="00F517C0" w:rsidRPr="00F45A4F" w:rsidRDefault="00F517C0" w:rsidP="00CA4FD0">
            <w:pPr>
              <w:spacing w:line="360" w:lineRule="auto"/>
              <w:jc w:val="right"/>
              <w:rPr>
                <w:rFonts w:cs="Times New Roman"/>
              </w:rPr>
            </w:pPr>
            <w:r w:rsidRPr="00F45A4F">
              <w:rPr>
                <w:rFonts w:cs="Times New Roman"/>
              </w:rPr>
              <w:t>Unified Modeling Language</w:t>
            </w:r>
          </w:p>
        </w:tc>
      </w:tr>
      <w:tr w:rsidR="00F517C0" w:rsidRPr="00F45A4F" w14:paraId="196BB0C2" w14:textId="77777777" w:rsidTr="00321178">
        <w:tc>
          <w:tcPr>
            <w:tcW w:w="4258" w:type="dxa"/>
            <w:vAlign w:val="center"/>
          </w:tcPr>
          <w:p w14:paraId="6F6B7A81" w14:textId="77777777" w:rsidR="00F517C0" w:rsidRPr="00F45A4F" w:rsidRDefault="00F517C0" w:rsidP="00CA4FD0">
            <w:pPr>
              <w:spacing w:line="360" w:lineRule="auto"/>
              <w:rPr>
                <w:rFonts w:cs="Times New Roman"/>
              </w:rPr>
            </w:pPr>
            <w:r w:rsidRPr="00F45A4F">
              <w:rPr>
                <w:rFonts w:cs="Times New Roman"/>
              </w:rPr>
              <w:t>XML</w:t>
            </w:r>
          </w:p>
        </w:tc>
        <w:tc>
          <w:tcPr>
            <w:tcW w:w="4258" w:type="dxa"/>
            <w:vAlign w:val="center"/>
          </w:tcPr>
          <w:p w14:paraId="09478FFE" w14:textId="77777777" w:rsidR="00F517C0" w:rsidRPr="00F45A4F" w:rsidRDefault="00F517C0" w:rsidP="00CA4FD0">
            <w:pPr>
              <w:spacing w:line="360" w:lineRule="auto"/>
              <w:jc w:val="right"/>
              <w:rPr>
                <w:rFonts w:cs="Times New Roman"/>
              </w:rPr>
            </w:pPr>
            <w:r w:rsidRPr="00F45A4F">
              <w:rPr>
                <w:rFonts w:cs="Times New Roman"/>
              </w:rPr>
              <w:t>Extensible Markup Language</w:t>
            </w:r>
          </w:p>
        </w:tc>
      </w:tr>
      <w:tr w:rsidR="0063098D" w:rsidRPr="00F45A4F" w14:paraId="02A120D3" w14:textId="77777777" w:rsidTr="00321178">
        <w:tc>
          <w:tcPr>
            <w:tcW w:w="4258" w:type="dxa"/>
          </w:tcPr>
          <w:p w14:paraId="3BB63058" w14:textId="3D09E271" w:rsidR="0063098D" w:rsidRPr="00F45A4F" w:rsidRDefault="0063098D" w:rsidP="00CA4FD0">
            <w:pPr>
              <w:spacing w:line="360" w:lineRule="auto"/>
              <w:rPr>
                <w:rFonts w:cs="Times New Roman"/>
              </w:rPr>
            </w:pPr>
          </w:p>
        </w:tc>
        <w:tc>
          <w:tcPr>
            <w:tcW w:w="4258" w:type="dxa"/>
          </w:tcPr>
          <w:p w14:paraId="57696DAB" w14:textId="77777777" w:rsidR="0063098D" w:rsidRPr="00F45A4F" w:rsidRDefault="0063098D" w:rsidP="00CA4FD0">
            <w:pPr>
              <w:spacing w:line="360" w:lineRule="auto"/>
              <w:jc w:val="right"/>
              <w:rPr>
                <w:rFonts w:cs="Times New Roman"/>
              </w:rPr>
            </w:pPr>
          </w:p>
        </w:tc>
      </w:tr>
      <w:tr w:rsidR="0063098D" w:rsidRPr="00F45A4F" w14:paraId="450AD6FF" w14:textId="77777777" w:rsidTr="00321178">
        <w:tc>
          <w:tcPr>
            <w:tcW w:w="4258" w:type="dxa"/>
          </w:tcPr>
          <w:p w14:paraId="7A75011C" w14:textId="77777777" w:rsidR="0063098D" w:rsidRPr="00F45A4F" w:rsidRDefault="0063098D" w:rsidP="00CA4FD0">
            <w:pPr>
              <w:spacing w:line="360" w:lineRule="auto"/>
              <w:rPr>
                <w:rFonts w:cs="Times New Roman"/>
              </w:rPr>
            </w:pPr>
          </w:p>
        </w:tc>
        <w:tc>
          <w:tcPr>
            <w:tcW w:w="4258" w:type="dxa"/>
          </w:tcPr>
          <w:p w14:paraId="75B893CB" w14:textId="77777777" w:rsidR="0063098D" w:rsidRPr="00F45A4F" w:rsidRDefault="0063098D" w:rsidP="00CA4FD0">
            <w:pPr>
              <w:spacing w:line="360" w:lineRule="auto"/>
              <w:jc w:val="right"/>
              <w:rPr>
                <w:rFonts w:cs="Times New Roman"/>
              </w:rPr>
            </w:pPr>
          </w:p>
        </w:tc>
      </w:tr>
      <w:tr w:rsidR="0063098D" w:rsidRPr="00F45A4F" w14:paraId="06D98731" w14:textId="77777777" w:rsidTr="00321178">
        <w:tc>
          <w:tcPr>
            <w:tcW w:w="4258" w:type="dxa"/>
          </w:tcPr>
          <w:p w14:paraId="4BE6BF0A" w14:textId="77777777" w:rsidR="0063098D" w:rsidRPr="00F45A4F" w:rsidRDefault="0063098D" w:rsidP="00CA4FD0">
            <w:pPr>
              <w:spacing w:line="360" w:lineRule="auto"/>
              <w:rPr>
                <w:rFonts w:cs="Times New Roman"/>
              </w:rPr>
            </w:pPr>
          </w:p>
        </w:tc>
        <w:tc>
          <w:tcPr>
            <w:tcW w:w="4258" w:type="dxa"/>
          </w:tcPr>
          <w:p w14:paraId="6E3BCAA1" w14:textId="77777777" w:rsidR="0063098D" w:rsidRPr="00F45A4F" w:rsidRDefault="0063098D" w:rsidP="00CA4FD0">
            <w:pPr>
              <w:spacing w:line="360" w:lineRule="auto"/>
              <w:jc w:val="right"/>
              <w:rPr>
                <w:rFonts w:cs="Times New Roman"/>
              </w:rPr>
            </w:pPr>
          </w:p>
        </w:tc>
      </w:tr>
      <w:tr w:rsidR="0063098D" w:rsidRPr="00F45A4F" w14:paraId="1E93471E" w14:textId="77777777" w:rsidTr="00321178">
        <w:tc>
          <w:tcPr>
            <w:tcW w:w="4258" w:type="dxa"/>
          </w:tcPr>
          <w:p w14:paraId="62240A49" w14:textId="77777777" w:rsidR="0063098D" w:rsidRPr="00F45A4F" w:rsidRDefault="0063098D" w:rsidP="00CA4FD0">
            <w:pPr>
              <w:spacing w:line="360" w:lineRule="auto"/>
              <w:rPr>
                <w:rFonts w:cs="Times New Roman"/>
              </w:rPr>
            </w:pPr>
          </w:p>
        </w:tc>
        <w:tc>
          <w:tcPr>
            <w:tcW w:w="4258" w:type="dxa"/>
          </w:tcPr>
          <w:p w14:paraId="1BAB8829" w14:textId="77777777" w:rsidR="0063098D" w:rsidRPr="00F45A4F" w:rsidRDefault="0063098D" w:rsidP="00CA4FD0">
            <w:pPr>
              <w:spacing w:line="360" w:lineRule="auto"/>
              <w:jc w:val="right"/>
              <w:rPr>
                <w:rFonts w:cs="Times New Roman"/>
              </w:rPr>
            </w:pPr>
          </w:p>
        </w:tc>
      </w:tr>
      <w:tr w:rsidR="0063098D" w:rsidRPr="00F45A4F" w14:paraId="2478E7B5" w14:textId="77777777" w:rsidTr="00321178">
        <w:tc>
          <w:tcPr>
            <w:tcW w:w="4258" w:type="dxa"/>
          </w:tcPr>
          <w:p w14:paraId="131C028C" w14:textId="77777777" w:rsidR="0063098D" w:rsidRPr="00F45A4F" w:rsidRDefault="0063098D" w:rsidP="00CA4FD0">
            <w:pPr>
              <w:spacing w:line="360" w:lineRule="auto"/>
              <w:rPr>
                <w:rFonts w:cs="Times New Roman"/>
              </w:rPr>
            </w:pPr>
          </w:p>
        </w:tc>
        <w:tc>
          <w:tcPr>
            <w:tcW w:w="4258" w:type="dxa"/>
          </w:tcPr>
          <w:p w14:paraId="349A74A0" w14:textId="77777777" w:rsidR="0063098D" w:rsidRPr="00F45A4F" w:rsidRDefault="0063098D" w:rsidP="00CA4FD0">
            <w:pPr>
              <w:spacing w:line="360" w:lineRule="auto"/>
              <w:jc w:val="right"/>
              <w:rPr>
                <w:rFonts w:cs="Times New Roman"/>
              </w:rPr>
            </w:pPr>
          </w:p>
        </w:tc>
      </w:tr>
      <w:tr w:rsidR="0063098D" w:rsidRPr="00F45A4F" w14:paraId="37280F6D" w14:textId="77777777" w:rsidTr="00321178">
        <w:tc>
          <w:tcPr>
            <w:tcW w:w="4258" w:type="dxa"/>
          </w:tcPr>
          <w:p w14:paraId="4D5DCC77" w14:textId="77777777" w:rsidR="0063098D" w:rsidRPr="00F45A4F" w:rsidRDefault="0063098D" w:rsidP="00CA4FD0">
            <w:pPr>
              <w:spacing w:line="360" w:lineRule="auto"/>
              <w:rPr>
                <w:rFonts w:cs="Times New Roman"/>
              </w:rPr>
            </w:pPr>
          </w:p>
        </w:tc>
        <w:tc>
          <w:tcPr>
            <w:tcW w:w="4258" w:type="dxa"/>
          </w:tcPr>
          <w:p w14:paraId="2279D689" w14:textId="77777777" w:rsidR="0063098D" w:rsidRPr="00F45A4F" w:rsidRDefault="0063098D" w:rsidP="00CA4FD0">
            <w:pPr>
              <w:spacing w:line="360" w:lineRule="auto"/>
              <w:jc w:val="right"/>
              <w:rPr>
                <w:rFonts w:cs="Times New Roman"/>
              </w:rPr>
            </w:pPr>
          </w:p>
        </w:tc>
      </w:tr>
      <w:tr w:rsidR="0063098D" w:rsidRPr="00F45A4F" w14:paraId="57D80DD9" w14:textId="77777777" w:rsidTr="00321178">
        <w:tc>
          <w:tcPr>
            <w:tcW w:w="4258" w:type="dxa"/>
          </w:tcPr>
          <w:p w14:paraId="16E49148" w14:textId="77777777" w:rsidR="0063098D" w:rsidRPr="00F45A4F" w:rsidRDefault="0063098D" w:rsidP="00CA4FD0">
            <w:pPr>
              <w:spacing w:line="360" w:lineRule="auto"/>
              <w:rPr>
                <w:rFonts w:cs="Times New Roman"/>
              </w:rPr>
            </w:pPr>
          </w:p>
        </w:tc>
        <w:tc>
          <w:tcPr>
            <w:tcW w:w="4258" w:type="dxa"/>
          </w:tcPr>
          <w:p w14:paraId="59A631F9" w14:textId="77777777" w:rsidR="0063098D" w:rsidRPr="00F45A4F" w:rsidRDefault="0063098D" w:rsidP="00CA4FD0">
            <w:pPr>
              <w:spacing w:line="360" w:lineRule="auto"/>
              <w:jc w:val="right"/>
              <w:rPr>
                <w:rFonts w:cs="Times New Roman"/>
              </w:rPr>
            </w:pPr>
          </w:p>
        </w:tc>
      </w:tr>
      <w:tr w:rsidR="0063098D" w:rsidRPr="00F45A4F" w14:paraId="0AF6BD1F" w14:textId="77777777" w:rsidTr="00321178">
        <w:tc>
          <w:tcPr>
            <w:tcW w:w="4258" w:type="dxa"/>
          </w:tcPr>
          <w:p w14:paraId="1698295B" w14:textId="77777777" w:rsidR="0063098D" w:rsidRPr="00F45A4F" w:rsidRDefault="0063098D" w:rsidP="00CA4FD0">
            <w:pPr>
              <w:spacing w:line="360" w:lineRule="auto"/>
              <w:rPr>
                <w:rFonts w:cs="Times New Roman"/>
              </w:rPr>
            </w:pPr>
          </w:p>
        </w:tc>
        <w:tc>
          <w:tcPr>
            <w:tcW w:w="4258" w:type="dxa"/>
          </w:tcPr>
          <w:p w14:paraId="667754A2" w14:textId="77777777" w:rsidR="0063098D" w:rsidRPr="00F45A4F" w:rsidRDefault="0063098D" w:rsidP="00CA4FD0">
            <w:pPr>
              <w:spacing w:line="360" w:lineRule="auto"/>
              <w:jc w:val="right"/>
              <w:rPr>
                <w:rFonts w:cs="Times New Roman"/>
              </w:rPr>
            </w:pPr>
          </w:p>
        </w:tc>
      </w:tr>
      <w:tr w:rsidR="0063098D" w:rsidRPr="00F45A4F" w14:paraId="7AB9DD28" w14:textId="77777777" w:rsidTr="00321178">
        <w:tc>
          <w:tcPr>
            <w:tcW w:w="4258" w:type="dxa"/>
          </w:tcPr>
          <w:p w14:paraId="36C201D0" w14:textId="77777777" w:rsidR="0063098D" w:rsidRPr="00F45A4F" w:rsidRDefault="0063098D" w:rsidP="00CA4FD0">
            <w:pPr>
              <w:spacing w:line="360" w:lineRule="auto"/>
              <w:rPr>
                <w:rFonts w:cs="Times New Roman"/>
              </w:rPr>
            </w:pPr>
          </w:p>
        </w:tc>
        <w:tc>
          <w:tcPr>
            <w:tcW w:w="4258" w:type="dxa"/>
          </w:tcPr>
          <w:p w14:paraId="4BCC6134" w14:textId="77777777" w:rsidR="0063098D" w:rsidRPr="00F45A4F" w:rsidRDefault="0063098D" w:rsidP="00CA4FD0">
            <w:pPr>
              <w:spacing w:line="360" w:lineRule="auto"/>
              <w:jc w:val="right"/>
              <w:rPr>
                <w:rFonts w:cs="Times New Roman"/>
              </w:rPr>
            </w:pPr>
          </w:p>
        </w:tc>
      </w:tr>
      <w:tr w:rsidR="0063098D" w:rsidRPr="00F45A4F" w14:paraId="7C1D7FC0" w14:textId="77777777" w:rsidTr="00321178">
        <w:tc>
          <w:tcPr>
            <w:tcW w:w="4258" w:type="dxa"/>
          </w:tcPr>
          <w:p w14:paraId="47663C7F" w14:textId="77777777" w:rsidR="0063098D" w:rsidRPr="00F45A4F" w:rsidRDefault="0063098D" w:rsidP="00CA4FD0">
            <w:pPr>
              <w:spacing w:line="360" w:lineRule="auto"/>
              <w:rPr>
                <w:rFonts w:cs="Times New Roman"/>
              </w:rPr>
            </w:pPr>
          </w:p>
        </w:tc>
        <w:tc>
          <w:tcPr>
            <w:tcW w:w="4258" w:type="dxa"/>
          </w:tcPr>
          <w:p w14:paraId="382B9C71" w14:textId="77777777" w:rsidR="0063098D" w:rsidRPr="00F45A4F" w:rsidRDefault="0063098D" w:rsidP="00CA4FD0">
            <w:pPr>
              <w:spacing w:line="360" w:lineRule="auto"/>
              <w:jc w:val="right"/>
              <w:rPr>
                <w:rFonts w:cs="Times New Roman"/>
              </w:rPr>
            </w:pPr>
          </w:p>
        </w:tc>
      </w:tr>
      <w:tr w:rsidR="0063098D" w:rsidRPr="00F45A4F" w14:paraId="2C3AF154" w14:textId="77777777" w:rsidTr="00321178">
        <w:tc>
          <w:tcPr>
            <w:tcW w:w="4258" w:type="dxa"/>
          </w:tcPr>
          <w:p w14:paraId="12BAEDC0" w14:textId="77777777" w:rsidR="0063098D" w:rsidRPr="00F45A4F" w:rsidRDefault="0063098D" w:rsidP="00CA4FD0">
            <w:pPr>
              <w:spacing w:line="360" w:lineRule="auto"/>
              <w:rPr>
                <w:rFonts w:cs="Times New Roman"/>
              </w:rPr>
            </w:pPr>
          </w:p>
        </w:tc>
        <w:tc>
          <w:tcPr>
            <w:tcW w:w="4258" w:type="dxa"/>
          </w:tcPr>
          <w:p w14:paraId="283FA21D" w14:textId="77777777" w:rsidR="0063098D" w:rsidRPr="00F45A4F" w:rsidRDefault="0063098D" w:rsidP="00CA4FD0">
            <w:pPr>
              <w:spacing w:line="360" w:lineRule="auto"/>
              <w:jc w:val="right"/>
              <w:rPr>
                <w:rFonts w:cs="Times New Roman"/>
              </w:rPr>
            </w:pPr>
          </w:p>
        </w:tc>
      </w:tr>
    </w:tbl>
    <w:p w14:paraId="25470092" w14:textId="63A446FB" w:rsidR="00D05C7D" w:rsidRPr="00F45A4F" w:rsidRDefault="00D05C7D" w:rsidP="00CA4FD0">
      <w:pPr>
        <w:spacing w:line="360" w:lineRule="auto"/>
        <w:rPr>
          <w:rFonts w:cs="Times New Roman"/>
        </w:rPr>
      </w:pPr>
      <w:r w:rsidRPr="00F45A4F">
        <w:rPr>
          <w:rFonts w:cs="Times New Roman"/>
        </w:rPr>
        <w:br w:type="page"/>
      </w:r>
    </w:p>
    <w:p w14:paraId="217DFA04" w14:textId="77777777" w:rsidR="00C8203C" w:rsidRPr="00F45A4F" w:rsidRDefault="00C8203C" w:rsidP="00CA4FD0">
      <w:pPr>
        <w:pStyle w:val="Heading1"/>
        <w:numPr>
          <w:ilvl w:val="0"/>
          <w:numId w:val="0"/>
        </w:numPr>
        <w:spacing w:line="360" w:lineRule="auto"/>
        <w:rPr>
          <w:rFonts w:cs="Times New Roman"/>
        </w:rPr>
      </w:pPr>
      <w:bookmarkStart w:id="3" w:name="_Toc266441189"/>
      <w:bookmarkStart w:id="4" w:name="_Toc267063308"/>
      <w:bookmarkStart w:id="5" w:name="_Toc269411787"/>
      <w:r w:rsidRPr="00F45A4F">
        <w:rPr>
          <w:rFonts w:cs="Times New Roman"/>
        </w:rPr>
        <w:t>LIST OF TABLES</w:t>
      </w:r>
      <w:bookmarkEnd w:id="3"/>
      <w:bookmarkEnd w:id="4"/>
      <w:bookmarkEnd w:id="5"/>
    </w:p>
    <w:p w14:paraId="755E9823" w14:textId="77777777" w:rsidR="00211AF5" w:rsidRDefault="00E6587A">
      <w:pPr>
        <w:pStyle w:val="TableofFigures"/>
        <w:tabs>
          <w:tab w:val="right" w:leader="underscore" w:pos="8290"/>
        </w:tabs>
        <w:rPr>
          <w:i w:val="0"/>
          <w:noProof/>
          <w:sz w:val="24"/>
          <w:szCs w:val="24"/>
          <w:lang w:eastAsia="ja-JP"/>
        </w:rPr>
      </w:pPr>
      <w:r>
        <w:rPr>
          <w:rFonts w:cs="Times New Roman"/>
          <w:i w:val="0"/>
        </w:rPr>
        <w:fldChar w:fldCharType="begin"/>
      </w:r>
      <w:r>
        <w:rPr>
          <w:rFonts w:cs="Times New Roman"/>
          <w:i w:val="0"/>
        </w:rPr>
        <w:instrText xml:space="preserve"> TOC \c "Table" </w:instrText>
      </w:r>
      <w:r>
        <w:rPr>
          <w:rFonts w:cs="Times New Roman"/>
          <w:i w:val="0"/>
        </w:rPr>
        <w:fldChar w:fldCharType="separate"/>
      </w:r>
      <w:r w:rsidR="00211AF5">
        <w:rPr>
          <w:noProof/>
        </w:rPr>
        <w:t>Table 1: Access user story</w:t>
      </w:r>
      <w:r w:rsidR="00211AF5">
        <w:rPr>
          <w:noProof/>
        </w:rPr>
        <w:tab/>
      </w:r>
      <w:r w:rsidR="00211AF5">
        <w:rPr>
          <w:noProof/>
        </w:rPr>
        <w:fldChar w:fldCharType="begin"/>
      </w:r>
      <w:r w:rsidR="00211AF5">
        <w:rPr>
          <w:noProof/>
        </w:rPr>
        <w:instrText xml:space="preserve"> PAGEREF _Toc269312565 \h </w:instrText>
      </w:r>
      <w:r w:rsidR="00211AF5">
        <w:rPr>
          <w:noProof/>
        </w:rPr>
      </w:r>
      <w:r w:rsidR="00211AF5">
        <w:rPr>
          <w:noProof/>
        </w:rPr>
        <w:fldChar w:fldCharType="separate"/>
      </w:r>
      <w:r w:rsidR="00211AF5">
        <w:rPr>
          <w:noProof/>
        </w:rPr>
        <w:t>43</w:t>
      </w:r>
      <w:r w:rsidR="00211AF5">
        <w:rPr>
          <w:noProof/>
        </w:rPr>
        <w:fldChar w:fldCharType="end"/>
      </w:r>
    </w:p>
    <w:p w14:paraId="48FF5DD1" w14:textId="77777777" w:rsidR="00211AF5" w:rsidRDefault="00211AF5">
      <w:pPr>
        <w:pStyle w:val="TableofFigures"/>
        <w:tabs>
          <w:tab w:val="right" w:leader="underscore" w:pos="8290"/>
        </w:tabs>
        <w:rPr>
          <w:i w:val="0"/>
          <w:noProof/>
          <w:sz w:val="24"/>
          <w:szCs w:val="24"/>
          <w:lang w:eastAsia="ja-JP"/>
        </w:rPr>
      </w:pPr>
      <w:r>
        <w:rPr>
          <w:noProof/>
        </w:rPr>
        <w:t>Table 2: Run 1 user story</w:t>
      </w:r>
      <w:r>
        <w:rPr>
          <w:noProof/>
        </w:rPr>
        <w:tab/>
      </w:r>
      <w:r>
        <w:rPr>
          <w:noProof/>
        </w:rPr>
        <w:fldChar w:fldCharType="begin"/>
      </w:r>
      <w:r>
        <w:rPr>
          <w:noProof/>
        </w:rPr>
        <w:instrText xml:space="preserve"> PAGEREF _Toc269312566 \h </w:instrText>
      </w:r>
      <w:r>
        <w:rPr>
          <w:noProof/>
        </w:rPr>
      </w:r>
      <w:r>
        <w:rPr>
          <w:noProof/>
        </w:rPr>
        <w:fldChar w:fldCharType="separate"/>
      </w:r>
      <w:r>
        <w:rPr>
          <w:noProof/>
        </w:rPr>
        <w:t>44</w:t>
      </w:r>
      <w:r>
        <w:rPr>
          <w:noProof/>
        </w:rPr>
        <w:fldChar w:fldCharType="end"/>
      </w:r>
    </w:p>
    <w:p w14:paraId="07BEF25F" w14:textId="77777777" w:rsidR="00211AF5" w:rsidRDefault="00211AF5">
      <w:pPr>
        <w:pStyle w:val="TableofFigures"/>
        <w:tabs>
          <w:tab w:val="right" w:leader="underscore" w:pos="8290"/>
        </w:tabs>
        <w:rPr>
          <w:i w:val="0"/>
          <w:noProof/>
          <w:sz w:val="24"/>
          <w:szCs w:val="24"/>
          <w:lang w:eastAsia="ja-JP"/>
        </w:rPr>
      </w:pPr>
      <w:r>
        <w:rPr>
          <w:noProof/>
        </w:rPr>
        <w:t>Table 3: Run 2 user story</w:t>
      </w:r>
      <w:r>
        <w:rPr>
          <w:noProof/>
        </w:rPr>
        <w:tab/>
      </w:r>
      <w:r>
        <w:rPr>
          <w:noProof/>
        </w:rPr>
        <w:fldChar w:fldCharType="begin"/>
      </w:r>
      <w:r>
        <w:rPr>
          <w:noProof/>
        </w:rPr>
        <w:instrText xml:space="preserve"> PAGEREF _Toc269312567 \h </w:instrText>
      </w:r>
      <w:r>
        <w:rPr>
          <w:noProof/>
        </w:rPr>
      </w:r>
      <w:r>
        <w:rPr>
          <w:noProof/>
        </w:rPr>
        <w:fldChar w:fldCharType="separate"/>
      </w:r>
      <w:r>
        <w:rPr>
          <w:noProof/>
        </w:rPr>
        <w:t>46</w:t>
      </w:r>
      <w:r>
        <w:rPr>
          <w:noProof/>
        </w:rPr>
        <w:fldChar w:fldCharType="end"/>
      </w:r>
    </w:p>
    <w:p w14:paraId="4364D903" w14:textId="77777777" w:rsidR="00211AF5" w:rsidRDefault="00211AF5">
      <w:pPr>
        <w:pStyle w:val="TableofFigures"/>
        <w:tabs>
          <w:tab w:val="right" w:leader="underscore" w:pos="8290"/>
        </w:tabs>
        <w:rPr>
          <w:i w:val="0"/>
          <w:noProof/>
          <w:sz w:val="24"/>
          <w:szCs w:val="24"/>
          <w:lang w:eastAsia="ja-JP"/>
        </w:rPr>
      </w:pPr>
      <w:r>
        <w:rPr>
          <w:noProof/>
        </w:rPr>
        <w:t>Table 4: View user story</w:t>
      </w:r>
      <w:r>
        <w:rPr>
          <w:noProof/>
        </w:rPr>
        <w:tab/>
      </w:r>
      <w:r>
        <w:rPr>
          <w:noProof/>
        </w:rPr>
        <w:fldChar w:fldCharType="begin"/>
      </w:r>
      <w:r>
        <w:rPr>
          <w:noProof/>
        </w:rPr>
        <w:instrText xml:space="preserve"> PAGEREF _Toc269312568 \h </w:instrText>
      </w:r>
      <w:r>
        <w:rPr>
          <w:noProof/>
        </w:rPr>
      </w:r>
      <w:r>
        <w:rPr>
          <w:noProof/>
        </w:rPr>
        <w:fldChar w:fldCharType="separate"/>
      </w:r>
      <w:r>
        <w:rPr>
          <w:noProof/>
        </w:rPr>
        <w:t>46</w:t>
      </w:r>
      <w:r>
        <w:rPr>
          <w:noProof/>
        </w:rPr>
        <w:fldChar w:fldCharType="end"/>
      </w:r>
    </w:p>
    <w:p w14:paraId="0EE63244" w14:textId="77777777" w:rsidR="00211AF5" w:rsidRDefault="00211AF5">
      <w:pPr>
        <w:pStyle w:val="TableofFigures"/>
        <w:tabs>
          <w:tab w:val="right" w:leader="underscore" w:pos="8290"/>
        </w:tabs>
        <w:rPr>
          <w:i w:val="0"/>
          <w:noProof/>
          <w:sz w:val="24"/>
          <w:szCs w:val="24"/>
          <w:lang w:eastAsia="ja-JP"/>
        </w:rPr>
      </w:pPr>
      <w:r>
        <w:rPr>
          <w:noProof/>
        </w:rPr>
        <w:t>Table 5: Language user story</w:t>
      </w:r>
      <w:r>
        <w:rPr>
          <w:noProof/>
        </w:rPr>
        <w:tab/>
      </w:r>
      <w:r>
        <w:rPr>
          <w:noProof/>
        </w:rPr>
        <w:fldChar w:fldCharType="begin"/>
      </w:r>
      <w:r>
        <w:rPr>
          <w:noProof/>
        </w:rPr>
        <w:instrText xml:space="preserve"> PAGEREF _Toc269312569 \h </w:instrText>
      </w:r>
      <w:r>
        <w:rPr>
          <w:noProof/>
        </w:rPr>
      </w:r>
      <w:r>
        <w:rPr>
          <w:noProof/>
        </w:rPr>
        <w:fldChar w:fldCharType="separate"/>
      </w:r>
      <w:r>
        <w:rPr>
          <w:noProof/>
        </w:rPr>
        <w:t>47</w:t>
      </w:r>
      <w:r>
        <w:rPr>
          <w:noProof/>
        </w:rPr>
        <w:fldChar w:fldCharType="end"/>
      </w:r>
    </w:p>
    <w:p w14:paraId="30231CF1" w14:textId="77777777" w:rsidR="00211AF5" w:rsidRDefault="00211AF5">
      <w:pPr>
        <w:pStyle w:val="TableofFigures"/>
        <w:tabs>
          <w:tab w:val="right" w:leader="underscore" w:pos="8290"/>
        </w:tabs>
        <w:rPr>
          <w:i w:val="0"/>
          <w:noProof/>
          <w:sz w:val="24"/>
          <w:szCs w:val="24"/>
          <w:lang w:eastAsia="ja-JP"/>
        </w:rPr>
      </w:pPr>
      <w:r>
        <w:rPr>
          <w:noProof/>
        </w:rPr>
        <w:t>Table 6: Tree View Filter user story</w:t>
      </w:r>
      <w:r>
        <w:rPr>
          <w:noProof/>
        </w:rPr>
        <w:tab/>
      </w:r>
      <w:r>
        <w:rPr>
          <w:noProof/>
        </w:rPr>
        <w:fldChar w:fldCharType="begin"/>
      </w:r>
      <w:r>
        <w:rPr>
          <w:noProof/>
        </w:rPr>
        <w:instrText xml:space="preserve"> PAGEREF _Toc269312570 \h </w:instrText>
      </w:r>
      <w:r>
        <w:rPr>
          <w:noProof/>
        </w:rPr>
      </w:r>
      <w:r>
        <w:rPr>
          <w:noProof/>
        </w:rPr>
        <w:fldChar w:fldCharType="separate"/>
      </w:r>
      <w:r>
        <w:rPr>
          <w:noProof/>
        </w:rPr>
        <w:t>48</w:t>
      </w:r>
      <w:r>
        <w:rPr>
          <w:noProof/>
        </w:rPr>
        <w:fldChar w:fldCharType="end"/>
      </w:r>
    </w:p>
    <w:p w14:paraId="4E1A12E8" w14:textId="77777777" w:rsidR="00211AF5" w:rsidRDefault="00211AF5">
      <w:pPr>
        <w:pStyle w:val="TableofFigures"/>
        <w:tabs>
          <w:tab w:val="right" w:leader="underscore" w:pos="8290"/>
        </w:tabs>
        <w:rPr>
          <w:i w:val="0"/>
          <w:noProof/>
          <w:sz w:val="24"/>
          <w:szCs w:val="24"/>
          <w:lang w:eastAsia="ja-JP"/>
        </w:rPr>
      </w:pPr>
      <w:r>
        <w:rPr>
          <w:noProof/>
        </w:rPr>
        <w:t>Table 7: List View Filter user story</w:t>
      </w:r>
      <w:r>
        <w:rPr>
          <w:noProof/>
        </w:rPr>
        <w:tab/>
      </w:r>
      <w:r>
        <w:rPr>
          <w:noProof/>
        </w:rPr>
        <w:fldChar w:fldCharType="begin"/>
      </w:r>
      <w:r>
        <w:rPr>
          <w:noProof/>
        </w:rPr>
        <w:instrText xml:space="preserve"> PAGEREF _Toc269312571 \h </w:instrText>
      </w:r>
      <w:r>
        <w:rPr>
          <w:noProof/>
        </w:rPr>
      </w:r>
      <w:r>
        <w:rPr>
          <w:noProof/>
        </w:rPr>
        <w:fldChar w:fldCharType="separate"/>
      </w:r>
      <w:r>
        <w:rPr>
          <w:noProof/>
        </w:rPr>
        <w:t>49</w:t>
      </w:r>
      <w:r>
        <w:rPr>
          <w:noProof/>
        </w:rPr>
        <w:fldChar w:fldCharType="end"/>
      </w:r>
    </w:p>
    <w:p w14:paraId="59542173" w14:textId="77777777" w:rsidR="00211AF5" w:rsidRDefault="00211AF5">
      <w:pPr>
        <w:pStyle w:val="TableofFigures"/>
        <w:tabs>
          <w:tab w:val="right" w:leader="underscore" w:pos="8290"/>
        </w:tabs>
        <w:rPr>
          <w:i w:val="0"/>
          <w:noProof/>
          <w:sz w:val="24"/>
          <w:szCs w:val="24"/>
          <w:lang w:eastAsia="ja-JP"/>
        </w:rPr>
      </w:pPr>
      <w:r>
        <w:rPr>
          <w:noProof/>
        </w:rPr>
        <w:t>Table 8: Query user story</w:t>
      </w:r>
      <w:r>
        <w:rPr>
          <w:noProof/>
        </w:rPr>
        <w:tab/>
      </w:r>
      <w:r>
        <w:rPr>
          <w:noProof/>
        </w:rPr>
        <w:fldChar w:fldCharType="begin"/>
      </w:r>
      <w:r>
        <w:rPr>
          <w:noProof/>
        </w:rPr>
        <w:instrText xml:space="preserve"> PAGEREF _Toc269312572 \h </w:instrText>
      </w:r>
      <w:r>
        <w:rPr>
          <w:noProof/>
        </w:rPr>
      </w:r>
      <w:r>
        <w:rPr>
          <w:noProof/>
        </w:rPr>
        <w:fldChar w:fldCharType="separate"/>
      </w:r>
      <w:r>
        <w:rPr>
          <w:noProof/>
        </w:rPr>
        <w:t>49</w:t>
      </w:r>
      <w:r>
        <w:rPr>
          <w:noProof/>
        </w:rPr>
        <w:fldChar w:fldCharType="end"/>
      </w:r>
    </w:p>
    <w:p w14:paraId="0B942A72" w14:textId="77777777" w:rsidR="00211AF5" w:rsidRDefault="00211AF5">
      <w:pPr>
        <w:pStyle w:val="TableofFigures"/>
        <w:tabs>
          <w:tab w:val="right" w:leader="underscore" w:pos="8290"/>
        </w:tabs>
        <w:rPr>
          <w:i w:val="0"/>
          <w:noProof/>
          <w:sz w:val="24"/>
          <w:szCs w:val="24"/>
          <w:lang w:eastAsia="ja-JP"/>
        </w:rPr>
      </w:pPr>
      <w:r>
        <w:rPr>
          <w:noProof/>
        </w:rPr>
        <w:t>Table 9: Facet user story</w:t>
      </w:r>
      <w:r>
        <w:rPr>
          <w:noProof/>
        </w:rPr>
        <w:tab/>
      </w:r>
      <w:r>
        <w:rPr>
          <w:noProof/>
        </w:rPr>
        <w:fldChar w:fldCharType="begin"/>
      </w:r>
      <w:r>
        <w:rPr>
          <w:noProof/>
        </w:rPr>
        <w:instrText xml:space="preserve"> PAGEREF _Toc269312573 \h </w:instrText>
      </w:r>
      <w:r>
        <w:rPr>
          <w:noProof/>
        </w:rPr>
      </w:r>
      <w:r>
        <w:rPr>
          <w:noProof/>
        </w:rPr>
        <w:fldChar w:fldCharType="separate"/>
      </w:r>
      <w:r>
        <w:rPr>
          <w:noProof/>
        </w:rPr>
        <w:t>50</w:t>
      </w:r>
      <w:r>
        <w:rPr>
          <w:noProof/>
        </w:rPr>
        <w:fldChar w:fldCharType="end"/>
      </w:r>
    </w:p>
    <w:p w14:paraId="4E2D1FF2" w14:textId="77777777" w:rsidR="00211AF5" w:rsidRDefault="00211AF5">
      <w:pPr>
        <w:pStyle w:val="TableofFigures"/>
        <w:tabs>
          <w:tab w:val="right" w:leader="underscore" w:pos="8290"/>
        </w:tabs>
        <w:rPr>
          <w:i w:val="0"/>
          <w:noProof/>
          <w:sz w:val="24"/>
          <w:szCs w:val="24"/>
          <w:lang w:eastAsia="ja-JP"/>
        </w:rPr>
      </w:pPr>
      <w:r>
        <w:rPr>
          <w:noProof/>
        </w:rPr>
        <w:t>Table 10: Configuration questions</w:t>
      </w:r>
      <w:r>
        <w:rPr>
          <w:noProof/>
        </w:rPr>
        <w:tab/>
      </w:r>
      <w:r>
        <w:rPr>
          <w:noProof/>
        </w:rPr>
        <w:fldChar w:fldCharType="begin"/>
      </w:r>
      <w:r>
        <w:rPr>
          <w:noProof/>
        </w:rPr>
        <w:instrText xml:space="preserve"> PAGEREF _Toc269312574 \h </w:instrText>
      </w:r>
      <w:r>
        <w:rPr>
          <w:noProof/>
        </w:rPr>
      </w:r>
      <w:r>
        <w:rPr>
          <w:noProof/>
        </w:rPr>
        <w:fldChar w:fldCharType="separate"/>
      </w:r>
      <w:r>
        <w:rPr>
          <w:noProof/>
        </w:rPr>
        <w:t>72</w:t>
      </w:r>
      <w:r>
        <w:rPr>
          <w:noProof/>
        </w:rPr>
        <w:fldChar w:fldCharType="end"/>
      </w:r>
    </w:p>
    <w:p w14:paraId="342F5A29" w14:textId="77777777" w:rsidR="00211AF5" w:rsidRDefault="00211AF5">
      <w:pPr>
        <w:pStyle w:val="TableofFigures"/>
        <w:tabs>
          <w:tab w:val="right" w:leader="underscore" w:pos="8290"/>
        </w:tabs>
        <w:rPr>
          <w:i w:val="0"/>
          <w:noProof/>
          <w:sz w:val="24"/>
          <w:szCs w:val="24"/>
          <w:lang w:eastAsia="ja-JP"/>
        </w:rPr>
      </w:pPr>
      <w:r>
        <w:rPr>
          <w:noProof/>
        </w:rPr>
        <w:t>Table 11: Views questions</w:t>
      </w:r>
      <w:r>
        <w:rPr>
          <w:noProof/>
        </w:rPr>
        <w:tab/>
      </w:r>
      <w:r>
        <w:rPr>
          <w:noProof/>
        </w:rPr>
        <w:fldChar w:fldCharType="begin"/>
      </w:r>
      <w:r>
        <w:rPr>
          <w:noProof/>
        </w:rPr>
        <w:instrText xml:space="preserve"> PAGEREF _Toc269312575 \h </w:instrText>
      </w:r>
      <w:r>
        <w:rPr>
          <w:noProof/>
        </w:rPr>
      </w:r>
      <w:r>
        <w:rPr>
          <w:noProof/>
        </w:rPr>
        <w:fldChar w:fldCharType="separate"/>
      </w:r>
      <w:r>
        <w:rPr>
          <w:noProof/>
        </w:rPr>
        <w:t>72</w:t>
      </w:r>
      <w:r>
        <w:rPr>
          <w:noProof/>
        </w:rPr>
        <w:fldChar w:fldCharType="end"/>
      </w:r>
    </w:p>
    <w:p w14:paraId="17A2A92B" w14:textId="77777777" w:rsidR="00211AF5" w:rsidRDefault="00211AF5">
      <w:pPr>
        <w:pStyle w:val="TableofFigures"/>
        <w:tabs>
          <w:tab w:val="right" w:leader="underscore" w:pos="8290"/>
        </w:tabs>
        <w:rPr>
          <w:i w:val="0"/>
          <w:noProof/>
          <w:sz w:val="24"/>
          <w:szCs w:val="24"/>
          <w:lang w:eastAsia="ja-JP"/>
        </w:rPr>
      </w:pPr>
      <w:r>
        <w:rPr>
          <w:noProof/>
        </w:rPr>
        <w:t>Table 12: Tree filtering questions</w:t>
      </w:r>
      <w:r>
        <w:rPr>
          <w:noProof/>
        </w:rPr>
        <w:tab/>
      </w:r>
      <w:r>
        <w:rPr>
          <w:noProof/>
        </w:rPr>
        <w:fldChar w:fldCharType="begin"/>
      </w:r>
      <w:r>
        <w:rPr>
          <w:noProof/>
        </w:rPr>
        <w:instrText xml:space="preserve"> PAGEREF _Toc269312576 \h </w:instrText>
      </w:r>
      <w:r>
        <w:rPr>
          <w:noProof/>
        </w:rPr>
      </w:r>
      <w:r>
        <w:rPr>
          <w:noProof/>
        </w:rPr>
        <w:fldChar w:fldCharType="separate"/>
      </w:r>
      <w:r>
        <w:rPr>
          <w:noProof/>
        </w:rPr>
        <w:t>73</w:t>
      </w:r>
      <w:r>
        <w:rPr>
          <w:noProof/>
        </w:rPr>
        <w:fldChar w:fldCharType="end"/>
      </w:r>
    </w:p>
    <w:p w14:paraId="56409B08" w14:textId="77777777" w:rsidR="00211AF5" w:rsidRDefault="00211AF5">
      <w:pPr>
        <w:pStyle w:val="TableofFigures"/>
        <w:tabs>
          <w:tab w:val="right" w:leader="underscore" w:pos="8290"/>
        </w:tabs>
        <w:rPr>
          <w:i w:val="0"/>
          <w:noProof/>
          <w:sz w:val="24"/>
          <w:szCs w:val="24"/>
          <w:lang w:eastAsia="ja-JP"/>
        </w:rPr>
      </w:pPr>
      <w:r>
        <w:rPr>
          <w:noProof/>
        </w:rPr>
        <w:t>Table 13: List filtering questions</w:t>
      </w:r>
      <w:r>
        <w:rPr>
          <w:noProof/>
        </w:rPr>
        <w:tab/>
      </w:r>
      <w:r>
        <w:rPr>
          <w:noProof/>
        </w:rPr>
        <w:fldChar w:fldCharType="begin"/>
      </w:r>
      <w:r>
        <w:rPr>
          <w:noProof/>
        </w:rPr>
        <w:instrText xml:space="preserve"> PAGEREF _Toc269312577 \h </w:instrText>
      </w:r>
      <w:r>
        <w:rPr>
          <w:noProof/>
        </w:rPr>
      </w:r>
      <w:r>
        <w:rPr>
          <w:noProof/>
        </w:rPr>
        <w:fldChar w:fldCharType="separate"/>
      </w:r>
      <w:r>
        <w:rPr>
          <w:noProof/>
        </w:rPr>
        <w:t>73</w:t>
      </w:r>
      <w:r>
        <w:rPr>
          <w:noProof/>
        </w:rPr>
        <w:fldChar w:fldCharType="end"/>
      </w:r>
    </w:p>
    <w:p w14:paraId="07885588" w14:textId="77777777" w:rsidR="00211AF5" w:rsidRDefault="00211AF5">
      <w:pPr>
        <w:pStyle w:val="TableofFigures"/>
        <w:tabs>
          <w:tab w:val="right" w:leader="underscore" w:pos="8290"/>
        </w:tabs>
        <w:rPr>
          <w:i w:val="0"/>
          <w:noProof/>
          <w:sz w:val="24"/>
          <w:szCs w:val="24"/>
          <w:lang w:eastAsia="ja-JP"/>
        </w:rPr>
      </w:pPr>
      <w:r>
        <w:rPr>
          <w:noProof/>
        </w:rPr>
        <w:t>Table 14: Used language in the ontology questions</w:t>
      </w:r>
      <w:r>
        <w:rPr>
          <w:noProof/>
        </w:rPr>
        <w:tab/>
      </w:r>
      <w:r>
        <w:rPr>
          <w:noProof/>
        </w:rPr>
        <w:fldChar w:fldCharType="begin"/>
      </w:r>
      <w:r>
        <w:rPr>
          <w:noProof/>
        </w:rPr>
        <w:instrText xml:space="preserve"> PAGEREF _Toc269312578 \h </w:instrText>
      </w:r>
      <w:r>
        <w:rPr>
          <w:noProof/>
        </w:rPr>
      </w:r>
      <w:r>
        <w:rPr>
          <w:noProof/>
        </w:rPr>
        <w:fldChar w:fldCharType="separate"/>
      </w:r>
      <w:r>
        <w:rPr>
          <w:noProof/>
        </w:rPr>
        <w:t>73</w:t>
      </w:r>
      <w:r>
        <w:rPr>
          <w:noProof/>
        </w:rPr>
        <w:fldChar w:fldCharType="end"/>
      </w:r>
    </w:p>
    <w:p w14:paraId="1445EACC" w14:textId="77777777" w:rsidR="00211AF5" w:rsidRDefault="00211AF5">
      <w:pPr>
        <w:pStyle w:val="TableofFigures"/>
        <w:tabs>
          <w:tab w:val="right" w:leader="underscore" w:pos="8290"/>
        </w:tabs>
        <w:rPr>
          <w:i w:val="0"/>
          <w:noProof/>
          <w:sz w:val="24"/>
          <w:szCs w:val="24"/>
          <w:lang w:eastAsia="ja-JP"/>
        </w:rPr>
      </w:pPr>
      <w:r>
        <w:rPr>
          <w:noProof/>
        </w:rPr>
        <w:t>Table 15: Facets questions</w:t>
      </w:r>
      <w:r>
        <w:rPr>
          <w:noProof/>
        </w:rPr>
        <w:tab/>
      </w:r>
      <w:r>
        <w:rPr>
          <w:noProof/>
        </w:rPr>
        <w:fldChar w:fldCharType="begin"/>
      </w:r>
      <w:r>
        <w:rPr>
          <w:noProof/>
        </w:rPr>
        <w:instrText xml:space="preserve"> PAGEREF _Toc269312579 \h </w:instrText>
      </w:r>
      <w:r>
        <w:rPr>
          <w:noProof/>
        </w:rPr>
      </w:r>
      <w:r>
        <w:rPr>
          <w:noProof/>
        </w:rPr>
        <w:fldChar w:fldCharType="separate"/>
      </w:r>
      <w:r>
        <w:rPr>
          <w:noProof/>
        </w:rPr>
        <w:t>74</w:t>
      </w:r>
      <w:r>
        <w:rPr>
          <w:noProof/>
        </w:rPr>
        <w:fldChar w:fldCharType="end"/>
      </w:r>
    </w:p>
    <w:p w14:paraId="594D43EA" w14:textId="77777777" w:rsidR="00211AF5" w:rsidRDefault="00211AF5">
      <w:pPr>
        <w:pStyle w:val="TableofFigures"/>
        <w:tabs>
          <w:tab w:val="right" w:leader="underscore" w:pos="8290"/>
        </w:tabs>
        <w:rPr>
          <w:i w:val="0"/>
          <w:noProof/>
          <w:sz w:val="24"/>
          <w:szCs w:val="24"/>
          <w:lang w:eastAsia="ja-JP"/>
        </w:rPr>
      </w:pPr>
      <w:r>
        <w:rPr>
          <w:noProof/>
        </w:rPr>
        <w:t>Table 16: Instructions question</w:t>
      </w:r>
      <w:r>
        <w:rPr>
          <w:noProof/>
        </w:rPr>
        <w:tab/>
      </w:r>
      <w:r>
        <w:rPr>
          <w:noProof/>
        </w:rPr>
        <w:fldChar w:fldCharType="begin"/>
      </w:r>
      <w:r>
        <w:rPr>
          <w:noProof/>
        </w:rPr>
        <w:instrText xml:space="preserve"> PAGEREF _Toc269312580 \h </w:instrText>
      </w:r>
      <w:r>
        <w:rPr>
          <w:noProof/>
        </w:rPr>
      </w:r>
      <w:r>
        <w:rPr>
          <w:noProof/>
        </w:rPr>
        <w:fldChar w:fldCharType="separate"/>
      </w:r>
      <w:r>
        <w:rPr>
          <w:noProof/>
        </w:rPr>
        <w:t>74</w:t>
      </w:r>
      <w:r>
        <w:rPr>
          <w:noProof/>
        </w:rPr>
        <w:fldChar w:fldCharType="end"/>
      </w:r>
    </w:p>
    <w:p w14:paraId="04333D81" w14:textId="77777777" w:rsidR="00211AF5" w:rsidRDefault="00211AF5">
      <w:pPr>
        <w:pStyle w:val="TableofFigures"/>
        <w:tabs>
          <w:tab w:val="right" w:leader="underscore" w:pos="8290"/>
        </w:tabs>
        <w:rPr>
          <w:i w:val="0"/>
          <w:noProof/>
          <w:sz w:val="24"/>
          <w:szCs w:val="24"/>
          <w:lang w:eastAsia="ja-JP"/>
        </w:rPr>
      </w:pPr>
      <w:r>
        <w:rPr>
          <w:noProof/>
        </w:rPr>
        <w:t>Table 17: Comment question</w:t>
      </w:r>
      <w:r>
        <w:rPr>
          <w:noProof/>
        </w:rPr>
        <w:tab/>
      </w:r>
      <w:r>
        <w:rPr>
          <w:noProof/>
        </w:rPr>
        <w:fldChar w:fldCharType="begin"/>
      </w:r>
      <w:r>
        <w:rPr>
          <w:noProof/>
        </w:rPr>
        <w:instrText xml:space="preserve"> PAGEREF _Toc269312581 \h </w:instrText>
      </w:r>
      <w:r>
        <w:rPr>
          <w:noProof/>
        </w:rPr>
      </w:r>
      <w:r>
        <w:rPr>
          <w:noProof/>
        </w:rPr>
        <w:fldChar w:fldCharType="separate"/>
      </w:r>
      <w:r>
        <w:rPr>
          <w:noProof/>
        </w:rPr>
        <w:t>74</w:t>
      </w:r>
      <w:r>
        <w:rPr>
          <w:noProof/>
        </w:rPr>
        <w:fldChar w:fldCharType="end"/>
      </w:r>
    </w:p>
    <w:p w14:paraId="3CCB3B01" w14:textId="77777777" w:rsidR="00211AF5" w:rsidRDefault="00211AF5">
      <w:pPr>
        <w:pStyle w:val="TableofFigures"/>
        <w:tabs>
          <w:tab w:val="right" w:leader="underscore" w:pos="8290"/>
        </w:tabs>
        <w:rPr>
          <w:i w:val="0"/>
          <w:noProof/>
          <w:sz w:val="24"/>
          <w:szCs w:val="24"/>
          <w:lang w:eastAsia="ja-JP"/>
        </w:rPr>
      </w:pPr>
      <w:r>
        <w:rPr>
          <w:noProof/>
        </w:rPr>
        <w:t>Table 18: Result data table for configuration section [26]</w:t>
      </w:r>
      <w:r>
        <w:rPr>
          <w:noProof/>
        </w:rPr>
        <w:tab/>
      </w:r>
      <w:r>
        <w:rPr>
          <w:noProof/>
        </w:rPr>
        <w:fldChar w:fldCharType="begin"/>
      </w:r>
      <w:r>
        <w:rPr>
          <w:noProof/>
        </w:rPr>
        <w:instrText xml:space="preserve"> PAGEREF _Toc269312582 \h </w:instrText>
      </w:r>
      <w:r>
        <w:rPr>
          <w:noProof/>
        </w:rPr>
      </w:r>
      <w:r>
        <w:rPr>
          <w:noProof/>
        </w:rPr>
        <w:fldChar w:fldCharType="separate"/>
      </w:r>
      <w:r>
        <w:rPr>
          <w:noProof/>
        </w:rPr>
        <w:t>76</w:t>
      </w:r>
      <w:r>
        <w:rPr>
          <w:noProof/>
        </w:rPr>
        <w:fldChar w:fldCharType="end"/>
      </w:r>
    </w:p>
    <w:p w14:paraId="5BA37798" w14:textId="77777777" w:rsidR="00211AF5" w:rsidRDefault="00211AF5">
      <w:pPr>
        <w:pStyle w:val="TableofFigures"/>
        <w:tabs>
          <w:tab w:val="right" w:leader="underscore" w:pos="8290"/>
        </w:tabs>
        <w:rPr>
          <w:i w:val="0"/>
          <w:noProof/>
          <w:sz w:val="24"/>
          <w:szCs w:val="24"/>
          <w:lang w:eastAsia="ja-JP"/>
        </w:rPr>
      </w:pPr>
      <w:r>
        <w:rPr>
          <w:noProof/>
        </w:rPr>
        <w:t>Table 19: Result data table for views section [26]</w:t>
      </w:r>
      <w:r>
        <w:rPr>
          <w:noProof/>
        </w:rPr>
        <w:tab/>
      </w:r>
      <w:r>
        <w:rPr>
          <w:noProof/>
        </w:rPr>
        <w:fldChar w:fldCharType="begin"/>
      </w:r>
      <w:r>
        <w:rPr>
          <w:noProof/>
        </w:rPr>
        <w:instrText xml:space="preserve"> PAGEREF _Toc269312583 \h </w:instrText>
      </w:r>
      <w:r>
        <w:rPr>
          <w:noProof/>
        </w:rPr>
      </w:r>
      <w:r>
        <w:rPr>
          <w:noProof/>
        </w:rPr>
        <w:fldChar w:fldCharType="separate"/>
      </w:r>
      <w:r>
        <w:rPr>
          <w:noProof/>
        </w:rPr>
        <w:t>77</w:t>
      </w:r>
      <w:r>
        <w:rPr>
          <w:noProof/>
        </w:rPr>
        <w:fldChar w:fldCharType="end"/>
      </w:r>
    </w:p>
    <w:p w14:paraId="292FE114" w14:textId="77777777" w:rsidR="00211AF5" w:rsidRDefault="00211AF5">
      <w:pPr>
        <w:pStyle w:val="TableofFigures"/>
        <w:tabs>
          <w:tab w:val="right" w:leader="underscore" w:pos="8290"/>
        </w:tabs>
        <w:rPr>
          <w:i w:val="0"/>
          <w:noProof/>
          <w:sz w:val="24"/>
          <w:szCs w:val="24"/>
          <w:lang w:eastAsia="ja-JP"/>
        </w:rPr>
      </w:pPr>
      <w:r>
        <w:rPr>
          <w:noProof/>
        </w:rPr>
        <w:t>Table 20: Result data table for tree filtering section [26]</w:t>
      </w:r>
      <w:r>
        <w:rPr>
          <w:noProof/>
        </w:rPr>
        <w:tab/>
      </w:r>
      <w:r>
        <w:rPr>
          <w:noProof/>
        </w:rPr>
        <w:fldChar w:fldCharType="begin"/>
      </w:r>
      <w:r>
        <w:rPr>
          <w:noProof/>
        </w:rPr>
        <w:instrText xml:space="preserve"> PAGEREF _Toc269312584 \h </w:instrText>
      </w:r>
      <w:r>
        <w:rPr>
          <w:noProof/>
        </w:rPr>
      </w:r>
      <w:r>
        <w:rPr>
          <w:noProof/>
        </w:rPr>
        <w:fldChar w:fldCharType="separate"/>
      </w:r>
      <w:r>
        <w:rPr>
          <w:noProof/>
        </w:rPr>
        <w:t>78</w:t>
      </w:r>
      <w:r>
        <w:rPr>
          <w:noProof/>
        </w:rPr>
        <w:fldChar w:fldCharType="end"/>
      </w:r>
    </w:p>
    <w:p w14:paraId="2CDA9475" w14:textId="77777777" w:rsidR="00211AF5" w:rsidRDefault="00211AF5">
      <w:pPr>
        <w:pStyle w:val="TableofFigures"/>
        <w:tabs>
          <w:tab w:val="right" w:leader="underscore" w:pos="8290"/>
        </w:tabs>
        <w:rPr>
          <w:i w:val="0"/>
          <w:noProof/>
          <w:sz w:val="24"/>
          <w:szCs w:val="24"/>
          <w:lang w:eastAsia="ja-JP"/>
        </w:rPr>
      </w:pPr>
      <w:r>
        <w:rPr>
          <w:noProof/>
        </w:rPr>
        <w:t>Table 21: Result data table for list filtering section [26]</w:t>
      </w:r>
      <w:r>
        <w:rPr>
          <w:noProof/>
        </w:rPr>
        <w:tab/>
      </w:r>
      <w:r>
        <w:rPr>
          <w:noProof/>
        </w:rPr>
        <w:fldChar w:fldCharType="begin"/>
      </w:r>
      <w:r>
        <w:rPr>
          <w:noProof/>
        </w:rPr>
        <w:instrText xml:space="preserve"> PAGEREF _Toc269312585 \h </w:instrText>
      </w:r>
      <w:r>
        <w:rPr>
          <w:noProof/>
        </w:rPr>
      </w:r>
      <w:r>
        <w:rPr>
          <w:noProof/>
        </w:rPr>
        <w:fldChar w:fldCharType="separate"/>
      </w:r>
      <w:r>
        <w:rPr>
          <w:noProof/>
        </w:rPr>
        <w:t>79</w:t>
      </w:r>
      <w:r>
        <w:rPr>
          <w:noProof/>
        </w:rPr>
        <w:fldChar w:fldCharType="end"/>
      </w:r>
    </w:p>
    <w:p w14:paraId="587E1E53" w14:textId="77777777" w:rsidR="00211AF5" w:rsidRDefault="00211AF5">
      <w:pPr>
        <w:pStyle w:val="TableofFigures"/>
        <w:tabs>
          <w:tab w:val="right" w:leader="underscore" w:pos="8290"/>
        </w:tabs>
        <w:rPr>
          <w:i w:val="0"/>
          <w:noProof/>
          <w:sz w:val="24"/>
          <w:szCs w:val="24"/>
          <w:lang w:eastAsia="ja-JP"/>
        </w:rPr>
      </w:pPr>
      <w:r>
        <w:rPr>
          <w:noProof/>
        </w:rPr>
        <w:t>Table 22: Result data table for language section [26]</w:t>
      </w:r>
      <w:r>
        <w:rPr>
          <w:noProof/>
        </w:rPr>
        <w:tab/>
      </w:r>
      <w:r>
        <w:rPr>
          <w:noProof/>
        </w:rPr>
        <w:fldChar w:fldCharType="begin"/>
      </w:r>
      <w:r>
        <w:rPr>
          <w:noProof/>
        </w:rPr>
        <w:instrText xml:space="preserve"> PAGEREF _Toc269312586 \h </w:instrText>
      </w:r>
      <w:r>
        <w:rPr>
          <w:noProof/>
        </w:rPr>
      </w:r>
      <w:r>
        <w:rPr>
          <w:noProof/>
        </w:rPr>
        <w:fldChar w:fldCharType="separate"/>
      </w:r>
      <w:r>
        <w:rPr>
          <w:noProof/>
        </w:rPr>
        <w:t>80</w:t>
      </w:r>
      <w:r>
        <w:rPr>
          <w:noProof/>
        </w:rPr>
        <w:fldChar w:fldCharType="end"/>
      </w:r>
    </w:p>
    <w:p w14:paraId="795E3D7A" w14:textId="77777777" w:rsidR="00211AF5" w:rsidRDefault="00211AF5">
      <w:pPr>
        <w:pStyle w:val="TableofFigures"/>
        <w:tabs>
          <w:tab w:val="right" w:leader="underscore" w:pos="8290"/>
        </w:tabs>
        <w:rPr>
          <w:i w:val="0"/>
          <w:noProof/>
          <w:sz w:val="24"/>
          <w:szCs w:val="24"/>
          <w:lang w:eastAsia="ja-JP"/>
        </w:rPr>
      </w:pPr>
      <w:r>
        <w:rPr>
          <w:noProof/>
        </w:rPr>
        <w:t>Table 23: Result data table for facets section [26]</w:t>
      </w:r>
      <w:r>
        <w:rPr>
          <w:noProof/>
        </w:rPr>
        <w:tab/>
      </w:r>
      <w:r>
        <w:rPr>
          <w:noProof/>
        </w:rPr>
        <w:fldChar w:fldCharType="begin"/>
      </w:r>
      <w:r>
        <w:rPr>
          <w:noProof/>
        </w:rPr>
        <w:instrText xml:space="preserve"> PAGEREF _Toc269312587 \h </w:instrText>
      </w:r>
      <w:r>
        <w:rPr>
          <w:noProof/>
        </w:rPr>
      </w:r>
      <w:r>
        <w:rPr>
          <w:noProof/>
        </w:rPr>
        <w:fldChar w:fldCharType="separate"/>
      </w:r>
      <w:r>
        <w:rPr>
          <w:noProof/>
        </w:rPr>
        <w:t>81</w:t>
      </w:r>
      <w:r>
        <w:rPr>
          <w:noProof/>
        </w:rPr>
        <w:fldChar w:fldCharType="end"/>
      </w:r>
    </w:p>
    <w:p w14:paraId="2F695DAB" w14:textId="77777777" w:rsidR="00211AF5" w:rsidRDefault="00211AF5">
      <w:pPr>
        <w:pStyle w:val="TableofFigures"/>
        <w:tabs>
          <w:tab w:val="right" w:leader="underscore" w:pos="8290"/>
        </w:tabs>
        <w:rPr>
          <w:i w:val="0"/>
          <w:noProof/>
          <w:sz w:val="24"/>
          <w:szCs w:val="24"/>
          <w:lang w:eastAsia="ja-JP"/>
        </w:rPr>
      </w:pPr>
      <w:r>
        <w:rPr>
          <w:noProof/>
        </w:rPr>
        <w:t>Table 24: Result data table for instructions section [26]</w:t>
      </w:r>
      <w:r>
        <w:rPr>
          <w:noProof/>
        </w:rPr>
        <w:tab/>
      </w:r>
      <w:r>
        <w:rPr>
          <w:noProof/>
        </w:rPr>
        <w:fldChar w:fldCharType="begin"/>
      </w:r>
      <w:r>
        <w:rPr>
          <w:noProof/>
        </w:rPr>
        <w:instrText xml:space="preserve"> PAGEREF _Toc269312588 \h </w:instrText>
      </w:r>
      <w:r>
        <w:rPr>
          <w:noProof/>
        </w:rPr>
      </w:r>
      <w:r>
        <w:rPr>
          <w:noProof/>
        </w:rPr>
        <w:fldChar w:fldCharType="separate"/>
      </w:r>
      <w:r>
        <w:rPr>
          <w:noProof/>
        </w:rPr>
        <w:t>82</w:t>
      </w:r>
      <w:r>
        <w:rPr>
          <w:noProof/>
        </w:rPr>
        <w:fldChar w:fldCharType="end"/>
      </w:r>
    </w:p>
    <w:p w14:paraId="783B35C5" w14:textId="77777777" w:rsidR="00211AF5" w:rsidRDefault="00211AF5">
      <w:pPr>
        <w:pStyle w:val="TableofFigures"/>
        <w:tabs>
          <w:tab w:val="right" w:leader="underscore" w:pos="8290"/>
        </w:tabs>
        <w:rPr>
          <w:i w:val="0"/>
          <w:noProof/>
          <w:sz w:val="24"/>
          <w:szCs w:val="24"/>
          <w:lang w:eastAsia="ja-JP"/>
        </w:rPr>
      </w:pPr>
      <w:r>
        <w:rPr>
          <w:noProof/>
        </w:rPr>
        <w:t>Table 25: Measures for evaluating the project</w:t>
      </w:r>
      <w:r>
        <w:rPr>
          <w:noProof/>
        </w:rPr>
        <w:tab/>
      </w:r>
      <w:r>
        <w:rPr>
          <w:noProof/>
        </w:rPr>
        <w:fldChar w:fldCharType="begin"/>
      </w:r>
      <w:r>
        <w:rPr>
          <w:noProof/>
        </w:rPr>
        <w:instrText xml:space="preserve"> PAGEREF _Toc269312589 \h </w:instrText>
      </w:r>
      <w:r>
        <w:rPr>
          <w:noProof/>
        </w:rPr>
      </w:r>
      <w:r>
        <w:rPr>
          <w:noProof/>
        </w:rPr>
        <w:fldChar w:fldCharType="separate"/>
      </w:r>
      <w:r>
        <w:rPr>
          <w:noProof/>
        </w:rPr>
        <w:t>82</w:t>
      </w:r>
      <w:r>
        <w:rPr>
          <w:noProof/>
        </w:rPr>
        <w:fldChar w:fldCharType="end"/>
      </w:r>
    </w:p>
    <w:p w14:paraId="304407B7" w14:textId="5AC2A41B" w:rsidR="00650C69" w:rsidRPr="00F45A4F" w:rsidRDefault="00E6587A" w:rsidP="00CA4FD0">
      <w:pPr>
        <w:spacing w:line="360" w:lineRule="auto"/>
        <w:rPr>
          <w:rFonts w:cs="Times New Roman"/>
        </w:rPr>
      </w:pPr>
      <w:r>
        <w:rPr>
          <w:rFonts w:asciiTheme="minorHAnsi" w:hAnsiTheme="minorHAnsi" w:cs="Times New Roman"/>
          <w:i/>
          <w:sz w:val="20"/>
          <w:szCs w:val="20"/>
        </w:rPr>
        <w:fldChar w:fldCharType="end"/>
      </w:r>
      <w:r w:rsidR="00650C69" w:rsidRPr="00F45A4F">
        <w:rPr>
          <w:rFonts w:cs="Times New Roman"/>
        </w:rPr>
        <w:br w:type="page"/>
      </w:r>
    </w:p>
    <w:p w14:paraId="4186EA2D" w14:textId="77777777" w:rsidR="002F67B0" w:rsidRPr="00F45A4F" w:rsidRDefault="002F67B0" w:rsidP="00CA4FD0">
      <w:pPr>
        <w:pStyle w:val="Heading1"/>
        <w:numPr>
          <w:ilvl w:val="0"/>
          <w:numId w:val="0"/>
        </w:numPr>
        <w:spacing w:line="360" w:lineRule="auto"/>
        <w:rPr>
          <w:rFonts w:cs="Times New Roman"/>
        </w:rPr>
      </w:pPr>
      <w:bookmarkStart w:id="6" w:name="_Toc266441190"/>
      <w:bookmarkStart w:id="7" w:name="_Toc267063309"/>
      <w:bookmarkStart w:id="8" w:name="_Toc269411788"/>
      <w:r w:rsidRPr="00F45A4F">
        <w:rPr>
          <w:rFonts w:cs="Times New Roman"/>
        </w:rPr>
        <w:t>LIST OF FIGURES</w:t>
      </w:r>
      <w:bookmarkEnd w:id="6"/>
      <w:bookmarkEnd w:id="7"/>
      <w:bookmarkEnd w:id="8"/>
      <w:r w:rsidRPr="00F45A4F">
        <w:rPr>
          <w:rFonts w:cs="Times New Roman"/>
        </w:rPr>
        <w:t xml:space="preserve"> </w:t>
      </w:r>
    </w:p>
    <w:p w14:paraId="067B37DB" w14:textId="77777777" w:rsidR="007E5DE3" w:rsidRDefault="00F15E92">
      <w:pPr>
        <w:pStyle w:val="TableofFigures"/>
        <w:tabs>
          <w:tab w:val="right" w:leader="underscore" w:pos="8290"/>
        </w:tabs>
        <w:rPr>
          <w:i w:val="0"/>
          <w:noProof/>
          <w:sz w:val="24"/>
          <w:szCs w:val="24"/>
          <w:lang w:eastAsia="ja-JP"/>
        </w:rPr>
      </w:pPr>
      <w:r>
        <w:rPr>
          <w:rFonts w:cs="Times New Roman"/>
        </w:rPr>
        <w:fldChar w:fldCharType="begin"/>
      </w:r>
      <w:r>
        <w:rPr>
          <w:rFonts w:cs="Times New Roman"/>
        </w:rPr>
        <w:instrText xml:space="preserve"> TOC \c "Figure" </w:instrText>
      </w:r>
      <w:r>
        <w:rPr>
          <w:rFonts w:cs="Times New Roman"/>
        </w:rPr>
        <w:fldChar w:fldCharType="separate"/>
      </w:r>
      <w:r w:rsidR="007E5DE3">
        <w:rPr>
          <w:noProof/>
        </w:rPr>
        <w:t>Figure 1: The structure of OWL 2 [11]</w:t>
      </w:r>
      <w:r w:rsidR="007E5DE3">
        <w:rPr>
          <w:noProof/>
        </w:rPr>
        <w:tab/>
      </w:r>
      <w:r w:rsidR="007E5DE3">
        <w:rPr>
          <w:noProof/>
        </w:rPr>
        <w:fldChar w:fldCharType="begin"/>
      </w:r>
      <w:r w:rsidR="007E5DE3">
        <w:rPr>
          <w:noProof/>
        </w:rPr>
        <w:instrText xml:space="preserve"> PAGEREF _Toc269559851 \h </w:instrText>
      </w:r>
      <w:r w:rsidR="007E5DE3">
        <w:rPr>
          <w:noProof/>
        </w:rPr>
      </w:r>
      <w:r w:rsidR="007E5DE3">
        <w:rPr>
          <w:noProof/>
        </w:rPr>
        <w:fldChar w:fldCharType="separate"/>
      </w:r>
      <w:r w:rsidR="007E5DE3">
        <w:rPr>
          <w:noProof/>
        </w:rPr>
        <w:t>22</w:t>
      </w:r>
      <w:r w:rsidR="007E5DE3">
        <w:rPr>
          <w:noProof/>
        </w:rPr>
        <w:fldChar w:fldCharType="end"/>
      </w:r>
    </w:p>
    <w:p w14:paraId="401A801C" w14:textId="77777777" w:rsidR="007E5DE3" w:rsidRDefault="007E5DE3">
      <w:pPr>
        <w:pStyle w:val="TableofFigures"/>
        <w:tabs>
          <w:tab w:val="right" w:leader="underscore" w:pos="8290"/>
        </w:tabs>
        <w:rPr>
          <w:i w:val="0"/>
          <w:noProof/>
          <w:sz w:val="24"/>
          <w:szCs w:val="24"/>
          <w:lang w:eastAsia="ja-JP"/>
        </w:rPr>
      </w:pPr>
      <w:r>
        <w:rPr>
          <w:noProof/>
        </w:rPr>
        <w:t>Figure 2: UML diagram showing the management of ontologies using OWL API [10]</w:t>
      </w:r>
      <w:r>
        <w:rPr>
          <w:noProof/>
        </w:rPr>
        <w:tab/>
      </w:r>
      <w:r>
        <w:rPr>
          <w:noProof/>
        </w:rPr>
        <w:fldChar w:fldCharType="begin"/>
      </w:r>
      <w:r>
        <w:rPr>
          <w:noProof/>
        </w:rPr>
        <w:instrText xml:space="preserve"> PAGEREF _Toc269559852 \h </w:instrText>
      </w:r>
      <w:r>
        <w:rPr>
          <w:noProof/>
        </w:rPr>
      </w:r>
      <w:r>
        <w:rPr>
          <w:noProof/>
        </w:rPr>
        <w:fldChar w:fldCharType="separate"/>
      </w:r>
      <w:r>
        <w:rPr>
          <w:noProof/>
        </w:rPr>
        <w:t>24</w:t>
      </w:r>
      <w:r>
        <w:rPr>
          <w:noProof/>
        </w:rPr>
        <w:fldChar w:fldCharType="end"/>
      </w:r>
    </w:p>
    <w:p w14:paraId="53B18AD0" w14:textId="77777777" w:rsidR="007E5DE3" w:rsidRDefault="007E5DE3">
      <w:pPr>
        <w:pStyle w:val="TableofFigures"/>
        <w:tabs>
          <w:tab w:val="right" w:leader="underscore" w:pos="8290"/>
        </w:tabs>
        <w:rPr>
          <w:i w:val="0"/>
          <w:noProof/>
          <w:sz w:val="24"/>
          <w:szCs w:val="24"/>
          <w:lang w:eastAsia="ja-JP"/>
        </w:rPr>
      </w:pPr>
      <w:r>
        <w:rPr>
          <w:noProof/>
        </w:rPr>
        <w:t>Figure 3: The use of faceted search in e-commerce website (Amazon)</w:t>
      </w:r>
      <w:r>
        <w:rPr>
          <w:noProof/>
        </w:rPr>
        <w:tab/>
      </w:r>
      <w:r>
        <w:rPr>
          <w:noProof/>
        </w:rPr>
        <w:fldChar w:fldCharType="begin"/>
      </w:r>
      <w:r>
        <w:rPr>
          <w:noProof/>
        </w:rPr>
        <w:instrText xml:space="preserve"> PAGEREF _Toc269559853 \h </w:instrText>
      </w:r>
      <w:r>
        <w:rPr>
          <w:noProof/>
        </w:rPr>
      </w:r>
      <w:r>
        <w:rPr>
          <w:noProof/>
        </w:rPr>
        <w:fldChar w:fldCharType="separate"/>
      </w:r>
      <w:r>
        <w:rPr>
          <w:noProof/>
        </w:rPr>
        <w:t>29</w:t>
      </w:r>
      <w:r>
        <w:rPr>
          <w:noProof/>
        </w:rPr>
        <w:fldChar w:fldCharType="end"/>
      </w:r>
    </w:p>
    <w:p w14:paraId="5D2722D4" w14:textId="77777777" w:rsidR="007E5DE3" w:rsidRDefault="007E5DE3">
      <w:pPr>
        <w:pStyle w:val="TableofFigures"/>
        <w:tabs>
          <w:tab w:val="right" w:leader="underscore" w:pos="8290"/>
        </w:tabs>
        <w:rPr>
          <w:i w:val="0"/>
          <w:noProof/>
          <w:sz w:val="24"/>
          <w:szCs w:val="24"/>
          <w:lang w:eastAsia="ja-JP"/>
        </w:rPr>
      </w:pPr>
      <w:r>
        <w:rPr>
          <w:noProof/>
        </w:rPr>
        <w:t>Figure 4: Facets are in the left hand side used to specify what is needed exactly as topping [4].</w:t>
      </w:r>
      <w:r>
        <w:rPr>
          <w:noProof/>
        </w:rPr>
        <w:tab/>
      </w:r>
      <w:r>
        <w:rPr>
          <w:noProof/>
        </w:rPr>
        <w:fldChar w:fldCharType="begin"/>
      </w:r>
      <w:r>
        <w:rPr>
          <w:noProof/>
        </w:rPr>
        <w:instrText xml:space="preserve"> PAGEREF _Toc269559854 \h </w:instrText>
      </w:r>
      <w:r>
        <w:rPr>
          <w:noProof/>
        </w:rPr>
      </w:r>
      <w:r>
        <w:rPr>
          <w:noProof/>
        </w:rPr>
        <w:fldChar w:fldCharType="separate"/>
      </w:r>
      <w:r>
        <w:rPr>
          <w:noProof/>
        </w:rPr>
        <w:t>32</w:t>
      </w:r>
      <w:r>
        <w:rPr>
          <w:noProof/>
        </w:rPr>
        <w:fldChar w:fldCharType="end"/>
      </w:r>
    </w:p>
    <w:p w14:paraId="417013FB" w14:textId="77777777" w:rsidR="007E5DE3" w:rsidRDefault="007E5DE3">
      <w:pPr>
        <w:pStyle w:val="TableofFigures"/>
        <w:tabs>
          <w:tab w:val="right" w:leader="underscore" w:pos="8290"/>
        </w:tabs>
        <w:rPr>
          <w:i w:val="0"/>
          <w:noProof/>
          <w:sz w:val="24"/>
          <w:szCs w:val="24"/>
          <w:lang w:eastAsia="ja-JP"/>
        </w:rPr>
      </w:pPr>
      <w:r>
        <w:rPr>
          <w:noProof/>
        </w:rPr>
        <w:t>Figure 5: Ontology Driven UI diagram</w:t>
      </w:r>
      <w:r>
        <w:rPr>
          <w:noProof/>
        </w:rPr>
        <w:tab/>
      </w:r>
      <w:r>
        <w:rPr>
          <w:noProof/>
        </w:rPr>
        <w:fldChar w:fldCharType="begin"/>
      </w:r>
      <w:r>
        <w:rPr>
          <w:noProof/>
        </w:rPr>
        <w:instrText xml:space="preserve"> PAGEREF _Toc269559855 \h </w:instrText>
      </w:r>
      <w:r>
        <w:rPr>
          <w:noProof/>
        </w:rPr>
      </w:r>
      <w:r>
        <w:rPr>
          <w:noProof/>
        </w:rPr>
        <w:fldChar w:fldCharType="separate"/>
      </w:r>
      <w:r>
        <w:rPr>
          <w:noProof/>
        </w:rPr>
        <w:t>40</w:t>
      </w:r>
      <w:r>
        <w:rPr>
          <w:noProof/>
        </w:rPr>
        <w:fldChar w:fldCharType="end"/>
      </w:r>
    </w:p>
    <w:p w14:paraId="03BB4C6B" w14:textId="77777777" w:rsidR="007E5DE3" w:rsidRDefault="007E5DE3">
      <w:pPr>
        <w:pStyle w:val="TableofFigures"/>
        <w:tabs>
          <w:tab w:val="right" w:leader="underscore" w:pos="8290"/>
        </w:tabs>
        <w:rPr>
          <w:i w:val="0"/>
          <w:noProof/>
          <w:sz w:val="24"/>
          <w:szCs w:val="24"/>
          <w:lang w:eastAsia="ja-JP"/>
        </w:rPr>
      </w:pPr>
      <w:r>
        <w:rPr>
          <w:noProof/>
        </w:rPr>
        <w:t>Figure 6: Three main things to run different ontologies</w:t>
      </w:r>
      <w:r>
        <w:rPr>
          <w:noProof/>
        </w:rPr>
        <w:tab/>
      </w:r>
      <w:r>
        <w:rPr>
          <w:noProof/>
        </w:rPr>
        <w:fldChar w:fldCharType="begin"/>
      </w:r>
      <w:r>
        <w:rPr>
          <w:noProof/>
        </w:rPr>
        <w:instrText xml:space="preserve"> PAGEREF _Toc269559856 \h </w:instrText>
      </w:r>
      <w:r>
        <w:rPr>
          <w:noProof/>
        </w:rPr>
      </w:r>
      <w:r>
        <w:rPr>
          <w:noProof/>
        </w:rPr>
        <w:fldChar w:fldCharType="separate"/>
      </w:r>
      <w:r>
        <w:rPr>
          <w:noProof/>
        </w:rPr>
        <w:t>41</w:t>
      </w:r>
      <w:r>
        <w:rPr>
          <w:noProof/>
        </w:rPr>
        <w:fldChar w:fldCharType="end"/>
      </w:r>
    </w:p>
    <w:p w14:paraId="436F5C3E" w14:textId="77777777" w:rsidR="007E5DE3" w:rsidRDefault="007E5DE3">
      <w:pPr>
        <w:pStyle w:val="TableofFigures"/>
        <w:tabs>
          <w:tab w:val="right" w:leader="underscore" w:pos="8290"/>
        </w:tabs>
        <w:rPr>
          <w:i w:val="0"/>
          <w:noProof/>
          <w:sz w:val="24"/>
          <w:szCs w:val="24"/>
          <w:lang w:eastAsia="ja-JP"/>
        </w:rPr>
      </w:pPr>
      <w:r>
        <w:rPr>
          <w:noProof/>
        </w:rPr>
        <w:t>Figure 7: Filter annotation</w:t>
      </w:r>
      <w:r>
        <w:rPr>
          <w:noProof/>
        </w:rPr>
        <w:tab/>
      </w:r>
      <w:r>
        <w:rPr>
          <w:noProof/>
        </w:rPr>
        <w:fldChar w:fldCharType="begin"/>
      </w:r>
      <w:r>
        <w:rPr>
          <w:noProof/>
        </w:rPr>
        <w:instrText xml:space="preserve"> PAGEREF _Toc269559857 \h </w:instrText>
      </w:r>
      <w:r>
        <w:rPr>
          <w:noProof/>
        </w:rPr>
      </w:r>
      <w:r>
        <w:rPr>
          <w:noProof/>
        </w:rPr>
        <w:fldChar w:fldCharType="separate"/>
      </w:r>
      <w:r>
        <w:rPr>
          <w:noProof/>
        </w:rPr>
        <w:t>43</w:t>
      </w:r>
      <w:r>
        <w:rPr>
          <w:noProof/>
        </w:rPr>
        <w:fldChar w:fldCharType="end"/>
      </w:r>
    </w:p>
    <w:p w14:paraId="22329948" w14:textId="77777777" w:rsidR="007E5DE3" w:rsidRDefault="007E5DE3">
      <w:pPr>
        <w:pStyle w:val="TableofFigures"/>
        <w:tabs>
          <w:tab w:val="right" w:leader="underscore" w:pos="8290"/>
        </w:tabs>
        <w:rPr>
          <w:i w:val="0"/>
          <w:noProof/>
          <w:sz w:val="24"/>
          <w:szCs w:val="24"/>
          <w:lang w:eastAsia="ja-JP"/>
        </w:rPr>
      </w:pPr>
      <w:r>
        <w:rPr>
          <w:noProof/>
        </w:rPr>
        <w:t>Figure 8: Facet design in the ontology</w:t>
      </w:r>
      <w:r>
        <w:rPr>
          <w:noProof/>
        </w:rPr>
        <w:tab/>
      </w:r>
      <w:r>
        <w:rPr>
          <w:noProof/>
        </w:rPr>
        <w:fldChar w:fldCharType="begin"/>
      </w:r>
      <w:r>
        <w:rPr>
          <w:noProof/>
        </w:rPr>
        <w:instrText xml:space="preserve"> PAGEREF _Toc269559858 \h </w:instrText>
      </w:r>
      <w:r>
        <w:rPr>
          <w:noProof/>
        </w:rPr>
      </w:r>
      <w:r>
        <w:rPr>
          <w:noProof/>
        </w:rPr>
        <w:fldChar w:fldCharType="separate"/>
      </w:r>
      <w:r>
        <w:rPr>
          <w:noProof/>
        </w:rPr>
        <w:t>44</w:t>
      </w:r>
      <w:r>
        <w:rPr>
          <w:noProof/>
        </w:rPr>
        <w:fldChar w:fldCharType="end"/>
      </w:r>
    </w:p>
    <w:p w14:paraId="0A2F2212" w14:textId="77777777" w:rsidR="007E5DE3" w:rsidRDefault="007E5DE3">
      <w:pPr>
        <w:pStyle w:val="TableofFigures"/>
        <w:tabs>
          <w:tab w:val="right" w:leader="underscore" w:pos="8290"/>
        </w:tabs>
        <w:rPr>
          <w:i w:val="0"/>
          <w:noProof/>
          <w:sz w:val="24"/>
          <w:szCs w:val="24"/>
          <w:lang w:eastAsia="ja-JP"/>
        </w:rPr>
      </w:pPr>
      <w:r>
        <w:rPr>
          <w:noProof/>
        </w:rPr>
        <w:t>Figure 9: Class Hierarchy of the sushi ontology</w:t>
      </w:r>
      <w:r>
        <w:rPr>
          <w:noProof/>
        </w:rPr>
        <w:tab/>
      </w:r>
      <w:r>
        <w:rPr>
          <w:noProof/>
        </w:rPr>
        <w:fldChar w:fldCharType="begin"/>
      </w:r>
      <w:r>
        <w:rPr>
          <w:noProof/>
        </w:rPr>
        <w:instrText xml:space="preserve"> PAGEREF _Toc269559859 \h </w:instrText>
      </w:r>
      <w:r>
        <w:rPr>
          <w:noProof/>
        </w:rPr>
      </w:r>
      <w:r>
        <w:rPr>
          <w:noProof/>
        </w:rPr>
        <w:fldChar w:fldCharType="separate"/>
      </w:r>
      <w:r>
        <w:rPr>
          <w:noProof/>
        </w:rPr>
        <w:t>53</w:t>
      </w:r>
      <w:r>
        <w:rPr>
          <w:noProof/>
        </w:rPr>
        <w:fldChar w:fldCharType="end"/>
      </w:r>
    </w:p>
    <w:p w14:paraId="4D3AC7E2" w14:textId="77777777" w:rsidR="007E5DE3" w:rsidRDefault="007E5DE3">
      <w:pPr>
        <w:pStyle w:val="TableofFigures"/>
        <w:tabs>
          <w:tab w:val="right" w:leader="underscore" w:pos="8290"/>
        </w:tabs>
        <w:rPr>
          <w:i w:val="0"/>
          <w:noProof/>
          <w:sz w:val="24"/>
          <w:szCs w:val="24"/>
          <w:lang w:eastAsia="ja-JP"/>
        </w:rPr>
      </w:pPr>
      <w:r>
        <w:rPr>
          <w:noProof/>
        </w:rPr>
        <w:t>Figure 10: Object properties of the sushi ontology</w:t>
      </w:r>
      <w:r>
        <w:rPr>
          <w:noProof/>
        </w:rPr>
        <w:tab/>
      </w:r>
      <w:r>
        <w:rPr>
          <w:noProof/>
        </w:rPr>
        <w:fldChar w:fldCharType="begin"/>
      </w:r>
      <w:r>
        <w:rPr>
          <w:noProof/>
        </w:rPr>
        <w:instrText xml:space="preserve"> PAGEREF _Toc269559860 \h </w:instrText>
      </w:r>
      <w:r>
        <w:rPr>
          <w:noProof/>
        </w:rPr>
      </w:r>
      <w:r>
        <w:rPr>
          <w:noProof/>
        </w:rPr>
        <w:fldChar w:fldCharType="separate"/>
      </w:r>
      <w:r>
        <w:rPr>
          <w:noProof/>
        </w:rPr>
        <w:t>54</w:t>
      </w:r>
      <w:r>
        <w:rPr>
          <w:noProof/>
        </w:rPr>
        <w:fldChar w:fldCharType="end"/>
      </w:r>
    </w:p>
    <w:p w14:paraId="6312FD8B" w14:textId="77777777" w:rsidR="007E5DE3" w:rsidRDefault="007E5DE3">
      <w:pPr>
        <w:pStyle w:val="TableofFigures"/>
        <w:tabs>
          <w:tab w:val="right" w:leader="underscore" w:pos="8290"/>
        </w:tabs>
        <w:rPr>
          <w:i w:val="0"/>
          <w:noProof/>
          <w:sz w:val="24"/>
          <w:szCs w:val="24"/>
          <w:lang w:eastAsia="ja-JP"/>
        </w:rPr>
      </w:pPr>
      <w:r>
        <w:rPr>
          <w:noProof/>
        </w:rPr>
        <w:t>Figure 11: Data properties of the sushi ontology</w:t>
      </w:r>
      <w:r>
        <w:rPr>
          <w:noProof/>
        </w:rPr>
        <w:tab/>
      </w:r>
      <w:r>
        <w:rPr>
          <w:noProof/>
        </w:rPr>
        <w:fldChar w:fldCharType="begin"/>
      </w:r>
      <w:r>
        <w:rPr>
          <w:noProof/>
        </w:rPr>
        <w:instrText xml:space="preserve"> PAGEREF _Toc269559861 \h </w:instrText>
      </w:r>
      <w:r>
        <w:rPr>
          <w:noProof/>
        </w:rPr>
      </w:r>
      <w:r>
        <w:rPr>
          <w:noProof/>
        </w:rPr>
        <w:fldChar w:fldCharType="separate"/>
      </w:r>
      <w:r>
        <w:rPr>
          <w:noProof/>
        </w:rPr>
        <w:t>55</w:t>
      </w:r>
      <w:r>
        <w:rPr>
          <w:noProof/>
        </w:rPr>
        <w:fldChar w:fldCharType="end"/>
      </w:r>
    </w:p>
    <w:p w14:paraId="6A95B288" w14:textId="77777777" w:rsidR="007E5DE3" w:rsidRDefault="007E5DE3">
      <w:pPr>
        <w:pStyle w:val="TableofFigures"/>
        <w:tabs>
          <w:tab w:val="right" w:leader="underscore" w:pos="8290"/>
        </w:tabs>
        <w:rPr>
          <w:i w:val="0"/>
          <w:noProof/>
          <w:sz w:val="24"/>
          <w:szCs w:val="24"/>
          <w:lang w:eastAsia="ja-JP"/>
        </w:rPr>
      </w:pPr>
      <w:r>
        <w:rPr>
          <w:noProof/>
        </w:rPr>
        <w:t>Figure 12: Annotations properties of the sushi ontology</w:t>
      </w:r>
      <w:r>
        <w:rPr>
          <w:noProof/>
        </w:rPr>
        <w:tab/>
      </w:r>
      <w:r>
        <w:rPr>
          <w:noProof/>
        </w:rPr>
        <w:fldChar w:fldCharType="begin"/>
      </w:r>
      <w:r>
        <w:rPr>
          <w:noProof/>
        </w:rPr>
        <w:instrText xml:space="preserve"> PAGEREF _Toc269559862 \h </w:instrText>
      </w:r>
      <w:r>
        <w:rPr>
          <w:noProof/>
        </w:rPr>
      </w:r>
      <w:r>
        <w:rPr>
          <w:noProof/>
        </w:rPr>
        <w:fldChar w:fldCharType="separate"/>
      </w:r>
      <w:r>
        <w:rPr>
          <w:noProof/>
        </w:rPr>
        <w:t>55</w:t>
      </w:r>
      <w:r>
        <w:rPr>
          <w:noProof/>
        </w:rPr>
        <w:fldChar w:fldCharType="end"/>
      </w:r>
    </w:p>
    <w:p w14:paraId="0BEF00F9" w14:textId="77777777" w:rsidR="007E5DE3" w:rsidRDefault="007E5DE3">
      <w:pPr>
        <w:pStyle w:val="TableofFigures"/>
        <w:tabs>
          <w:tab w:val="right" w:leader="underscore" w:pos="8290"/>
        </w:tabs>
        <w:rPr>
          <w:i w:val="0"/>
          <w:noProof/>
          <w:sz w:val="24"/>
          <w:szCs w:val="24"/>
          <w:lang w:eastAsia="ja-JP"/>
        </w:rPr>
      </w:pPr>
      <w:r>
        <w:rPr>
          <w:noProof/>
        </w:rPr>
        <w:t>Figure 13: Semantics of EggOmlete class</w:t>
      </w:r>
      <w:r>
        <w:rPr>
          <w:noProof/>
        </w:rPr>
        <w:tab/>
      </w:r>
      <w:r>
        <w:rPr>
          <w:noProof/>
        </w:rPr>
        <w:fldChar w:fldCharType="begin"/>
      </w:r>
      <w:r>
        <w:rPr>
          <w:noProof/>
        </w:rPr>
        <w:instrText xml:space="preserve"> PAGEREF _Toc269559863 \h </w:instrText>
      </w:r>
      <w:r>
        <w:rPr>
          <w:noProof/>
        </w:rPr>
      </w:r>
      <w:r>
        <w:rPr>
          <w:noProof/>
        </w:rPr>
        <w:fldChar w:fldCharType="separate"/>
      </w:r>
      <w:r>
        <w:rPr>
          <w:noProof/>
        </w:rPr>
        <w:t>56</w:t>
      </w:r>
      <w:r>
        <w:rPr>
          <w:noProof/>
        </w:rPr>
        <w:fldChar w:fldCharType="end"/>
      </w:r>
    </w:p>
    <w:p w14:paraId="6B0503B5" w14:textId="77777777" w:rsidR="007E5DE3" w:rsidRDefault="007E5DE3">
      <w:pPr>
        <w:pStyle w:val="TableofFigures"/>
        <w:tabs>
          <w:tab w:val="right" w:leader="underscore" w:pos="8290"/>
        </w:tabs>
        <w:rPr>
          <w:i w:val="0"/>
          <w:noProof/>
          <w:sz w:val="24"/>
          <w:szCs w:val="24"/>
          <w:lang w:eastAsia="ja-JP"/>
        </w:rPr>
      </w:pPr>
      <w:r>
        <w:rPr>
          <w:noProof/>
        </w:rPr>
        <w:t>Figure 14:Semantics of SpicyIng class</w:t>
      </w:r>
      <w:r>
        <w:rPr>
          <w:noProof/>
        </w:rPr>
        <w:tab/>
      </w:r>
      <w:r>
        <w:rPr>
          <w:noProof/>
        </w:rPr>
        <w:fldChar w:fldCharType="begin"/>
      </w:r>
      <w:r>
        <w:rPr>
          <w:noProof/>
        </w:rPr>
        <w:instrText xml:space="preserve"> PAGEREF _Toc269559864 \h </w:instrText>
      </w:r>
      <w:r>
        <w:rPr>
          <w:noProof/>
        </w:rPr>
      </w:r>
      <w:r>
        <w:rPr>
          <w:noProof/>
        </w:rPr>
        <w:fldChar w:fldCharType="separate"/>
      </w:r>
      <w:r>
        <w:rPr>
          <w:noProof/>
        </w:rPr>
        <w:t>56</w:t>
      </w:r>
      <w:r>
        <w:rPr>
          <w:noProof/>
        </w:rPr>
        <w:fldChar w:fldCharType="end"/>
      </w:r>
    </w:p>
    <w:p w14:paraId="3A6C19E2" w14:textId="77777777" w:rsidR="007E5DE3" w:rsidRDefault="007E5DE3">
      <w:pPr>
        <w:pStyle w:val="TableofFigures"/>
        <w:tabs>
          <w:tab w:val="right" w:leader="underscore" w:pos="8290"/>
        </w:tabs>
        <w:rPr>
          <w:i w:val="0"/>
          <w:noProof/>
          <w:sz w:val="24"/>
          <w:szCs w:val="24"/>
          <w:lang w:eastAsia="ja-JP"/>
        </w:rPr>
      </w:pPr>
      <w:r>
        <w:rPr>
          <w:noProof/>
        </w:rPr>
        <w:t>Figure 15: Semantics of AvocadoMaki class</w:t>
      </w:r>
      <w:r>
        <w:rPr>
          <w:noProof/>
        </w:rPr>
        <w:tab/>
      </w:r>
      <w:r>
        <w:rPr>
          <w:noProof/>
        </w:rPr>
        <w:fldChar w:fldCharType="begin"/>
      </w:r>
      <w:r>
        <w:rPr>
          <w:noProof/>
        </w:rPr>
        <w:instrText xml:space="preserve"> PAGEREF _Toc269559865 \h </w:instrText>
      </w:r>
      <w:r>
        <w:rPr>
          <w:noProof/>
        </w:rPr>
      </w:r>
      <w:r>
        <w:rPr>
          <w:noProof/>
        </w:rPr>
        <w:fldChar w:fldCharType="separate"/>
      </w:r>
      <w:r>
        <w:rPr>
          <w:noProof/>
        </w:rPr>
        <w:t>56</w:t>
      </w:r>
      <w:r>
        <w:rPr>
          <w:noProof/>
        </w:rPr>
        <w:fldChar w:fldCharType="end"/>
      </w:r>
    </w:p>
    <w:p w14:paraId="6029D8ED" w14:textId="77777777" w:rsidR="007E5DE3" w:rsidRDefault="007E5DE3">
      <w:pPr>
        <w:pStyle w:val="TableofFigures"/>
        <w:tabs>
          <w:tab w:val="right" w:leader="underscore" w:pos="8290"/>
        </w:tabs>
        <w:rPr>
          <w:i w:val="0"/>
          <w:noProof/>
          <w:sz w:val="24"/>
          <w:szCs w:val="24"/>
          <w:lang w:eastAsia="ja-JP"/>
        </w:rPr>
      </w:pPr>
      <w:r>
        <w:rPr>
          <w:noProof/>
        </w:rPr>
        <w:t>Figure 16: Basic annotations diagram of sushi ontology</w:t>
      </w:r>
      <w:r>
        <w:rPr>
          <w:noProof/>
        </w:rPr>
        <w:tab/>
      </w:r>
      <w:r>
        <w:rPr>
          <w:noProof/>
        </w:rPr>
        <w:fldChar w:fldCharType="begin"/>
      </w:r>
      <w:r>
        <w:rPr>
          <w:noProof/>
        </w:rPr>
        <w:instrText xml:space="preserve"> PAGEREF _Toc269559866 \h </w:instrText>
      </w:r>
      <w:r>
        <w:rPr>
          <w:noProof/>
        </w:rPr>
      </w:r>
      <w:r>
        <w:rPr>
          <w:noProof/>
        </w:rPr>
        <w:fldChar w:fldCharType="separate"/>
      </w:r>
      <w:r>
        <w:rPr>
          <w:noProof/>
        </w:rPr>
        <w:t>57</w:t>
      </w:r>
      <w:r>
        <w:rPr>
          <w:noProof/>
        </w:rPr>
        <w:fldChar w:fldCharType="end"/>
      </w:r>
    </w:p>
    <w:p w14:paraId="4073F688" w14:textId="77777777" w:rsidR="007E5DE3" w:rsidRDefault="007E5DE3">
      <w:pPr>
        <w:pStyle w:val="TableofFigures"/>
        <w:tabs>
          <w:tab w:val="right" w:leader="underscore" w:pos="8290"/>
        </w:tabs>
        <w:rPr>
          <w:i w:val="0"/>
          <w:noProof/>
          <w:sz w:val="24"/>
          <w:szCs w:val="24"/>
          <w:lang w:eastAsia="ja-JP"/>
        </w:rPr>
      </w:pPr>
      <w:r>
        <w:rPr>
          <w:noProof/>
        </w:rPr>
        <w:t>Figure 17: hasRole annotation used in NamedSushi class</w:t>
      </w:r>
      <w:r>
        <w:rPr>
          <w:noProof/>
        </w:rPr>
        <w:tab/>
      </w:r>
      <w:r>
        <w:rPr>
          <w:noProof/>
        </w:rPr>
        <w:fldChar w:fldCharType="begin"/>
      </w:r>
      <w:r>
        <w:rPr>
          <w:noProof/>
        </w:rPr>
        <w:instrText xml:space="preserve"> PAGEREF _Toc269559867 \h </w:instrText>
      </w:r>
      <w:r>
        <w:rPr>
          <w:noProof/>
        </w:rPr>
      </w:r>
      <w:r>
        <w:rPr>
          <w:noProof/>
        </w:rPr>
        <w:fldChar w:fldCharType="separate"/>
      </w:r>
      <w:r>
        <w:rPr>
          <w:noProof/>
        </w:rPr>
        <w:t>57</w:t>
      </w:r>
      <w:r>
        <w:rPr>
          <w:noProof/>
        </w:rPr>
        <w:fldChar w:fldCharType="end"/>
      </w:r>
    </w:p>
    <w:p w14:paraId="3BC5919A" w14:textId="77777777" w:rsidR="007E5DE3" w:rsidRDefault="007E5DE3">
      <w:pPr>
        <w:pStyle w:val="TableofFigures"/>
        <w:tabs>
          <w:tab w:val="right" w:leader="underscore" w:pos="8290"/>
        </w:tabs>
        <w:rPr>
          <w:i w:val="0"/>
          <w:noProof/>
          <w:sz w:val="24"/>
          <w:szCs w:val="24"/>
          <w:lang w:eastAsia="ja-JP"/>
        </w:rPr>
      </w:pPr>
      <w:r>
        <w:rPr>
          <w:noProof/>
        </w:rPr>
        <w:t>Figure 18: hasRole annotation used in SushiIngredient class</w:t>
      </w:r>
      <w:r>
        <w:rPr>
          <w:noProof/>
        </w:rPr>
        <w:tab/>
      </w:r>
      <w:r>
        <w:rPr>
          <w:noProof/>
        </w:rPr>
        <w:fldChar w:fldCharType="begin"/>
      </w:r>
      <w:r>
        <w:rPr>
          <w:noProof/>
        </w:rPr>
        <w:instrText xml:space="preserve"> PAGEREF _Toc269559868 \h </w:instrText>
      </w:r>
      <w:r>
        <w:rPr>
          <w:noProof/>
        </w:rPr>
      </w:r>
      <w:r>
        <w:rPr>
          <w:noProof/>
        </w:rPr>
        <w:fldChar w:fldCharType="separate"/>
      </w:r>
      <w:r>
        <w:rPr>
          <w:noProof/>
        </w:rPr>
        <w:t>58</w:t>
      </w:r>
      <w:r>
        <w:rPr>
          <w:noProof/>
        </w:rPr>
        <w:fldChar w:fldCharType="end"/>
      </w:r>
    </w:p>
    <w:p w14:paraId="256FA4C0" w14:textId="77777777" w:rsidR="007E5DE3" w:rsidRDefault="007E5DE3">
      <w:pPr>
        <w:pStyle w:val="TableofFigures"/>
        <w:tabs>
          <w:tab w:val="right" w:leader="underscore" w:pos="8290"/>
        </w:tabs>
        <w:rPr>
          <w:i w:val="0"/>
          <w:noProof/>
          <w:sz w:val="24"/>
          <w:szCs w:val="24"/>
          <w:lang w:eastAsia="ja-JP"/>
        </w:rPr>
      </w:pPr>
      <w:r>
        <w:rPr>
          <w:noProof/>
        </w:rPr>
        <w:t>Figure 19: The use of hasRole annotation property in hasIngredient object property</w:t>
      </w:r>
      <w:r>
        <w:rPr>
          <w:noProof/>
        </w:rPr>
        <w:tab/>
      </w:r>
      <w:r>
        <w:rPr>
          <w:noProof/>
        </w:rPr>
        <w:fldChar w:fldCharType="begin"/>
      </w:r>
      <w:r>
        <w:rPr>
          <w:noProof/>
        </w:rPr>
        <w:instrText xml:space="preserve"> PAGEREF _Toc269559869 \h </w:instrText>
      </w:r>
      <w:r>
        <w:rPr>
          <w:noProof/>
        </w:rPr>
      </w:r>
      <w:r>
        <w:rPr>
          <w:noProof/>
        </w:rPr>
        <w:fldChar w:fldCharType="separate"/>
      </w:r>
      <w:r>
        <w:rPr>
          <w:noProof/>
        </w:rPr>
        <w:t>58</w:t>
      </w:r>
      <w:r>
        <w:rPr>
          <w:noProof/>
        </w:rPr>
        <w:fldChar w:fldCharType="end"/>
      </w:r>
    </w:p>
    <w:p w14:paraId="4710317E" w14:textId="77777777" w:rsidR="007E5DE3" w:rsidRDefault="007E5DE3">
      <w:pPr>
        <w:pStyle w:val="TableofFigures"/>
        <w:tabs>
          <w:tab w:val="right" w:leader="underscore" w:pos="8290"/>
        </w:tabs>
        <w:rPr>
          <w:i w:val="0"/>
          <w:noProof/>
          <w:sz w:val="24"/>
          <w:szCs w:val="24"/>
          <w:lang w:eastAsia="ja-JP"/>
        </w:rPr>
      </w:pPr>
      <w:r>
        <w:rPr>
          <w:noProof/>
        </w:rPr>
        <w:t>Figure 20: hasRole annotation property used to determine VeganIngredient as a filter</w:t>
      </w:r>
      <w:r>
        <w:rPr>
          <w:noProof/>
        </w:rPr>
        <w:tab/>
      </w:r>
      <w:r>
        <w:rPr>
          <w:noProof/>
        </w:rPr>
        <w:fldChar w:fldCharType="begin"/>
      </w:r>
      <w:r>
        <w:rPr>
          <w:noProof/>
        </w:rPr>
        <w:instrText xml:space="preserve"> PAGEREF _Toc269559870 \h </w:instrText>
      </w:r>
      <w:r>
        <w:rPr>
          <w:noProof/>
        </w:rPr>
      </w:r>
      <w:r>
        <w:rPr>
          <w:noProof/>
        </w:rPr>
        <w:fldChar w:fldCharType="separate"/>
      </w:r>
      <w:r>
        <w:rPr>
          <w:noProof/>
        </w:rPr>
        <w:t>59</w:t>
      </w:r>
      <w:r>
        <w:rPr>
          <w:noProof/>
        </w:rPr>
        <w:fldChar w:fldCharType="end"/>
      </w:r>
    </w:p>
    <w:p w14:paraId="53477D26" w14:textId="77777777" w:rsidR="007E5DE3" w:rsidRDefault="007E5DE3">
      <w:pPr>
        <w:pStyle w:val="TableofFigures"/>
        <w:tabs>
          <w:tab w:val="right" w:leader="underscore" w:pos="8290"/>
        </w:tabs>
        <w:rPr>
          <w:i w:val="0"/>
          <w:noProof/>
          <w:sz w:val="24"/>
          <w:szCs w:val="24"/>
          <w:lang w:eastAsia="ja-JP"/>
        </w:rPr>
      </w:pPr>
      <w:r>
        <w:rPr>
          <w:noProof/>
        </w:rPr>
        <w:t>Figure 21: Facets are determined in the ontology</w:t>
      </w:r>
      <w:r>
        <w:rPr>
          <w:noProof/>
        </w:rPr>
        <w:tab/>
      </w:r>
      <w:r>
        <w:rPr>
          <w:noProof/>
        </w:rPr>
        <w:fldChar w:fldCharType="begin"/>
      </w:r>
      <w:r>
        <w:rPr>
          <w:noProof/>
        </w:rPr>
        <w:instrText xml:space="preserve"> PAGEREF _Toc269559871 \h </w:instrText>
      </w:r>
      <w:r>
        <w:rPr>
          <w:noProof/>
        </w:rPr>
      </w:r>
      <w:r>
        <w:rPr>
          <w:noProof/>
        </w:rPr>
        <w:fldChar w:fldCharType="separate"/>
      </w:r>
      <w:r>
        <w:rPr>
          <w:noProof/>
        </w:rPr>
        <w:t>59</w:t>
      </w:r>
      <w:r>
        <w:rPr>
          <w:noProof/>
        </w:rPr>
        <w:fldChar w:fldCharType="end"/>
      </w:r>
    </w:p>
    <w:p w14:paraId="7898F47E" w14:textId="77777777" w:rsidR="007E5DE3" w:rsidRDefault="007E5DE3">
      <w:pPr>
        <w:pStyle w:val="TableofFigures"/>
        <w:tabs>
          <w:tab w:val="right" w:leader="underscore" w:pos="8290"/>
        </w:tabs>
        <w:rPr>
          <w:i w:val="0"/>
          <w:noProof/>
          <w:sz w:val="24"/>
          <w:szCs w:val="24"/>
          <w:lang w:eastAsia="ja-JP"/>
        </w:rPr>
      </w:pPr>
      <w:r>
        <w:rPr>
          <w:noProof/>
        </w:rPr>
        <w:t>Figure 22: Tool's first run</w:t>
      </w:r>
      <w:r>
        <w:rPr>
          <w:noProof/>
        </w:rPr>
        <w:tab/>
      </w:r>
      <w:r>
        <w:rPr>
          <w:noProof/>
        </w:rPr>
        <w:fldChar w:fldCharType="begin"/>
      </w:r>
      <w:r>
        <w:rPr>
          <w:noProof/>
        </w:rPr>
        <w:instrText xml:space="preserve"> PAGEREF _Toc269559872 \h </w:instrText>
      </w:r>
      <w:r>
        <w:rPr>
          <w:noProof/>
        </w:rPr>
      </w:r>
      <w:r>
        <w:rPr>
          <w:noProof/>
        </w:rPr>
        <w:fldChar w:fldCharType="separate"/>
      </w:r>
      <w:r>
        <w:rPr>
          <w:noProof/>
        </w:rPr>
        <w:t>64</w:t>
      </w:r>
      <w:r>
        <w:rPr>
          <w:noProof/>
        </w:rPr>
        <w:fldChar w:fldCharType="end"/>
      </w:r>
    </w:p>
    <w:p w14:paraId="1EE86FE0" w14:textId="77777777" w:rsidR="007E5DE3" w:rsidRDefault="007E5DE3">
      <w:pPr>
        <w:pStyle w:val="TableofFigures"/>
        <w:tabs>
          <w:tab w:val="right" w:leader="underscore" w:pos="8290"/>
        </w:tabs>
        <w:rPr>
          <w:i w:val="0"/>
          <w:noProof/>
          <w:sz w:val="24"/>
          <w:szCs w:val="24"/>
          <w:lang w:eastAsia="ja-JP"/>
        </w:rPr>
      </w:pPr>
      <w:r>
        <w:rPr>
          <w:noProof/>
        </w:rPr>
        <w:t>Figure 23: Tool's Later runs</w:t>
      </w:r>
      <w:r>
        <w:rPr>
          <w:noProof/>
        </w:rPr>
        <w:tab/>
      </w:r>
      <w:r>
        <w:rPr>
          <w:noProof/>
        </w:rPr>
        <w:fldChar w:fldCharType="begin"/>
      </w:r>
      <w:r>
        <w:rPr>
          <w:noProof/>
        </w:rPr>
        <w:instrText xml:space="preserve"> PAGEREF _Toc269559873 \h </w:instrText>
      </w:r>
      <w:r>
        <w:rPr>
          <w:noProof/>
        </w:rPr>
      </w:r>
      <w:r>
        <w:rPr>
          <w:noProof/>
        </w:rPr>
        <w:fldChar w:fldCharType="separate"/>
      </w:r>
      <w:r>
        <w:rPr>
          <w:noProof/>
        </w:rPr>
        <w:t>64</w:t>
      </w:r>
      <w:r>
        <w:rPr>
          <w:noProof/>
        </w:rPr>
        <w:fldChar w:fldCharType="end"/>
      </w:r>
    </w:p>
    <w:p w14:paraId="56189FA4" w14:textId="77777777" w:rsidR="007E5DE3" w:rsidRDefault="007E5DE3">
      <w:pPr>
        <w:pStyle w:val="TableofFigures"/>
        <w:tabs>
          <w:tab w:val="right" w:leader="underscore" w:pos="8290"/>
        </w:tabs>
        <w:rPr>
          <w:i w:val="0"/>
          <w:noProof/>
          <w:sz w:val="24"/>
          <w:szCs w:val="24"/>
          <w:lang w:eastAsia="ja-JP"/>
        </w:rPr>
      </w:pPr>
      <w:r>
        <w:rPr>
          <w:noProof/>
        </w:rPr>
        <w:t>Figure 24: Sushi ontology ingredients</w:t>
      </w:r>
      <w:r>
        <w:rPr>
          <w:noProof/>
        </w:rPr>
        <w:tab/>
      </w:r>
      <w:r>
        <w:rPr>
          <w:noProof/>
        </w:rPr>
        <w:fldChar w:fldCharType="begin"/>
      </w:r>
      <w:r>
        <w:rPr>
          <w:noProof/>
        </w:rPr>
        <w:instrText xml:space="preserve"> PAGEREF _Toc269559874 \h </w:instrText>
      </w:r>
      <w:r>
        <w:rPr>
          <w:noProof/>
        </w:rPr>
      </w:r>
      <w:r>
        <w:rPr>
          <w:noProof/>
        </w:rPr>
        <w:fldChar w:fldCharType="separate"/>
      </w:r>
      <w:r>
        <w:rPr>
          <w:noProof/>
        </w:rPr>
        <w:t>65</w:t>
      </w:r>
      <w:r>
        <w:rPr>
          <w:noProof/>
        </w:rPr>
        <w:fldChar w:fldCharType="end"/>
      </w:r>
    </w:p>
    <w:p w14:paraId="09B14A6C" w14:textId="77777777" w:rsidR="007E5DE3" w:rsidRDefault="007E5DE3">
      <w:pPr>
        <w:pStyle w:val="TableofFigures"/>
        <w:tabs>
          <w:tab w:val="right" w:leader="underscore" w:pos="8290"/>
        </w:tabs>
        <w:rPr>
          <w:i w:val="0"/>
          <w:noProof/>
          <w:sz w:val="24"/>
          <w:szCs w:val="24"/>
          <w:lang w:eastAsia="ja-JP"/>
        </w:rPr>
      </w:pPr>
      <w:r>
        <w:rPr>
          <w:noProof/>
        </w:rPr>
        <w:t>Figure 25: Pizza ontology ingredients</w:t>
      </w:r>
      <w:r>
        <w:rPr>
          <w:noProof/>
        </w:rPr>
        <w:tab/>
      </w:r>
      <w:r>
        <w:rPr>
          <w:noProof/>
        </w:rPr>
        <w:fldChar w:fldCharType="begin"/>
      </w:r>
      <w:r>
        <w:rPr>
          <w:noProof/>
        </w:rPr>
        <w:instrText xml:space="preserve"> PAGEREF _Toc269559875 \h </w:instrText>
      </w:r>
      <w:r>
        <w:rPr>
          <w:noProof/>
        </w:rPr>
      </w:r>
      <w:r>
        <w:rPr>
          <w:noProof/>
        </w:rPr>
        <w:fldChar w:fldCharType="separate"/>
      </w:r>
      <w:r>
        <w:rPr>
          <w:noProof/>
        </w:rPr>
        <w:t>66</w:t>
      </w:r>
      <w:r>
        <w:rPr>
          <w:noProof/>
        </w:rPr>
        <w:fldChar w:fldCharType="end"/>
      </w:r>
    </w:p>
    <w:p w14:paraId="7180BDAA" w14:textId="77777777" w:rsidR="007E5DE3" w:rsidRDefault="007E5DE3">
      <w:pPr>
        <w:pStyle w:val="TableofFigures"/>
        <w:tabs>
          <w:tab w:val="right" w:leader="underscore" w:pos="8290"/>
        </w:tabs>
        <w:rPr>
          <w:i w:val="0"/>
          <w:noProof/>
          <w:sz w:val="24"/>
          <w:szCs w:val="24"/>
          <w:lang w:eastAsia="ja-JP"/>
        </w:rPr>
      </w:pPr>
      <w:r>
        <w:rPr>
          <w:noProof/>
        </w:rPr>
        <w:t>Figure 26: Sushi ontology filters</w:t>
      </w:r>
      <w:r>
        <w:rPr>
          <w:noProof/>
        </w:rPr>
        <w:tab/>
      </w:r>
      <w:r>
        <w:rPr>
          <w:noProof/>
        </w:rPr>
        <w:fldChar w:fldCharType="begin"/>
      </w:r>
      <w:r>
        <w:rPr>
          <w:noProof/>
        </w:rPr>
        <w:instrText xml:space="preserve"> PAGEREF _Toc269559876 \h </w:instrText>
      </w:r>
      <w:r>
        <w:rPr>
          <w:noProof/>
        </w:rPr>
      </w:r>
      <w:r>
        <w:rPr>
          <w:noProof/>
        </w:rPr>
        <w:fldChar w:fldCharType="separate"/>
      </w:r>
      <w:r>
        <w:rPr>
          <w:noProof/>
        </w:rPr>
        <w:t>67</w:t>
      </w:r>
      <w:r>
        <w:rPr>
          <w:noProof/>
        </w:rPr>
        <w:fldChar w:fldCharType="end"/>
      </w:r>
    </w:p>
    <w:p w14:paraId="72F917F1" w14:textId="77777777" w:rsidR="007E5DE3" w:rsidRDefault="007E5DE3">
      <w:pPr>
        <w:pStyle w:val="TableofFigures"/>
        <w:tabs>
          <w:tab w:val="right" w:leader="underscore" w:pos="8290"/>
        </w:tabs>
        <w:rPr>
          <w:i w:val="0"/>
          <w:noProof/>
          <w:sz w:val="24"/>
          <w:szCs w:val="24"/>
          <w:lang w:eastAsia="ja-JP"/>
        </w:rPr>
      </w:pPr>
      <w:r>
        <w:rPr>
          <w:noProof/>
        </w:rPr>
        <w:t>Figure 27: No facet is specified</w:t>
      </w:r>
      <w:r>
        <w:rPr>
          <w:noProof/>
        </w:rPr>
        <w:tab/>
      </w:r>
      <w:r>
        <w:rPr>
          <w:noProof/>
        </w:rPr>
        <w:fldChar w:fldCharType="begin"/>
      </w:r>
      <w:r>
        <w:rPr>
          <w:noProof/>
        </w:rPr>
        <w:instrText xml:space="preserve"> PAGEREF _Toc269559877 \h </w:instrText>
      </w:r>
      <w:r>
        <w:rPr>
          <w:noProof/>
        </w:rPr>
      </w:r>
      <w:r>
        <w:rPr>
          <w:noProof/>
        </w:rPr>
        <w:fldChar w:fldCharType="separate"/>
      </w:r>
      <w:r>
        <w:rPr>
          <w:noProof/>
        </w:rPr>
        <w:t>68</w:t>
      </w:r>
      <w:r>
        <w:rPr>
          <w:noProof/>
        </w:rPr>
        <w:fldChar w:fldCharType="end"/>
      </w:r>
    </w:p>
    <w:p w14:paraId="59187C0C" w14:textId="77777777" w:rsidR="007E5DE3" w:rsidRDefault="007E5DE3">
      <w:pPr>
        <w:pStyle w:val="TableofFigures"/>
        <w:tabs>
          <w:tab w:val="right" w:leader="underscore" w:pos="8290"/>
        </w:tabs>
        <w:rPr>
          <w:i w:val="0"/>
          <w:noProof/>
          <w:sz w:val="24"/>
          <w:szCs w:val="24"/>
          <w:lang w:eastAsia="ja-JP"/>
        </w:rPr>
      </w:pPr>
      <w:r>
        <w:rPr>
          <w:noProof/>
        </w:rPr>
        <w:t>Figure 28: Spicy facet</w:t>
      </w:r>
      <w:r>
        <w:rPr>
          <w:noProof/>
        </w:rPr>
        <w:tab/>
      </w:r>
      <w:r>
        <w:rPr>
          <w:noProof/>
        </w:rPr>
        <w:fldChar w:fldCharType="begin"/>
      </w:r>
      <w:r>
        <w:rPr>
          <w:noProof/>
        </w:rPr>
        <w:instrText xml:space="preserve"> PAGEREF _Toc269559878 \h </w:instrText>
      </w:r>
      <w:r>
        <w:rPr>
          <w:noProof/>
        </w:rPr>
      </w:r>
      <w:r>
        <w:rPr>
          <w:noProof/>
        </w:rPr>
        <w:fldChar w:fldCharType="separate"/>
      </w:r>
      <w:r>
        <w:rPr>
          <w:noProof/>
        </w:rPr>
        <w:t>68</w:t>
      </w:r>
      <w:r>
        <w:rPr>
          <w:noProof/>
        </w:rPr>
        <w:fldChar w:fldCharType="end"/>
      </w:r>
    </w:p>
    <w:p w14:paraId="1B5BD02C" w14:textId="77777777" w:rsidR="007E5DE3" w:rsidRDefault="007E5DE3">
      <w:pPr>
        <w:pStyle w:val="TableofFigures"/>
        <w:tabs>
          <w:tab w:val="right" w:leader="underscore" w:pos="8290"/>
        </w:tabs>
        <w:rPr>
          <w:i w:val="0"/>
          <w:noProof/>
          <w:sz w:val="24"/>
          <w:szCs w:val="24"/>
          <w:lang w:eastAsia="ja-JP"/>
        </w:rPr>
      </w:pPr>
      <w:r>
        <w:rPr>
          <w:noProof/>
        </w:rPr>
        <w:t>Figure 29: Shown available languages in the ontology</w:t>
      </w:r>
      <w:r>
        <w:rPr>
          <w:noProof/>
        </w:rPr>
        <w:tab/>
      </w:r>
      <w:r>
        <w:rPr>
          <w:noProof/>
        </w:rPr>
        <w:fldChar w:fldCharType="begin"/>
      </w:r>
      <w:r>
        <w:rPr>
          <w:noProof/>
        </w:rPr>
        <w:instrText xml:space="preserve"> PAGEREF _Toc269559879 \h </w:instrText>
      </w:r>
      <w:r>
        <w:rPr>
          <w:noProof/>
        </w:rPr>
      </w:r>
      <w:r>
        <w:rPr>
          <w:noProof/>
        </w:rPr>
        <w:fldChar w:fldCharType="separate"/>
      </w:r>
      <w:r>
        <w:rPr>
          <w:noProof/>
        </w:rPr>
        <w:t>69</w:t>
      </w:r>
      <w:r>
        <w:rPr>
          <w:noProof/>
        </w:rPr>
        <w:fldChar w:fldCharType="end"/>
      </w:r>
    </w:p>
    <w:p w14:paraId="2C4DEC78" w14:textId="77777777" w:rsidR="007E5DE3" w:rsidRDefault="007E5DE3">
      <w:pPr>
        <w:pStyle w:val="TableofFigures"/>
        <w:tabs>
          <w:tab w:val="right" w:leader="underscore" w:pos="8290"/>
        </w:tabs>
        <w:rPr>
          <w:i w:val="0"/>
          <w:noProof/>
          <w:sz w:val="24"/>
          <w:szCs w:val="24"/>
          <w:lang w:eastAsia="ja-JP"/>
        </w:rPr>
      </w:pPr>
      <w:r>
        <w:rPr>
          <w:noProof/>
        </w:rPr>
        <w:t>Figure 30: View After selecting French language</w:t>
      </w:r>
      <w:r>
        <w:rPr>
          <w:noProof/>
        </w:rPr>
        <w:tab/>
      </w:r>
      <w:r>
        <w:rPr>
          <w:noProof/>
        </w:rPr>
        <w:fldChar w:fldCharType="begin"/>
      </w:r>
      <w:r>
        <w:rPr>
          <w:noProof/>
        </w:rPr>
        <w:instrText xml:space="preserve"> PAGEREF _Toc269559880 \h </w:instrText>
      </w:r>
      <w:r>
        <w:rPr>
          <w:noProof/>
        </w:rPr>
      </w:r>
      <w:r>
        <w:rPr>
          <w:noProof/>
        </w:rPr>
        <w:fldChar w:fldCharType="separate"/>
      </w:r>
      <w:r>
        <w:rPr>
          <w:noProof/>
        </w:rPr>
        <w:t>70</w:t>
      </w:r>
      <w:r>
        <w:rPr>
          <w:noProof/>
        </w:rPr>
        <w:fldChar w:fldCharType="end"/>
      </w:r>
    </w:p>
    <w:p w14:paraId="4475922F" w14:textId="77777777" w:rsidR="007E5DE3" w:rsidRDefault="007E5DE3">
      <w:pPr>
        <w:pStyle w:val="TableofFigures"/>
        <w:tabs>
          <w:tab w:val="right" w:leader="underscore" w:pos="8290"/>
        </w:tabs>
        <w:rPr>
          <w:i w:val="0"/>
          <w:noProof/>
          <w:sz w:val="24"/>
          <w:szCs w:val="24"/>
          <w:lang w:eastAsia="ja-JP"/>
        </w:rPr>
      </w:pPr>
      <w:r>
        <w:rPr>
          <w:noProof/>
        </w:rPr>
        <w:t>Figure 31: List view</w:t>
      </w:r>
      <w:r>
        <w:rPr>
          <w:noProof/>
        </w:rPr>
        <w:tab/>
      </w:r>
      <w:r>
        <w:rPr>
          <w:noProof/>
        </w:rPr>
        <w:fldChar w:fldCharType="begin"/>
      </w:r>
      <w:r>
        <w:rPr>
          <w:noProof/>
        </w:rPr>
        <w:instrText xml:space="preserve"> PAGEREF _Toc269559881 \h </w:instrText>
      </w:r>
      <w:r>
        <w:rPr>
          <w:noProof/>
        </w:rPr>
      </w:r>
      <w:r>
        <w:rPr>
          <w:noProof/>
        </w:rPr>
        <w:fldChar w:fldCharType="separate"/>
      </w:r>
      <w:r>
        <w:rPr>
          <w:noProof/>
        </w:rPr>
        <w:t>71</w:t>
      </w:r>
      <w:r>
        <w:rPr>
          <w:noProof/>
        </w:rPr>
        <w:fldChar w:fldCharType="end"/>
      </w:r>
    </w:p>
    <w:p w14:paraId="6D75DFB3" w14:textId="77777777" w:rsidR="007E5DE3" w:rsidRDefault="007E5DE3">
      <w:pPr>
        <w:pStyle w:val="TableofFigures"/>
        <w:tabs>
          <w:tab w:val="right" w:leader="underscore" w:pos="8290"/>
        </w:tabs>
        <w:rPr>
          <w:i w:val="0"/>
          <w:noProof/>
          <w:sz w:val="24"/>
          <w:szCs w:val="24"/>
          <w:lang w:eastAsia="ja-JP"/>
        </w:rPr>
      </w:pPr>
      <w:r>
        <w:rPr>
          <w:noProof/>
        </w:rPr>
        <w:t>Figure 32: Change labels' &amp; buttons' text</w:t>
      </w:r>
      <w:r>
        <w:rPr>
          <w:noProof/>
        </w:rPr>
        <w:tab/>
      </w:r>
      <w:r>
        <w:rPr>
          <w:noProof/>
        </w:rPr>
        <w:fldChar w:fldCharType="begin"/>
      </w:r>
      <w:r>
        <w:rPr>
          <w:noProof/>
        </w:rPr>
        <w:instrText xml:space="preserve"> PAGEREF _Toc269559882 \h </w:instrText>
      </w:r>
      <w:r>
        <w:rPr>
          <w:noProof/>
        </w:rPr>
      </w:r>
      <w:r>
        <w:rPr>
          <w:noProof/>
        </w:rPr>
        <w:fldChar w:fldCharType="separate"/>
      </w:r>
      <w:r>
        <w:rPr>
          <w:noProof/>
        </w:rPr>
        <w:t>71</w:t>
      </w:r>
      <w:r>
        <w:rPr>
          <w:noProof/>
        </w:rPr>
        <w:fldChar w:fldCharType="end"/>
      </w:r>
    </w:p>
    <w:p w14:paraId="5E13D2EE" w14:textId="77777777" w:rsidR="007E5DE3" w:rsidRDefault="007E5DE3">
      <w:pPr>
        <w:pStyle w:val="TableofFigures"/>
        <w:tabs>
          <w:tab w:val="right" w:leader="underscore" w:pos="8290"/>
        </w:tabs>
        <w:rPr>
          <w:i w:val="0"/>
          <w:noProof/>
          <w:sz w:val="24"/>
          <w:szCs w:val="24"/>
          <w:lang w:eastAsia="ja-JP"/>
        </w:rPr>
      </w:pPr>
      <w:r>
        <w:rPr>
          <w:noProof/>
        </w:rPr>
        <w:t>Figure 33: Annotations of IRIs and Anonymous Individuals in OWL 2 [24]</w:t>
      </w:r>
      <w:r>
        <w:rPr>
          <w:noProof/>
        </w:rPr>
        <w:tab/>
      </w:r>
      <w:r>
        <w:rPr>
          <w:noProof/>
        </w:rPr>
        <w:fldChar w:fldCharType="begin"/>
      </w:r>
      <w:r>
        <w:rPr>
          <w:noProof/>
        </w:rPr>
        <w:instrText xml:space="preserve"> PAGEREF _Toc269559883 \h </w:instrText>
      </w:r>
      <w:r>
        <w:rPr>
          <w:noProof/>
        </w:rPr>
      </w:r>
      <w:r>
        <w:rPr>
          <w:noProof/>
        </w:rPr>
        <w:fldChar w:fldCharType="separate"/>
      </w:r>
      <w:r>
        <w:rPr>
          <w:noProof/>
        </w:rPr>
        <w:t>73</w:t>
      </w:r>
      <w:r>
        <w:rPr>
          <w:noProof/>
        </w:rPr>
        <w:fldChar w:fldCharType="end"/>
      </w:r>
    </w:p>
    <w:p w14:paraId="398FECDF" w14:textId="77777777" w:rsidR="007E5DE3" w:rsidRDefault="007E5DE3">
      <w:pPr>
        <w:pStyle w:val="TableofFigures"/>
        <w:tabs>
          <w:tab w:val="right" w:leader="underscore" w:pos="8290"/>
        </w:tabs>
        <w:rPr>
          <w:i w:val="0"/>
          <w:noProof/>
          <w:sz w:val="24"/>
          <w:szCs w:val="24"/>
          <w:lang w:eastAsia="ja-JP"/>
        </w:rPr>
      </w:pPr>
      <w:r>
        <w:rPr>
          <w:noProof/>
        </w:rPr>
        <w:t>Figure 34: Result chart for configuration section [26]</w:t>
      </w:r>
      <w:r>
        <w:rPr>
          <w:noProof/>
        </w:rPr>
        <w:tab/>
      </w:r>
      <w:r>
        <w:rPr>
          <w:noProof/>
        </w:rPr>
        <w:fldChar w:fldCharType="begin"/>
      </w:r>
      <w:r>
        <w:rPr>
          <w:noProof/>
        </w:rPr>
        <w:instrText xml:space="preserve"> PAGEREF _Toc269559884 \h </w:instrText>
      </w:r>
      <w:r>
        <w:rPr>
          <w:noProof/>
        </w:rPr>
      </w:r>
      <w:r>
        <w:rPr>
          <w:noProof/>
        </w:rPr>
        <w:fldChar w:fldCharType="separate"/>
      </w:r>
      <w:r>
        <w:rPr>
          <w:noProof/>
        </w:rPr>
        <w:t>78</w:t>
      </w:r>
      <w:r>
        <w:rPr>
          <w:noProof/>
        </w:rPr>
        <w:fldChar w:fldCharType="end"/>
      </w:r>
    </w:p>
    <w:p w14:paraId="617EFCE1" w14:textId="77777777" w:rsidR="007E5DE3" w:rsidRDefault="007E5DE3">
      <w:pPr>
        <w:pStyle w:val="TableofFigures"/>
        <w:tabs>
          <w:tab w:val="right" w:leader="underscore" w:pos="8290"/>
        </w:tabs>
        <w:rPr>
          <w:i w:val="0"/>
          <w:noProof/>
          <w:sz w:val="24"/>
          <w:szCs w:val="24"/>
          <w:lang w:eastAsia="ja-JP"/>
        </w:rPr>
      </w:pPr>
      <w:r>
        <w:rPr>
          <w:noProof/>
        </w:rPr>
        <w:t>Figure 35: Result chart for views section [26]</w:t>
      </w:r>
      <w:r>
        <w:rPr>
          <w:noProof/>
        </w:rPr>
        <w:tab/>
      </w:r>
      <w:r>
        <w:rPr>
          <w:noProof/>
        </w:rPr>
        <w:fldChar w:fldCharType="begin"/>
      </w:r>
      <w:r>
        <w:rPr>
          <w:noProof/>
        </w:rPr>
        <w:instrText xml:space="preserve"> PAGEREF _Toc269559885 \h </w:instrText>
      </w:r>
      <w:r>
        <w:rPr>
          <w:noProof/>
        </w:rPr>
      </w:r>
      <w:r>
        <w:rPr>
          <w:noProof/>
        </w:rPr>
        <w:fldChar w:fldCharType="separate"/>
      </w:r>
      <w:r>
        <w:rPr>
          <w:noProof/>
        </w:rPr>
        <w:t>79</w:t>
      </w:r>
      <w:r>
        <w:rPr>
          <w:noProof/>
        </w:rPr>
        <w:fldChar w:fldCharType="end"/>
      </w:r>
    </w:p>
    <w:p w14:paraId="5FB823B8" w14:textId="77777777" w:rsidR="007E5DE3" w:rsidRDefault="007E5DE3">
      <w:pPr>
        <w:pStyle w:val="TableofFigures"/>
        <w:tabs>
          <w:tab w:val="right" w:leader="underscore" w:pos="8290"/>
        </w:tabs>
        <w:rPr>
          <w:i w:val="0"/>
          <w:noProof/>
          <w:sz w:val="24"/>
          <w:szCs w:val="24"/>
          <w:lang w:eastAsia="ja-JP"/>
        </w:rPr>
      </w:pPr>
      <w:r>
        <w:rPr>
          <w:noProof/>
        </w:rPr>
        <w:t>Figure 36: Result chart for tree filtering section [26]</w:t>
      </w:r>
      <w:r>
        <w:rPr>
          <w:noProof/>
        </w:rPr>
        <w:tab/>
      </w:r>
      <w:r>
        <w:rPr>
          <w:noProof/>
        </w:rPr>
        <w:fldChar w:fldCharType="begin"/>
      </w:r>
      <w:r>
        <w:rPr>
          <w:noProof/>
        </w:rPr>
        <w:instrText xml:space="preserve"> PAGEREF _Toc269559886 \h </w:instrText>
      </w:r>
      <w:r>
        <w:rPr>
          <w:noProof/>
        </w:rPr>
      </w:r>
      <w:r>
        <w:rPr>
          <w:noProof/>
        </w:rPr>
        <w:fldChar w:fldCharType="separate"/>
      </w:r>
      <w:r>
        <w:rPr>
          <w:noProof/>
        </w:rPr>
        <w:t>80</w:t>
      </w:r>
      <w:r>
        <w:rPr>
          <w:noProof/>
        </w:rPr>
        <w:fldChar w:fldCharType="end"/>
      </w:r>
    </w:p>
    <w:p w14:paraId="363F3DD5" w14:textId="77777777" w:rsidR="007E5DE3" w:rsidRDefault="007E5DE3">
      <w:pPr>
        <w:pStyle w:val="TableofFigures"/>
        <w:tabs>
          <w:tab w:val="right" w:leader="underscore" w:pos="8290"/>
        </w:tabs>
        <w:rPr>
          <w:i w:val="0"/>
          <w:noProof/>
          <w:sz w:val="24"/>
          <w:szCs w:val="24"/>
          <w:lang w:eastAsia="ja-JP"/>
        </w:rPr>
      </w:pPr>
      <w:r>
        <w:rPr>
          <w:noProof/>
        </w:rPr>
        <w:t>Figure 37: Result chart for list filtering section [26]</w:t>
      </w:r>
      <w:r>
        <w:rPr>
          <w:noProof/>
        </w:rPr>
        <w:tab/>
      </w:r>
      <w:r>
        <w:rPr>
          <w:noProof/>
        </w:rPr>
        <w:fldChar w:fldCharType="begin"/>
      </w:r>
      <w:r>
        <w:rPr>
          <w:noProof/>
        </w:rPr>
        <w:instrText xml:space="preserve"> PAGEREF _Toc269559887 \h </w:instrText>
      </w:r>
      <w:r>
        <w:rPr>
          <w:noProof/>
        </w:rPr>
      </w:r>
      <w:r>
        <w:rPr>
          <w:noProof/>
        </w:rPr>
        <w:fldChar w:fldCharType="separate"/>
      </w:r>
      <w:r>
        <w:rPr>
          <w:noProof/>
        </w:rPr>
        <w:t>81</w:t>
      </w:r>
      <w:r>
        <w:rPr>
          <w:noProof/>
        </w:rPr>
        <w:fldChar w:fldCharType="end"/>
      </w:r>
    </w:p>
    <w:p w14:paraId="3333F51D" w14:textId="77777777" w:rsidR="007E5DE3" w:rsidRDefault="007E5DE3">
      <w:pPr>
        <w:pStyle w:val="TableofFigures"/>
        <w:tabs>
          <w:tab w:val="right" w:leader="underscore" w:pos="8290"/>
        </w:tabs>
        <w:rPr>
          <w:i w:val="0"/>
          <w:noProof/>
          <w:sz w:val="24"/>
          <w:szCs w:val="24"/>
          <w:lang w:eastAsia="ja-JP"/>
        </w:rPr>
      </w:pPr>
      <w:r>
        <w:rPr>
          <w:noProof/>
        </w:rPr>
        <w:t>Figure 38: Result chat for language section [26]</w:t>
      </w:r>
      <w:r>
        <w:rPr>
          <w:noProof/>
        </w:rPr>
        <w:tab/>
      </w:r>
      <w:r>
        <w:rPr>
          <w:noProof/>
        </w:rPr>
        <w:fldChar w:fldCharType="begin"/>
      </w:r>
      <w:r>
        <w:rPr>
          <w:noProof/>
        </w:rPr>
        <w:instrText xml:space="preserve"> PAGEREF _Toc269559888 \h </w:instrText>
      </w:r>
      <w:r>
        <w:rPr>
          <w:noProof/>
        </w:rPr>
      </w:r>
      <w:r>
        <w:rPr>
          <w:noProof/>
        </w:rPr>
        <w:fldChar w:fldCharType="separate"/>
      </w:r>
      <w:r>
        <w:rPr>
          <w:noProof/>
        </w:rPr>
        <w:t>82</w:t>
      </w:r>
      <w:r>
        <w:rPr>
          <w:noProof/>
        </w:rPr>
        <w:fldChar w:fldCharType="end"/>
      </w:r>
    </w:p>
    <w:p w14:paraId="6B4F201E" w14:textId="77777777" w:rsidR="007E5DE3" w:rsidRDefault="007E5DE3">
      <w:pPr>
        <w:pStyle w:val="TableofFigures"/>
        <w:tabs>
          <w:tab w:val="right" w:leader="underscore" w:pos="8290"/>
        </w:tabs>
        <w:rPr>
          <w:i w:val="0"/>
          <w:noProof/>
          <w:sz w:val="24"/>
          <w:szCs w:val="24"/>
          <w:lang w:eastAsia="ja-JP"/>
        </w:rPr>
      </w:pPr>
      <w:r>
        <w:rPr>
          <w:noProof/>
        </w:rPr>
        <w:t>Figure 39: Result chart for facets section [26]</w:t>
      </w:r>
      <w:r>
        <w:rPr>
          <w:noProof/>
        </w:rPr>
        <w:tab/>
      </w:r>
      <w:r>
        <w:rPr>
          <w:noProof/>
        </w:rPr>
        <w:fldChar w:fldCharType="begin"/>
      </w:r>
      <w:r>
        <w:rPr>
          <w:noProof/>
        </w:rPr>
        <w:instrText xml:space="preserve"> PAGEREF _Toc269559889 \h </w:instrText>
      </w:r>
      <w:r>
        <w:rPr>
          <w:noProof/>
        </w:rPr>
      </w:r>
      <w:r>
        <w:rPr>
          <w:noProof/>
        </w:rPr>
        <w:fldChar w:fldCharType="separate"/>
      </w:r>
      <w:r>
        <w:rPr>
          <w:noProof/>
        </w:rPr>
        <w:t>83</w:t>
      </w:r>
      <w:r>
        <w:rPr>
          <w:noProof/>
        </w:rPr>
        <w:fldChar w:fldCharType="end"/>
      </w:r>
    </w:p>
    <w:p w14:paraId="558FFCC8" w14:textId="77777777" w:rsidR="007E5DE3" w:rsidRDefault="007E5DE3">
      <w:pPr>
        <w:pStyle w:val="TableofFigures"/>
        <w:tabs>
          <w:tab w:val="right" w:leader="underscore" w:pos="8290"/>
        </w:tabs>
        <w:rPr>
          <w:i w:val="0"/>
          <w:noProof/>
          <w:sz w:val="24"/>
          <w:szCs w:val="24"/>
          <w:lang w:eastAsia="ja-JP"/>
        </w:rPr>
      </w:pPr>
      <w:r>
        <w:rPr>
          <w:noProof/>
        </w:rPr>
        <w:t>Figure 40: Result instructions section [26]</w:t>
      </w:r>
      <w:r>
        <w:rPr>
          <w:noProof/>
        </w:rPr>
        <w:tab/>
      </w:r>
      <w:r>
        <w:rPr>
          <w:noProof/>
        </w:rPr>
        <w:fldChar w:fldCharType="begin"/>
      </w:r>
      <w:r>
        <w:rPr>
          <w:noProof/>
        </w:rPr>
        <w:instrText xml:space="preserve"> PAGEREF _Toc269559890 \h </w:instrText>
      </w:r>
      <w:r>
        <w:rPr>
          <w:noProof/>
        </w:rPr>
      </w:r>
      <w:r>
        <w:rPr>
          <w:noProof/>
        </w:rPr>
        <w:fldChar w:fldCharType="separate"/>
      </w:r>
      <w:r>
        <w:rPr>
          <w:noProof/>
        </w:rPr>
        <w:t>83</w:t>
      </w:r>
      <w:r>
        <w:rPr>
          <w:noProof/>
        </w:rPr>
        <w:fldChar w:fldCharType="end"/>
      </w:r>
    </w:p>
    <w:p w14:paraId="2E22891F" w14:textId="5A4C6129" w:rsidR="002F67B0" w:rsidRPr="00F45A4F" w:rsidRDefault="00F15E92" w:rsidP="00CA4FD0">
      <w:pPr>
        <w:spacing w:line="360" w:lineRule="auto"/>
        <w:rPr>
          <w:rFonts w:cs="Times New Roman"/>
        </w:rPr>
      </w:pPr>
      <w:r>
        <w:rPr>
          <w:rFonts w:asciiTheme="minorHAnsi" w:hAnsiTheme="minorHAnsi" w:cs="Times New Roman"/>
          <w:sz w:val="20"/>
          <w:szCs w:val="20"/>
        </w:rPr>
        <w:fldChar w:fldCharType="end"/>
      </w:r>
      <w:r w:rsidR="002F67B0" w:rsidRPr="00F45A4F">
        <w:rPr>
          <w:rFonts w:cs="Times New Roman"/>
        </w:rPr>
        <w:br w:type="page"/>
      </w:r>
    </w:p>
    <w:p w14:paraId="3EBCFB23" w14:textId="77777777" w:rsidR="002F67B0" w:rsidRPr="00F45A4F" w:rsidRDefault="002F67B0" w:rsidP="00CA4FD0">
      <w:pPr>
        <w:pStyle w:val="Heading1"/>
        <w:numPr>
          <w:ilvl w:val="0"/>
          <w:numId w:val="0"/>
        </w:numPr>
        <w:spacing w:line="360" w:lineRule="auto"/>
        <w:rPr>
          <w:rFonts w:cs="Times New Roman"/>
        </w:rPr>
      </w:pPr>
      <w:bookmarkStart w:id="9" w:name="_Toc266441187"/>
      <w:bookmarkStart w:id="10" w:name="_Toc267063310"/>
      <w:bookmarkStart w:id="11" w:name="_Toc269411789"/>
      <w:r w:rsidRPr="00F45A4F">
        <w:rPr>
          <w:rFonts w:cs="Times New Roman"/>
        </w:rPr>
        <w:t>ABSTRACT</w:t>
      </w:r>
      <w:bookmarkEnd w:id="9"/>
      <w:bookmarkEnd w:id="10"/>
      <w:bookmarkEnd w:id="11"/>
      <w:r w:rsidRPr="00F45A4F">
        <w:rPr>
          <w:rFonts w:cs="Times New Roman"/>
        </w:rPr>
        <w:t xml:space="preserve"> </w:t>
      </w:r>
    </w:p>
    <w:p w14:paraId="72FB4AFF" w14:textId="77777777" w:rsidR="002F67B0" w:rsidRPr="00F45A4F" w:rsidRDefault="002F67B0" w:rsidP="00CA4FD0">
      <w:pPr>
        <w:spacing w:line="360" w:lineRule="auto"/>
        <w:jc w:val="both"/>
        <w:rPr>
          <w:rFonts w:cs="Times New Roman"/>
        </w:rPr>
      </w:pPr>
      <w:r w:rsidRPr="00F45A4F">
        <w:rPr>
          <w:rFonts w:cs="Times New Roman"/>
        </w:rPr>
        <w:t>This project is designed to show the benefits of using applications, which are ontology driven, in term of browsing and querying for information. It demonstrates the use of the represented knowledge between machines instead of sharing just raw data. Since, the web full of raw information that could or could not has relevancy with each other, OWL ontology language came to represent the knowledge of domains instead of raw data. OWL simulates the intelligence behind the reasoning process in addition to knowledge representation. By doing this, relations between different objects within a domain are represented as well.</w:t>
      </w:r>
    </w:p>
    <w:p w14:paraId="2D791E4F" w14:textId="77777777" w:rsidR="002F67B0" w:rsidRPr="00F45A4F" w:rsidRDefault="002F67B0" w:rsidP="00CA4FD0">
      <w:pPr>
        <w:spacing w:line="360" w:lineRule="auto"/>
        <w:jc w:val="both"/>
        <w:rPr>
          <w:rFonts w:cs="Times New Roman"/>
        </w:rPr>
      </w:pPr>
    </w:p>
    <w:p w14:paraId="1A8C9857" w14:textId="77777777" w:rsidR="002F67B0" w:rsidRPr="00F45A4F" w:rsidRDefault="002F67B0" w:rsidP="00CA4FD0">
      <w:pPr>
        <w:spacing w:line="360" w:lineRule="auto"/>
        <w:jc w:val="both"/>
        <w:rPr>
          <w:rFonts w:cs="Times New Roman"/>
        </w:rPr>
      </w:pPr>
      <w:r w:rsidRPr="00F45A4F">
        <w:rPr>
          <w:rFonts w:cs="Times New Roman"/>
        </w:rPr>
        <w:t>Browsing and querying are two of the main characteristics of a retrieval system. Usually, user tries to figure out the functionalities of a user interface or some instructions are provided to guide the user. As for querying, in conventional querying system that is keywords based rather than the underlying concept, the process of retrieving information depends on recalling specific keywords. This method suffers some issues like the recall of keywords and ambiguity in the search query formation process.</w:t>
      </w:r>
    </w:p>
    <w:p w14:paraId="1EBCFAB4" w14:textId="77777777" w:rsidR="002F67B0" w:rsidRDefault="002F67B0" w:rsidP="00CA4FD0">
      <w:pPr>
        <w:spacing w:line="360" w:lineRule="auto"/>
        <w:jc w:val="both"/>
        <w:rPr>
          <w:rFonts w:cs="Times New Roman"/>
        </w:rPr>
      </w:pPr>
    </w:p>
    <w:p w14:paraId="52EA8E9A" w14:textId="6D99A859" w:rsidR="002F67B0" w:rsidRPr="00F45A4F" w:rsidRDefault="00111636" w:rsidP="00137B1C">
      <w:pPr>
        <w:spacing w:line="360" w:lineRule="auto"/>
        <w:jc w:val="both"/>
        <w:rPr>
          <w:rFonts w:cs="Times New Roman"/>
        </w:rPr>
      </w:pPr>
      <w:r>
        <w:rPr>
          <w:rFonts w:cs="Times New Roman"/>
        </w:rPr>
        <w:t>This project make</w:t>
      </w:r>
      <w:r w:rsidR="0042298C">
        <w:rPr>
          <w:rFonts w:cs="Times New Roman"/>
        </w:rPr>
        <w:t>s</w:t>
      </w:r>
      <w:r>
        <w:rPr>
          <w:rFonts w:cs="Times New Roman"/>
        </w:rPr>
        <w:t xml:space="preserve"> use of </w:t>
      </w:r>
      <w:r w:rsidR="0042298C">
        <w:rPr>
          <w:rFonts w:cs="Times New Roman"/>
        </w:rPr>
        <w:t>ontology that</w:t>
      </w:r>
      <w:r>
        <w:rPr>
          <w:rFonts w:cs="Times New Roman"/>
        </w:rPr>
        <w:t xml:space="preserve"> </w:t>
      </w:r>
      <w:r w:rsidR="0042298C">
        <w:rPr>
          <w:rFonts w:cs="Times New Roman"/>
        </w:rPr>
        <w:t>represent knowledge</w:t>
      </w:r>
      <w:r w:rsidR="00D53A3D">
        <w:rPr>
          <w:rFonts w:cs="Times New Roman"/>
        </w:rPr>
        <w:t xml:space="preserve"> in a taxonomical hierarchy</w:t>
      </w:r>
      <w:r w:rsidR="0042298C">
        <w:rPr>
          <w:rFonts w:cs="Times New Roman"/>
        </w:rPr>
        <w:t xml:space="preserve">. </w:t>
      </w:r>
      <w:r w:rsidR="00E957FB">
        <w:rPr>
          <w:rFonts w:cs="Times New Roman"/>
        </w:rPr>
        <w:t xml:space="preserve">The keywords not need to be remembered as they </w:t>
      </w:r>
      <w:r w:rsidR="006B740B">
        <w:rPr>
          <w:rFonts w:cs="Times New Roman"/>
        </w:rPr>
        <w:t>present in the hierarchy. The project is</w:t>
      </w:r>
      <w:r w:rsidR="006B740B" w:rsidRPr="006B740B">
        <w:rPr>
          <w:rFonts w:cs="Times New Roman"/>
        </w:rPr>
        <w:t xml:space="preserve"> </w:t>
      </w:r>
      <w:r w:rsidR="006B740B">
        <w:rPr>
          <w:rFonts w:cs="Times New Roman"/>
        </w:rPr>
        <w:t>about developing a tool that adopts ontology-based method and faceted search mechanism.</w:t>
      </w:r>
      <w:r w:rsidR="00B30869">
        <w:rPr>
          <w:rFonts w:cs="Times New Roman"/>
        </w:rPr>
        <w:t xml:space="preserve"> </w:t>
      </w:r>
      <w:r w:rsidR="00F94912">
        <w:rPr>
          <w:rFonts w:cs="Times New Roman"/>
        </w:rPr>
        <w:t xml:space="preserve">Representing knowledge with ontologies will drive this tool using some standard </w:t>
      </w:r>
      <w:r w:rsidR="002350C5">
        <w:rPr>
          <w:rFonts w:cs="Times New Roman"/>
        </w:rPr>
        <w:t>annotations, which considered as metadata for the ontology</w:t>
      </w:r>
      <w:r w:rsidR="002F154C">
        <w:rPr>
          <w:rFonts w:cs="Times New Roman"/>
        </w:rPr>
        <w:t>.</w:t>
      </w:r>
      <w:r w:rsidR="00667ECA">
        <w:rPr>
          <w:rFonts w:cs="Times New Roman"/>
        </w:rPr>
        <w:t xml:space="preserve"> The issues of recall and ambiguity can be reduced using the tool. </w:t>
      </w:r>
      <w:r w:rsidR="004028E8">
        <w:rPr>
          <w:rFonts w:cs="Times New Roman"/>
        </w:rPr>
        <w:t xml:space="preserve">The recall problem </w:t>
      </w:r>
      <w:r w:rsidR="00454884">
        <w:rPr>
          <w:rFonts w:cs="Times New Roman"/>
        </w:rPr>
        <w:t xml:space="preserve">is reduced since the keywords </w:t>
      </w:r>
      <w:r w:rsidR="003B00E3">
        <w:rPr>
          <w:rFonts w:cs="Times New Roman"/>
        </w:rPr>
        <w:t>will be displayed and listed to the user in a hierarchy</w:t>
      </w:r>
      <w:r w:rsidR="0030208E">
        <w:rPr>
          <w:rFonts w:cs="Times New Roman"/>
        </w:rPr>
        <w:t xml:space="preserve"> to choose from</w:t>
      </w:r>
      <w:r w:rsidR="00F838B2">
        <w:rPr>
          <w:rFonts w:cs="Times New Roman"/>
        </w:rPr>
        <w:t xml:space="preserve">. Another benefit is the tool will guide the user toward building only </w:t>
      </w:r>
      <w:r w:rsidR="00C3063F">
        <w:rPr>
          <w:rFonts w:cs="Times New Roman"/>
        </w:rPr>
        <w:t>valid</w:t>
      </w:r>
      <w:r w:rsidR="00F838B2">
        <w:rPr>
          <w:rFonts w:cs="Times New Roman"/>
        </w:rPr>
        <w:t xml:space="preserve"> search queries. </w:t>
      </w:r>
      <w:r w:rsidR="00C41366">
        <w:rPr>
          <w:rFonts w:cs="Times New Roman"/>
        </w:rPr>
        <w:t>As a result,</w:t>
      </w:r>
      <w:r w:rsidR="002F67B0" w:rsidRPr="00F45A4F">
        <w:rPr>
          <w:rFonts w:cs="Times New Roman"/>
        </w:rPr>
        <w:t xml:space="preserve"> user does not have to remember keywords and all relevant query elements derived automatically from the ontology. As for ambiguity</w:t>
      </w:r>
      <w:r w:rsidR="00D15594">
        <w:rPr>
          <w:rFonts w:cs="Times New Roman"/>
        </w:rPr>
        <w:t xml:space="preserve"> problem</w:t>
      </w:r>
      <w:r w:rsidR="002F67B0" w:rsidRPr="00F45A4F">
        <w:rPr>
          <w:rFonts w:cs="Times New Roman"/>
        </w:rPr>
        <w:t xml:space="preserve">, </w:t>
      </w:r>
      <w:r w:rsidR="00B52294">
        <w:rPr>
          <w:rFonts w:cs="Times New Roman"/>
        </w:rPr>
        <w:t xml:space="preserve">ontology based tool and </w:t>
      </w:r>
      <w:r w:rsidR="002F67B0" w:rsidRPr="00F45A4F">
        <w:rPr>
          <w:rFonts w:cs="Times New Roman"/>
        </w:rPr>
        <w:t xml:space="preserve">faceted-based search </w:t>
      </w:r>
      <w:r w:rsidR="0099444E">
        <w:rPr>
          <w:rFonts w:cs="Times New Roman"/>
        </w:rPr>
        <w:t xml:space="preserve">are both </w:t>
      </w:r>
      <w:r w:rsidR="002D01C2">
        <w:rPr>
          <w:rFonts w:cs="Times New Roman"/>
        </w:rPr>
        <w:t>contribute</w:t>
      </w:r>
      <w:r w:rsidR="006B41D8">
        <w:rPr>
          <w:rFonts w:cs="Times New Roman"/>
        </w:rPr>
        <w:t xml:space="preserve"> in </w:t>
      </w:r>
      <w:r w:rsidR="002D01C2">
        <w:rPr>
          <w:rFonts w:cs="Times New Roman"/>
        </w:rPr>
        <w:t xml:space="preserve">reducing the ambiguity. </w:t>
      </w:r>
      <w:r w:rsidR="008E095E">
        <w:rPr>
          <w:rFonts w:cs="Times New Roman"/>
        </w:rPr>
        <w:t xml:space="preserve">Ontology based approach helps in reducing ambiguity since </w:t>
      </w:r>
      <w:r w:rsidR="0076307F">
        <w:rPr>
          <w:rFonts w:cs="Times New Roman"/>
        </w:rPr>
        <w:t xml:space="preserve">the meaning of the displayed </w:t>
      </w:r>
      <w:r w:rsidR="007C38F9">
        <w:rPr>
          <w:rFonts w:cs="Times New Roman"/>
        </w:rPr>
        <w:t xml:space="preserve">keyword is clear and there is no other meaning of a keyword, so </w:t>
      </w:r>
      <w:r w:rsidR="00137B1C">
        <w:rPr>
          <w:rFonts w:cs="Times New Roman"/>
        </w:rPr>
        <w:t xml:space="preserve">user will know what he/she looking for. As for the ambiguity between the concepts within the displayed hierarchy, faceted-based search is introduced </w:t>
      </w:r>
      <w:r w:rsidR="002F67B0" w:rsidRPr="00F45A4F">
        <w:rPr>
          <w:rFonts w:cs="Times New Roman"/>
        </w:rPr>
        <w:t>to narrow</w:t>
      </w:r>
      <w:r w:rsidR="00D93E1A">
        <w:rPr>
          <w:rFonts w:cs="Times New Roman"/>
        </w:rPr>
        <w:t xml:space="preserve"> down</w:t>
      </w:r>
      <w:r w:rsidR="002F67B0" w:rsidRPr="00F45A4F">
        <w:rPr>
          <w:rFonts w:cs="Times New Roman"/>
        </w:rPr>
        <w:t xml:space="preserve"> and personalize the search result</w:t>
      </w:r>
      <w:r w:rsidR="00137B1C">
        <w:rPr>
          <w:rFonts w:cs="Times New Roman"/>
        </w:rPr>
        <w:t xml:space="preserve"> and suite for the user</w:t>
      </w:r>
      <w:r w:rsidR="002F67B0" w:rsidRPr="00F45A4F">
        <w:rPr>
          <w:rFonts w:cs="Times New Roman"/>
        </w:rPr>
        <w:t>.</w:t>
      </w:r>
      <w:ins w:id="12" w:author="Hani Al Abbas" w:date="2014-08-11T18:47:00Z">
        <w:r w:rsidR="00B52294">
          <w:rPr>
            <w:rFonts w:cs="Times New Roman"/>
          </w:rPr>
          <w:t xml:space="preserve"> </w:t>
        </w:r>
      </w:ins>
    </w:p>
    <w:p w14:paraId="0B6D812A" w14:textId="77777777" w:rsidR="002F67B0" w:rsidRPr="00F45A4F" w:rsidRDefault="002F67B0" w:rsidP="00CA4FD0">
      <w:pPr>
        <w:spacing w:line="360" w:lineRule="auto"/>
        <w:jc w:val="both"/>
        <w:rPr>
          <w:rFonts w:cs="Times New Roman"/>
        </w:rPr>
      </w:pPr>
    </w:p>
    <w:p w14:paraId="0300EC39" w14:textId="77777777" w:rsidR="002F67B0" w:rsidRPr="00F45A4F" w:rsidRDefault="002F67B0" w:rsidP="00CA4FD0">
      <w:pPr>
        <w:spacing w:line="360" w:lineRule="auto"/>
        <w:jc w:val="both"/>
        <w:rPr>
          <w:rFonts w:cs="Times New Roman"/>
        </w:rPr>
      </w:pPr>
      <w:r w:rsidRPr="00F45A4F">
        <w:rPr>
          <w:rFonts w:cs="Times New Roman"/>
        </w:rPr>
        <w:t xml:space="preserve">This project is based on existing application (The Manchester Pizza Finder) that is ontology driven interface. An application is built using the code of Manchester Pizza Finder and adding some new modifications and functionalities. The Manchester Pizza Finder is a tool that display a list of toppings based on pizza ontology. The user query for different pizzas based on included and excluded chosen toppings. This project takes this tool further by adding more functionalities and a number of enhancements such as make it dynamically configured based on the ontology used, and implementing filters to be applied on the constructed query and on the search result. The application has the same basic functionalities with the Manchester Pizza finder and it is called The Manchester Sushi Finder that is a tool to query for sushi based on included and excluded ingredients. Although, the main ontology used is based on a sushi menu restaurant, does not mean only sushi ontology will work. In the contrary, a part of making the tool flexible is to allow it to work with different ontologies and domains. </w:t>
      </w:r>
    </w:p>
    <w:p w14:paraId="00545CC9" w14:textId="77777777" w:rsidR="0068582A" w:rsidRDefault="0068582A" w:rsidP="00CA4FD0">
      <w:pPr>
        <w:spacing w:line="360" w:lineRule="auto"/>
        <w:jc w:val="both"/>
        <w:rPr>
          <w:rFonts w:cs="Times New Roman"/>
        </w:rPr>
      </w:pPr>
    </w:p>
    <w:p w14:paraId="3F784B4F" w14:textId="695E1D37" w:rsidR="0068582A" w:rsidRDefault="00F163EC" w:rsidP="00CA4FD0">
      <w:pPr>
        <w:spacing w:line="360" w:lineRule="auto"/>
        <w:jc w:val="both"/>
        <w:rPr>
          <w:rFonts w:cs="Times New Roman"/>
        </w:rPr>
      </w:pPr>
      <w:r>
        <w:rPr>
          <w:rFonts w:cs="Times New Roman"/>
        </w:rPr>
        <w:t xml:space="preserve">OWL annotations are the main </w:t>
      </w:r>
      <w:r w:rsidR="00BB18B7">
        <w:rPr>
          <w:rFonts w:cs="Times New Roman"/>
        </w:rPr>
        <w:t xml:space="preserve">factor to build this tool, since the tool is driven by the annotation within the ontology. In additions, most of the major functionalities are also driven by annotations. Such as filters are decided on in the ontology file rather than the tool itself. </w:t>
      </w:r>
      <w:r w:rsidR="00F012B3">
        <w:rPr>
          <w:rFonts w:cs="Times New Roman"/>
        </w:rPr>
        <w:t>Although, the idea behind the project to make flexible using annotations to drive the tool, it suffer from limitations. Two main limitations are caused by human, and by the technology used.</w:t>
      </w:r>
      <w:r w:rsidR="009026A2">
        <w:rPr>
          <w:rFonts w:cs="Times New Roman"/>
        </w:rPr>
        <w:t xml:space="preserve"> </w:t>
      </w:r>
      <w:r w:rsidR="00A91277">
        <w:rPr>
          <w:rFonts w:cs="Times New Roman"/>
        </w:rPr>
        <w:t>It is i</w:t>
      </w:r>
      <w:r w:rsidR="00A91277" w:rsidRPr="00A91277">
        <w:rPr>
          <w:rFonts w:cs="Times New Roman"/>
        </w:rPr>
        <w:t>nevitable</w:t>
      </w:r>
      <w:r w:rsidR="00A91277">
        <w:rPr>
          <w:rFonts w:cs="Times New Roman"/>
        </w:rPr>
        <w:t xml:space="preserve"> for human to make mistake, and with </w:t>
      </w:r>
      <w:r w:rsidR="00D266D0">
        <w:rPr>
          <w:rFonts w:cs="Times New Roman"/>
        </w:rPr>
        <w:t>annotating the ontology the developer may make mistakes like misspelling of some annotation or placing them in the wrong location.</w:t>
      </w:r>
      <w:r w:rsidR="00A9447C">
        <w:rPr>
          <w:rFonts w:cs="Times New Roman"/>
        </w:rPr>
        <w:t xml:space="preserve"> </w:t>
      </w:r>
      <w:r w:rsidR="0083635C">
        <w:rPr>
          <w:rFonts w:cs="Times New Roman"/>
        </w:rPr>
        <w:t>OWL offers some much of beneficial technology, however for this project they are some mechanisms that are missing like allowing for arbitrary class in OWL to be annotated.</w:t>
      </w:r>
    </w:p>
    <w:p w14:paraId="568D4301" w14:textId="77777777" w:rsidR="008C4FBA" w:rsidRDefault="008C4FBA" w:rsidP="00CA4FD0">
      <w:pPr>
        <w:spacing w:line="360" w:lineRule="auto"/>
        <w:rPr>
          <w:ins w:id="13" w:author="Hani Al Abbas" w:date="2014-08-11T19:59:00Z"/>
          <w:rFonts w:cs="Times New Roman"/>
        </w:rPr>
      </w:pPr>
    </w:p>
    <w:p w14:paraId="09BA69DD" w14:textId="77777777" w:rsidR="004A7D52" w:rsidRDefault="004A7D52" w:rsidP="004A7D52">
      <w:pPr>
        <w:spacing w:line="360" w:lineRule="auto"/>
        <w:jc w:val="both"/>
        <w:rPr>
          <w:rFonts w:cs="Times New Roman"/>
        </w:rPr>
      </w:pPr>
      <w:r>
        <w:rPr>
          <w:rFonts w:cs="Times New Roman"/>
        </w:rPr>
        <w:t>Five main measures are put in the evaluation plan to decide the success of this project. These measures summarize in deliverability of the major functionalities, accessibility, (</w:t>
      </w:r>
      <w:proofErr w:type="gramStart"/>
      <w:r>
        <w:rPr>
          <w:rFonts w:cs="Times New Roman"/>
        </w:rPr>
        <w:t>re)usability</w:t>
      </w:r>
      <w:proofErr w:type="gramEnd"/>
      <w:r>
        <w:rPr>
          <w:rFonts w:cs="Times New Roman"/>
        </w:rPr>
        <w:t>, configurability of the system and specificity of the search results. Those measures are linked to questions in an online survey. A number of people who have basic knowledge of ontology engineering evaluated the tool and answer the questions.</w:t>
      </w:r>
    </w:p>
    <w:p w14:paraId="4F7BEA52" w14:textId="77777777" w:rsidR="004A7D52" w:rsidRDefault="004A7D52" w:rsidP="004A7D52">
      <w:pPr>
        <w:spacing w:line="360" w:lineRule="auto"/>
        <w:jc w:val="both"/>
        <w:rPr>
          <w:rFonts w:cs="Times New Roman"/>
        </w:rPr>
      </w:pPr>
      <w:r>
        <w:rPr>
          <w:rFonts w:cs="Times New Roman"/>
        </w:rPr>
        <w:t>According to the answers of the evaluation the project is a success.</w:t>
      </w:r>
    </w:p>
    <w:p w14:paraId="7C8EDF53" w14:textId="526569E2" w:rsidR="002F67B0" w:rsidRPr="00F45A4F" w:rsidRDefault="002F67B0" w:rsidP="00CA4FD0">
      <w:pPr>
        <w:spacing w:line="360" w:lineRule="auto"/>
        <w:rPr>
          <w:rFonts w:cs="Times New Roman"/>
        </w:rPr>
      </w:pPr>
      <w:r w:rsidRPr="00F45A4F">
        <w:rPr>
          <w:rFonts w:cs="Times New Roman"/>
        </w:rPr>
        <w:br w:type="page"/>
      </w:r>
    </w:p>
    <w:p w14:paraId="75CF4D75" w14:textId="77777777" w:rsidR="002F67B0" w:rsidRPr="00F45A4F" w:rsidRDefault="002F67B0" w:rsidP="00CA4FD0">
      <w:pPr>
        <w:pStyle w:val="Heading1"/>
        <w:numPr>
          <w:ilvl w:val="0"/>
          <w:numId w:val="0"/>
        </w:numPr>
        <w:spacing w:line="360" w:lineRule="auto"/>
        <w:rPr>
          <w:rFonts w:cs="Times New Roman"/>
        </w:rPr>
      </w:pPr>
      <w:bookmarkStart w:id="14" w:name="_Toc267063311"/>
      <w:bookmarkStart w:id="15" w:name="_Toc269411790"/>
      <w:r w:rsidRPr="00F45A4F">
        <w:rPr>
          <w:rFonts w:cs="Times New Roman"/>
        </w:rPr>
        <w:t>DECLARATION</w:t>
      </w:r>
      <w:bookmarkEnd w:id="14"/>
      <w:bookmarkEnd w:id="15"/>
    </w:p>
    <w:p w14:paraId="2CDB677C" w14:textId="77777777" w:rsidR="002F67B0" w:rsidRPr="00F45A4F" w:rsidRDefault="002F67B0" w:rsidP="00CA4FD0">
      <w:pPr>
        <w:spacing w:line="360" w:lineRule="auto"/>
        <w:rPr>
          <w:rFonts w:cs="Times New Roman"/>
        </w:rPr>
      </w:pPr>
    </w:p>
    <w:p w14:paraId="781DBBC3" w14:textId="77777777" w:rsidR="002F67B0" w:rsidRPr="00F45A4F" w:rsidRDefault="002F67B0" w:rsidP="00CA4FD0">
      <w:pPr>
        <w:spacing w:line="360" w:lineRule="auto"/>
        <w:jc w:val="both"/>
        <w:rPr>
          <w:rFonts w:cs="Times New Roman"/>
        </w:rPr>
      </w:pPr>
      <w:r w:rsidRPr="00F45A4F">
        <w:rPr>
          <w:rFonts w:cs="Times New Roman"/>
        </w:rPr>
        <w:t>No portion of the work referred to in the dissertation has been submitted in support of an application for another degree or qualification of this or any other university or other institute of learning.</w:t>
      </w:r>
    </w:p>
    <w:p w14:paraId="179BE4A9" w14:textId="27B91F21" w:rsidR="002F67B0" w:rsidRPr="00F45A4F" w:rsidRDefault="002F67B0" w:rsidP="00CA4FD0">
      <w:pPr>
        <w:spacing w:line="360" w:lineRule="auto"/>
        <w:rPr>
          <w:rFonts w:cs="Times New Roman"/>
        </w:rPr>
      </w:pPr>
      <w:r w:rsidRPr="00F45A4F">
        <w:rPr>
          <w:rFonts w:cs="Times New Roman"/>
        </w:rPr>
        <w:br w:type="page"/>
      </w:r>
    </w:p>
    <w:p w14:paraId="5E014B48" w14:textId="77777777" w:rsidR="00D8049E" w:rsidRPr="00F45A4F" w:rsidRDefault="00D8049E" w:rsidP="00CA4FD0">
      <w:pPr>
        <w:pStyle w:val="Heading1"/>
        <w:numPr>
          <w:ilvl w:val="0"/>
          <w:numId w:val="0"/>
        </w:numPr>
        <w:spacing w:line="360" w:lineRule="auto"/>
        <w:rPr>
          <w:rFonts w:cs="Times New Roman"/>
        </w:rPr>
      </w:pPr>
      <w:bookmarkStart w:id="16" w:name="_Toc266441185"/>
      <w:bookmarkStart w:id="17" w:name="_Toc267063312"/>
      <w:bookmarkStart w:id="18" w:name="_Toc269411791"/>
      <w:r w:rsidRPr="00F45A4F">
        <w:rPr>
          <w:rFonts w:cs="Times New Roman"/>
        </w:rPr>
        <w:t>INTELLECTUAL PROPERTY STATEMENT</w:t>
      </w:r>
      <w:bookmarkEnd w:id="16"/>
      <w:bookmarkEnd w:id="17"/>
      <w:bookmarkEnd w:id="18"/>
    </w:p>
    <w:p w14:paraId="72B1EE3B" w14:textId="77777777" w:rsidR="00D8049E" w:rsidRPr="00F45A4F" w:rsidRDefault="00D8049E" w:rsidP="00CA4FD0">
      <w:pPr>
        <w:spacing w:line="360" w:lineRule="auto"/>
        <w:rPr>
          <w:rFonts w:cs="Times New Roman"/>
        </w:rPr>
      </w:pPr>
    </w:p>
    <w:p w14:paraId="2F0D4EE9"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The author of this dissertation (including any appendices and/or schedules to this dissertation) owns certain copyright or related rights in it (the “Copyright”) and s/he has given The University of Manchester certain rights to use such Copyright, including for administrative purposes. </w:t>
      </w:r>
    </w:p>
    <w:p w14:paraId="2C9915B1"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Copies of this dissertation, either in full or in extracts and whether in hard or electronic copy, may be made only in accordance with the Copyright, Designs and Patents Act 1988 (as amended) and regulations issued under it or, where appropriate, in accordance with licensing agreements which the University has entered into. This page must form part of any such copies made. </w:t>
      </w:r>
    </w:p>
    <w:p w14:paraId="07E1E100"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The ownership of certain Copyright, patents, designs, trade marks and other intellectual property (the “Intellectual Property”) and any reproductions of copyright works 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F816B3A"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Further information on the conditions under which disclosure, publication and </w:t>
      </w:r>
      <w:proofErr w:type="spellStart"/>
      <w:r w:rsidRPr="00F45A4F">
        <w:rPr>
          <w:rFonts w:cs="Times New Roman"/>
        </w:rPr>
        <w:t>commercialisation</w:t>
      </w:r>
      <w:proofErr w:type="spellEnd"/>
      <w:r w:rsidRPr="00F45A4F">
        <w:rPr>
          <w:rFonts w:cs="Times New Roman"/>
        </w:rPr>
        <w:t xml:space="preserve"> of this dissertation, the Copyright and any Intellectual Property and/or Reproductions described in it may take place is available in the University IP Policy (see </w:t>
      </w:r>
      <w:hyperlink r:id="rId9" w:history="1">
        <w:r w:rsidRPr="00F45A4F">
          <w:rPr>
            <w:rStyle w:val="Hyperlink"/>
            <w:rFonts w:cs="Times New Roman"/>
          </w:rPr>
          <w:t>http://documents.manchester.ac.uk/display.aspx?DocID=487</w:t>
        </w:r>
      </w:hyperlink>
      <w:r w:rsidRPr="00F45A4F">
        <w:rPr>
          <w:rFonts w:cs="Times New Roman"/>
        </w:rPr>
        <w:t xml:space="preserve">), in any relevant Dissertation restriction declarations deposited in the University Library, The University Library’s regulations (see </w:t>
      </w:r>
      <w:hyperlink r:id="rId10" w:history="1">
        <w:r w:rsidRPr="00F45A4F">
          <w:rPr>
            <w:rStyle w:val="Hyperlink"/>
            <w:rFonts w:cs="Times New Roman"/>
          </w:rPr>
          <w:t>http://www.manchester.ac.uk/library/aboutus/regulations</w:t>
        </w:r>
      </w:hyperlink>
      <w:r w:rsidRPr="00F45A4F">
        <w:rPr>
          <w:rFonts w:cs="Times New Roman"/>
        </w:rPr>
        <w:t>) and in The University’s Guidance for the Presentation of Dissertations.</w:t>
      </w:r>
    </w:p>
    <w:p w14:paraId="03EBEF10" w14:textId="22FB930C" w:rsidR="00D8049E" w:rsidRPr="00F45A4F" w:rsidRDefault="00D8049E" w:rsidP="00CA4FD0">
      <w:pPr>
        <w:spacing w:line="360" w:lineRule="auto"/>
        <w:rPr>
          <w:rFonts w:cs="Times New Roman"/>
        </w:rPr>
      </w:pPr>
      <w:r w:rsidRPr="00F45A4F">
        <w:rPr>
          <w:rFonts w:cs="Times New Roman"/>
        </w:rPr>
        <w:br w:type="page"/>
      </w:r>
    </w:p>
    <w:p w14:paraId="39875478" w14:textId="77777777" w:rsidR="00D8049E" w:rsidRPr="00F45A4F" w:rsidRDefault="00D8049E" w:rsidP="00CA4FD0">
      <w:pPr>
        <w:pStyle w:val="Heading1"/>
        <w:numPr>
          <w:ilvl w:val="0"/>
          <w:numId w:val="0"/>
        </w:numPr>
        <w:spacing w:line="360" w:lineRule="auto"/>
        <w:rPr>
          <w:rFonts w:cs="Times New Roman"/>
        </w:rPr>
      </w:pPr>
      <w:bookmarkStart w:id="19" w:name="_Toc266441186"/>
      <w:bookmarkStart w:id="20" w:name="_Toc267063313"/>
      <w:bookmarkStart w:id="21" w:name="_Toc269411792"/>
      <w:r w:rsidRPr="00F45A4F">
        <w:rPr>
          <w:rFonts w:cs="Times New Roman"/>
        </w:rPr>
        <w:t>ACKNOWLEDGMENT</w:t>
      </w:r>
      <w:bookmarkEnd w:id="19"/>
      <w:bookmarkEnd w:id="20"/>
      <w:bookmarkEnd w:id="21"/>
      <w:r w:rsidRPr="00F45A4F">
        <w:rPr>
          <w:rFonts w:cs="Times New Roman"/>
        </w:rPr>
        <w:t xml:space="preserve"> </w:t>
      </w:r>
    </w:p>
    <w:p w14:paraId="072C3652" w14:textId="77777777" w:rsidR="00D47091" w:rsidRDefault="00D47091" w:rsidP="00D47091">
      <w:pPr>
        <w:spacing w:line="360" w:lineRule="auto"/>
        <w:jc w:val="both"/>
        <w:rPr>
          <w:rFonts w:cs="Times New Roman"/>
        </w:rPr>
      </w:pPr>
      <w:r>
        <w:rPr>
          <w:rFonts w:cs="Times New Roman"/>
        </w:rPr>
        <w:t>I would like to acknowledge all people who helped either directly or indirectly to complete this dissertation. I would like to thank them for their patience, guidance, and support to complete what I consider is the most important academic achievement to me. I would like to thank the following people:</w:t>
      </w:r>
    </w:p>
    <w:p w14:paraId="462CA29C" w14:textId="77777777" w:rsidR="00D47091" w:rsidRPr="00873C34"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 xml:space="preserve">My supervisor Sean </w:t>
      </w:r>
      <w:proofErr w:type="spellStart"/>
      <w:r w:rsidRPr="00EB2667">
        <w:rPr>
          <w:rFonts w:cs="Times New Roman"/>
        </w:rPr>
        <w:t>Bechhofer</w:t>
      </w:r>
      <w:proofErr w:type="spellEnd"/>
      <w:r>
        <w:rPr>
          <w:rFonts w:cs="Times New Roman"/>
        </w:rPr>
        <w:t xml:space="preserve"> for his guidance and assistance during this project. I am </w:t>
      </w:r>
      <w:r w:rsidRPr="00E17150">
        <w:rPr>
          <w:rFonts w:cs="Times New Roman"/>
        </w:rPr>
        <w:t>sincerely thankful</w:t>
      </w:r>
      <w:r>
        <w:rPr>
          <w:rFonts w:cs="Times New Roman"/>
        </w:rPr>
        <w:t xml:space="preserve"> for all his </w:t>
      </w:r>
      <w:r w:rsidRPr="00873C34">
        <w:rPr>
          <w:rFonts w:cs="Times New Roman"/>
        </w:rPr>
        <w:t>invaluable support and contribution</w:t>
      </w:r>
      <w:r>
        <w:rPr>
          <w:rFonts w:cs="Times New Roman"/>
        </w:rPr>
        <w:t>.</w:t>
      </w:r>
    </w:p>
    <w:p w14:paraId="396704B4" w14:textId="77777777" w:rsidR="00D47091"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My Company Saudi Aramco for giving me the opportunity in sponsoring and pursuing my academic studies in one of the best universities around the world.</w:t>
      </w:r>
    </w:p>
    <w:p w14:paraId="402C328D" w14:textId="71C7A2D6" w:rsidR="00D47091" w:rsidRDefault="00D47091" w:rsidP="00D47091">
      <w:pPr>
        <w:pStyle w:val="ListParagraph"/>
        <w:numPr>
          <w:ilvl w:val="0"/>
          <w:numId w:val="37"/>
        </w:numPr>
        <w:spacing w:before="360" w:after="240" w:line="360" w:lineRule="auto"/>
        <w:ind w:left="357" w:hanging="357"/>
        <w:contextualSpacing w:val="0"/>
        <w:jc w:val="both"/>
        <w:rPr>
          <w:rFonts w:cs="Times New Roman"/>
        </w:rPr>
      </w:pPr>
      <w:r w:rsidRPr="004137CC">
        <w:rPr>
          <w:rFonts w:cs="Times New Roman"/>
        </w:rPr>
        <w:t>My friend</w:t>
      </w:r>
      <w:r>
        <w:rPr>
          <w:rFonts w:cs="Times New Roman"/>
        </w:rPr>
        <w:t>s</w:t>
      </w:r>
      <w:r w:rsidRPr="004137CC">
        <w:rPr>
          <w:rFonts w:cs="Times New Roman"/>
        </w:rPr>
        <w:t xml:space="preserve"> and colleague</w:t>
      </w:r>
      <w:r>
        <w:rPr>
          <w:rFonts w:cs="Times New Roman"/>
        </w:rPr>
        <w:t>s</w:t>
      </w:r>
      <w:r w:rsidR="00C94099">
        <w:rPr>
          <w:rFonts w:cs="Times New Roman"/>
        </w:rPr>
        <w:t>:</w:t>
      </w:r>
      <w:r>
        <w:rPr>
          <w:rFonts w:cs="Times New Roman"/>
        </w:rPr>
        <w:t xml:space="preserve"> </w:t>
      </w:r>
      <w:proofErr w:type="spellStart"/>
      <w:r>
        <w:rPr>
          <w:rFonts w:cs="Times New Roman"/>
        </w:rPr>
        <w:t>Abdulrahman</w:t>
      </w:r>
      <w:proofErr w:type="spellEnd"/>
      <w:r>
        <w:rPr>
          <w:rFonts w:cs="Times New Roman"/>
        </w:rPr>
        <w:t xml:space="preserve"> H</w:t>
      </w:r>
      <w:r w:rsidRPr="00C373B5">
        <w:rPr>
          <w:rFonts w:cs="Times New Roman"/>
        </w:rPr>
        <w:t>ussein</w:t>
      </w:r>
      <w:r>
        <w:rPr>
          <w:rFonts w:cs="Times New Roman"/>
        </w:rPr>
        <w:t xml:space="preserve">, </w:t>
      </w:r>
      <w:proofErr w:type="spellStart"/>
      <w:r w:rsidRPr="005A0E38">
        <w:rPr>
          <w:rFonts w:cs="Times New Roman"/>
        </w:rPr>
        <w:t>Phalecs</w:t>
      </w:r>
      <w:proofErr w:type="spellEnd"/>
      <w:r w:rsidRPr="005A0E38">
        <w:rPr>
          <w:rFonts w:cs="Times New Roman"/>
        </w:rPr>
        <w:t xml:space="preserve"> </w:t>
      </w:r>
      <w:proofErr w:type="spellStart"/>
      <w:r w:rsidRPr="005A0E38">
        <w:rPr>
          <w:rFonts w:cs="Times New Roman"/>
        </w:rPr>
        <w:t>Jagboro</w:t>
      </w:r>
      <w:proofErr w:type="spellEnd"/>
      <w:r>
        <w:rPr>
          <w:rFonts w:cs="Times New Roman"/>
        </w:rPr>
        <w:t xml:space="preserve">, </w:t>
      </w:r>
      <w:proofErr w:type="spellStart"/>
      <w:r w:rsidRPr="005A0E38">
        <w:rPr>
          <w:rFonts w:cs="Times New Roman"/>
        </w:rPr>
        <w:t>Ruvin</w:t>
      </w:r>
      <w:proofErr w:type="spellEnd"/>
      <w:r w:rsidRPr="005A0E38">
        <w:rPr>
          <w:rFonts w:cs="Times New Roman"/>
        </w:rPr>
        <w:t xml:space="preserve"> </w:t>
      </w:r>
      <w:proofErr w:type="spellStart"/>
      <w:r w:rsidRPr="005A0E38">
        <w:rPr>
          <w:rFonts w:cs="Times New Roman"/>
        </w:rPr>
        <w:t>Yusubov</w:t>
      </w:r>
      <w:proofErr w:type="spellEnd"/>
      <w:r>
        <w:rPr>
          <w:rFonts w:cs="Times New Roman"/>
        </w:rPr>
        <w:t xml:space="preserve">, </w:t>
      </w:r>
      <w:proofErr w:type="spellStart"/>
      <w:r w:rsidRPr="005A0E38">
        <w:rPr>
          <w:rFonts w:cs="Times New Roman"/>
        </w:rPr>
        <w:t>Elchin</w:t>
      </w:r>
      <w:proofErr w:type="spellEnd"/>
      <w:r w:rsidRPr="005A0E38">
        <w:rPr>
          <w:rFonts w:cs="Times New Roman"/>
        </w:rPr>
        <w:t xml:space="preserve"> </w:t>
      </w:r>
      <w:proofErr w:type="spellStart"/>
      <w:r>
        <w:rPr>
          <w:rFonts w:cs="Times New Roman"/>
        </w:rPr>
        <w:t>Ismayilov</w:t>
      </w:r>
      <w:proofErr w:type="spellEnd"/>
      <w:r>
        <w:rPr>
          <w:rFonts w:cs="Times New Roman"/>
        </w:rPr>
        <w:t xml:space="preserve">, and </w:t>
      </w:r>
      <w:proofErr w:type="spellStart"/>
      <w:r w:rsidRPr="005A0E38">
        <w:rPr>
          <w:rFonts w:cs="Times New Roman"/>
        </w:rPr>
        <w:t>Atheer</w:t>
      </w:r>
      <w:proofErr w:type="spellEnd"/>
      <w:r w:rsidRPr="005A0E38">
        <w:rPr>
          <w:rFonts w:cs="Times New Roman"/>
        </w:rPr>
        <w:t xml:space="preserve"> </w:t>
      </w:r>
      <w:proofErr w:type="spellStart"/>
      <w:r w:rsidRPr="005A0E38">
        <w:rPr>
          <w:rFonts w:cs="Times New Roman"/>
        </w:rPr>
        <w:t>Algherairy</w:t>
      </w:r>
      <w:proofErr w:type="spellEnd"/>
      <w:r w:rsidRPr="005A0E38">
        <w:rPr>
          <w:rFonts w:cs="Times New Roman"/>
        </w:rPr>
        <w:t xml:space="preserve"> </w:t>
      </w:r>
      <w:r>
        <w:rPr>
          <w:rFonts w:cs="Times New Roman"/>
        </w:rPr>
        <w:t>for their encouragement</w:t>
      </w:r>
      <w:r w:rsidRPr="008D6593">
        <w:rPr>
          <w:rFonts w:cs="Times New Roman"/>
        </w:rPr>
        <w:t xml:space="preserve"> </w:t>
      </w:r>
      <w:r>
        <w:rPr>
          <w:rFonts w:cs="Times New Roman"/>
        </w:rPr>
        <w:t>and help in evaluating my project.</w:t>
      </w:r>
    </w:p>
    <w:p w14:paraId="7A9C17CC" w14:textId="77777777" w:rsidR="00D47091"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My parents for supporting me and believing in me during my studies.</w:t>
      </w:r>
    </w:p>
    <w:p w14:paraId="5149DF60" w14:textId="77777777" w:rsidR="00D47091" w:rsidRPr="0076362C"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 xml:space="preserve">My wife </w:t>
      </w:r>
      <w:proofErr w:type="spellStart"/>
      <w:r>
        <w:rPr>
          <w:rFonts w:cs="Times New Roman"/>
        </w:rPr>
        <w:t>Duaa</w:t>
      </w:r>
      <w:proofErr w:type="spellEnd"/>
      <w:r>
        <w:rPr>
          <w:rFonts w:cs="Times New Roman"/>
        </w:rPr>
        <w:t xml:space="preserve"> for her continuous support and patience, my two sons Ahmed and </w:t>
      </w:r>
      <w:proofErr w:type="spellStart"/>
      <w:r>
        <w:rPr>
          <w:rFonts w:cs="Times New Roman"/>
        </w:rPr>
        <w:t>Houd</w:t>
      </w:r>
      <w:proofErr w:type="spellEnd"/>
      <w:r>
        <w:rPr>
          <w:rFonts w:cs="Times New Roman"/>
        </w:rPr>
        <w:t xml:space="preserve"> for they are the light that made me going forward.</w:t>
      </w:r>
    </w:p>
    <w:p w14:paraId="2844FA51" w14:textId="17C06294" w:rsidR="00D8049E" w:rsidRPr="00F45A4F" w:rsidRDefault="00D8049E" w:rsidP="00CA4FD0">
      <w:pPr>
        <w:spacing w:line="360" w:lineRule="auto"/>
        <w:rPr>
          <w:rFonts w:cs="Times New Roman"/>
        </w:rPr>
      </w:pPr>
      <w:r w:rsidRPr="00F45A4F">
        <w:rPr>
          <w:rFonts w:cs="Times New Roman"/>
        </w:rPr>
        <w:br w:type="page"/>
      </w:r>
    </w:p>
    <w:p w14:paraId="4A927938" w14:textId="70412EAF" w:rsidR="00D8049E" w:rsidRPr="00F45A4F" w:rsidRDefault="00D8049E" w:rsidP="00CA4FD0">
      <w:pPr>
        <w:spacing w:line="360" w:lineRule="auto"/>
        <w:rPr>
          <w:rFonts w:cs="Times New Roman"/>
        </w:rPr>
      </w:pPr>
      <w:r w:rsidRPr="00F45A4F">
        <w:rPr>
          <w:rFonts w:cs="Times New Roman"/>
        </w:rPr>
        <w:br w:type="page"/>
      </w:r>
    </w:p>
    <w:p w14:paraId="0FA8EB82" w14:textId="4CEE407F" w:rsidR="006953A7" w:rsidRPr="00F45A4F" w:rsidRDefault="00C13A9F" w:rsidP="00CA4FD0">
      <w:pPr>
        <w:pStyle w:val="Heading1"/>
        <w:spacing w:line="360" w:lineRule="auto"/>
        <w:rPr>
          <w:rFonts w:cs="Times New Roman"/>
        </w:rPr>
      </w:pPr>
      <w:bookmarkStart w:id="22" w:name="_Toc269411793"/>
      <w:r w:rsidRPr="00F45A4F">
        <w:rPr>
          <w:rFonts w:cs="Times New Roman"/>
        </w:rPr>
        <w:t>INTRODUCTION</w:t>
      </w:r>
      <w:bookmarkEnd w:id="22"/>
    </w:p>
    <w:p w14:paraId="616506DC" w14:textId="77777777" w:rsidR="00D8049E" w:rsidRPr="00F45A4F" w:rsidRDefault="00D8049E" w:rsidP="00CA4FD0">
      <w:pPr>
        <w:pStyle w:val="Heading2"/>
        <w:spacing w:line="360" w:lineRule="auto"/>
      </w:pPr>
      <w:bookmarkStart w:id="23" w:name="_Toc267063315"/>
      <w:bookmarkStart w:id="24" w:name="_Toc269411794"/>
      <w:r w:rsidRPr="00F45A4F">
        <w:t>Motivation</w:t>
      </w:r>
      <w:bookmarkEnd w:id="23"/>
      <w:bookmarkEnd w:id="24"/>
    </w:p>
    <w:p w14:paraId="7BC51B42" w14:textId="77777777" w:rsidR="00D8049E" w:rsidRPr="00F45A4F" w:rsidRDefault="00D8049E" w:rsidP="00CA4FD0">
      <w:pPr>
        <w:spacing w:line="360" w:lineRule="auto"/>
        <w:jc w:val="both"/>
        <w:rPr>
          <w:rFonts w:cs="Times New Roman"/>
        </w:rPr>
      </w:pPr>
      <w:r w:rsidRPr="00F45A4F">
        <w:rPr>
          <w:rFonts w:cs="Times New Roman"/>
        </w:rPr>
        <w:t xml:space="preserve">As the trend nowadays to try making machines more intelligent </w:t>
      </w:r>
      <w:r w:rsidRPr="00F45A4F">
        <w:rPr>
          <w:rFonts w:cs="Times New Roman"/>
        </w:rPr>
        <w:fldChar w:fldCharType="begin"/>
      </w:r>
      <w:r w:rsidRPr="00F45A4F">
        <w:rPr>
          <w:rFonts w:cs="Times New Roman"/>
        </w:rPr>
        <w:instrText xml:space="preserve"> ADDIN EN.CITE &lt;EndNote&gt;&lt;Cite&gt;&lt;Author&gt;Ding&lt;/Author&gt;&lt;Year&gt;2007&lt;/Year&gt;&lt;RecNum&gt;49&lt;/RecNum&gt;&lt;DisplayText&gt;[1]&lt;/DisplayText&gt;&lt;record&gt;&lt;rec-number&gt;49&lt;/rec-number&gt;&lt;foreign-keys&gt;&lt;key app="EN" db-id="ts25ppery0xtwlevwr5vrr0ivsptart9ve22" timestamp="1398345946"&gt;49&lt;/key&gt;&lt;/foreign-keys&gt;&lt;ref-type name="Book Section"&gt;5&lt;/ref-type&gt;&lt;contributors&gt;&lt;authors&gt;&lt;author&gt;Li Ding&lt;/author&gt;&lt;author&gt;Pranam Kolari&lt;/author&gt;&lt;author&gt;Zhongli Ding&lt;/author&gt;&lt;author&gt;Sasikanth Avancha&lt;/author&gt;&lt;/authors&gt;&lt;/contributors&gt;&lt;titles&gt;&lt;title&gt;Using Ontologies in the Semantic Web: A Survey&lt;/title&gt;&lt;secondary-title&gt;Ontologies&lt;/secondary-title&gt;&lt;tertiary-title&gt;Integrated Series in Information Systems&lt;/tertiary-title&gt;&lt;/titles&gt;&lt;pages&gt;79-113&lt;/pages&gt;&lt;volume&gt;14&lt;/volume&gt;&lt;dates&gt;&lt;year&gt;2007&lt;/year&gt;&lt;/dates&gt;&lt;publisher&gt;Springer US&lt;/publisher&gt;&lt;isbn&gt;978-0-387-37022-4&lt;/isbn&gt;&lt;urls&gt;&lt;/urls&gt;&lt;electronic-resource-num&gt;10.1007/978-0-387-37022-4_4&lt;/electronic-resource-num&gt;&lt;/record&gt;&lt;/Cite&gt;&lt;/EndNote&gt;</w:instrText>
      </w:r>
      <w:r w:rsidRPr="00F45A4F">
        <w:rPr>
          <w:rFonts w:cs="Times New Roman"/>
        </w:rPr>
        <w:fldChar w:fldCharType="separate"/>
      </w:r>
      <w:r w:rsidRPr="00F45A4F">
        <w:rPr>
          <w:rFonts w:cs="Times New Roman"/>
          <w:noProof/>
        </w:rPr>
        <w:t>[1]</w:t>
      </w:r>
      <w:r w:rsidRPr="00F45A4F">
        <w:rPr>
          <w:rFonts w:cs="Times New Roman"/>
        </w:rPr>
        <w:fldChar w:fldCharType="end"/>
      </w:r>
      <w:r w:rsidRPr="00F45A4F">
        <w:rPr>
          <w:rFonts w:cs="Times New Roman"/>
        </w:rPr>
        <w:t>, sharing knowledge of information instead of sharing the raw data in the web is becoming more desirable. Thinking computers that are able to able to understand, sharing knowledge and simulate the reasoning process of human would seems an idea from Artificial Intelligent (AI) fiction movie. Semantic web is helping in converting the current web of information into a web of knowledge. It is all about sharing knowledge, which is understandable for machines, on the web. Knowledge of a concept domain is been captured and represented according to our understanding within a file called ontology. Ontologies are considered the main pillar of the semantic web. Computers do not understand information stored on the web such as Extensible Markup Language (XML) and Hypertext Transfer Protocol (HTML). They are just codes to the machines and they display it to users regardless of what knowledge needed. So, Sematic web came along for machines to make sense of retrieved information. Ontologies are used to represent knowledge and make inferences from that knowledge using machines computational capabilities and some reasoning techniques such as description logics.</w:t>
      </w:r>
    </w:p>
    <w:p w14:paraId="53B39E0C" w14:textId="77777777" w:rsidR="00D8049E" w:rsidRPr="00F45A4F" w:rsidRDefault="00D8049E" w:rsidP="00CA4FD0">
      <w:pPr>
        <w:spacing w:line="360" w:lineRule="auto"/>
        <w:jc w:val="both"/>
        <w:rPr>
          <w:rFonts w:cs="Times New Roman"/>
        </w:rPr>
      </w:pPr>
    </w:p>
    <w:p w14:paraId="2CC321EE" w14:textId="77777777" w:rsidR="00D8049E" w:rsidRPr="00F45A4F" w:rsidRDefault="00D8049E" w:rsidP="00CA4FD0">
      <w:pPr>
        <w:spacing w:line="360" w:lineRule="auto"/>
        <w:jc w:val="both"/>
        <w:rPr>
          <w:rFonts w:cs="Times New Roman"/>
        </w:rPr>
      </w:pPr>
      <w:r w:rsidRPr="00F45A4F">
        <w:rPr>
          <w:rFonts w:cs="Times New Roman"/>
        </w:rPr>
        <w:t xml:space="preserve">An intelligent way of representing knowledge needs an intelligent way of browsing and retrieving it. There are a lot of intelligent browsers that is ontology driven user interfaces such as Transparent Access to Multiple Bioinformatics Information Sources (TAMBIS) </w:t>
      </w:r>
      <w:r w:rsidRPr="00F45A4F">
        <w:rPr>
          <w:rFonts w:cs="Times New Roman"/>
        </w:rPr>
        <w:fldChar w:fldCharType="begin"/>
      </w:r>
      <w:r w:rsidRPr="00F45A4F">
        <w:rPr>
          <w:rFonts w:cs="Times New Roman"/>
        </w:rPr>
        <w:instrText xml:space="preserve"> ADDIN EN.CITE &lt;EndNote&gt;&lt;Cite&gt;&lt;Author&gt;Stevens&lt;/Author&gt;&lt;RecNum&gt;44&lt;/RecNum&gt;&lt;DisplayText&gt;[2]&lt;/DisplayText&gt;&lt;record&gt;&lt;rec-number&gt;44&lt;/rec-number&gt;&lt;foreign-keys&gt;&lt;key app="EN" db-id="ts25ppery0xtwlevwr5vrr0ivsptart9ve22" timestamp="1398249360"&gt;44&lt;/key&gt;&lt;/foreign-keys&gt;&lt;ref-type name="Journal Article"&gt;17&lt;/ref-type&gt;&lt;contributors&gt;&lt;authors&gt;&lt;author&gt;Robert Stevens&lt;/author&gt;&lt;author&gt;Patricia Baker&lt;/author&gt;&lt;author&gt;Sean Bechhofer&lt;/author&gt;&lt;author&gt;Gary Ng&lt;/author&gt;&lt;author&gt;Alex Jacoby&lt;/author&gt;&lt;author&gt;Norman W. Paton&lt;/author&gt;&lt;author&gt;Carole A. Goble&lt;/author&gt;&lt;author&gt;Andy Brass&lt;/author&gt;&lt;/authors&gt;&lt;/contributors&gt;&lt;titles&gt;&lt;title&gt;TAMBIS: Transparent Access to Multiple Bioinformatics Information Sources&lt;/title&gt;&lt;secondary-title&gt;IBM System Journal&lt;/secondary-title&gt;&lt;/titles&gt;&lt;periodical&gt;&lt;full-title&gt;IBM System Journal&lt;/full-title&gt;&lt;/periodical&gt;&lt;pages&gt;532-551&lt;/pages&gt;&lt;volume&gt;40&lt;/volume&gt;&lt;number&gt;2&lt;/number&gt;&lt;dates&gt;&lt;pub-dates&gt;&lt;date&gt;2001&lt;/date&gt;&lt;/pub-dates&gt;&lt;/dates&gt;&lt;urls&gt;&lt;/urls&gt;&lt;/record&gt;&lt;/Cite&gt;&lt;/EndNote&gt;</w:instrText>
      </w:r>
      <w:r w:rsidRPr="00F45A4F">
        <w:rPr>
          <w:rFonts w:cs="Times New Roman"/>
        </w:rPr>
        <w:fldChar w:fldCharType="separate"/>
      </w:r>
      <w:r w:rsidRPr="00F45A4F">
        <w:rPr>
          <w:rFonts w:cs="Times New Roman"/>
          <w:noProof/>
        </w:rPr>
        <w:t>[2]</w:t>
      </w:r>
      <w:r w:rsidRPr="00F45A4F">
        <w:rPr>
          <w:rFonts w:cs="Times New Roman"/>
        </w:rPr>
        <w:fldChar w:fldCharType="end"/>
      </w:r>
      <w:r w:rsidRPr="00F45A4F">
        <w:rPr>
          <w:rFonts w:cs="Times New Roman"/>
        </w:rPr>
        <w:t xml:space="preserve">, Semantic Webs and AgentS in Integrated Economies (SEWASIE) </w:t>
      </w:r>
      <w:r w:rsidRPr="00F45A4F">
        <w:rPr>
          <w:rFonts w:cs="Times New Roman"/>
        </w:rPr>
        <w:fldChar w:fldCharType="begin"/>
      </w:r>
      <w:r w:rsidRPr="00F45A4F">
        <w:rPr>
          <w:rFonts w:cs="Times New Roman"/>
        </w:rPr>
        <w:instrText xml:space="preserve"> ADDIN EN.CITE &lt;EndNote&gt;&lt;Cite&gt;&lt;Author&gt;Catarci&lt;/Author&gt;&lt;Year&gt;2004&lt;/Year&gt;&lt;RecNum&gt;38&lt;/RecNum&gt;&lt;DisplayText&gt;[3]&lt;/DisplayText&gt;&lt;record&gt;&lt;rec-number&gt;38&lt;/rec-number&gt;&lt;foreign-keys&gt;&lt;key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F45A4F">
        <w:rPr>
          <w:rFonts w:cs="Times New Roman"/>
        </w:rPr>
        <w:fldChar w:fldCharType="separate"/>
      </w:r>
      <w:r w:rsidRPr="00F45A4F">
        <w:rPr>
          <w:rFonts w:cs="Times New Roman"/>
          <w:noProof/>
        </w:rPr>
        <w:t>[3]</w:t>
      </w:r>
      <w:r w:rsidRPr="00F45A4F">
        <w:rPr>
          <w:rFonts w:cs="Times New Roman"/>
        </w:rPr>
        <w:fldChar w:fldCharType="end"/>
      </w:r>
      <w:r w:rsidRPr="00F45A4F">
        <w:rPr>
          <w:rFonts w:cs="Times New Roman"/>
        </w:rPr>
        <w:t xml:space="preserve">, and the Manchester Pizza Finder </w:t>
      </w:r>
      <w:r w:rsidRPr="00F45A4F">
        <w:rPr>
          <w:rFonts w:cs="Times New Roman"/>
        </w:rPr>
        <w:fldChar w:fldCharType="begin"/>
      </w:r>
      <w:r w:rsidRPr="00F45A4F">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sidRPr="00F45A4F">
        <w:rPr>
          <w:rFonts w:cs="Times New Roman"/>
        </w:rPr>
        <w:fldChar w:fldCharType="separate"/>
      </w:r>
      <w:r w:rsidRPr="00F45A4F">
        <w:rPr>
          <w:rFonts w:cs="Times New Roman"/>
          <w:noProof/>
        </w:rPr>
        <w:t>[4]</w:t>
      </w:r>
      <w:r w:rsidRPr="00F45A4F">
        <w:rPr>
          <w:rFonts w:cs="Times New Roman"/>
        </w:rPr>
        <w:fldChar w:fldCharType="end"/>
      </w:r>
      <w:r w:rsidRPr="00F45A4F">
        <w:rPr>
          <w:rFonts w:cs="Times New Roman"/>
        </w:rPr>
        <w:t xml:space="preserve">. Browsing and constructing queries through such user interfaces would be easy and it will save time, due to the fact that the UI acts as an interactive manual. It eases the process of constructing the intended query since the process itself is guided be the UI. In addition, it saves the user time by displaying only what is the system intended to do. The user does not need to have previous knowledge about the domain, because the explicit display of the options of constructing a query. Ideas like manuals and the help menu in the menu bar of a UI would seem absolute comparing to the self-guided UI. Additional technique to make the UI smart is to user faceted browsing. The idea behind faceted browsing is to personalize the search and get more specific results by suggesting some filters. Faceted browsing is very related to ontology driven UI since both provide some information about the query while been constructed </w:t>
      </w:r>
      <w:r w:rsidRPr="00F45A4F">
        <w:rPr>
          <w:rFonts w:cs="Times New Roman"/>
        </w:rPr>
        <w:fldChar w:fldCharType="begin"/>
      </w:r>
      <w:r w:rsidRPr="00F45A4F">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F45A4F">
        <w:rPr>
          <w:rFonts w:cs="Times New Roman"/>
        </w:rPr>
        <w:fldChar w:fldCharType="separate"/>
      </w:r>
      <w:r w:rsidRPr="00F45A4F">
        <w:rPr>
          <w:rFonts w:cs="Times New Roman"/>
          <w:noProof/>
        </w:rPr>
        <w:t>[5]</w:t>
      </w:r>
      <w:r w:rsidRPr="00F45A4F">
        <w:rPr>
          <w:rFonts w:cs="Times New Roman"/>
        </w:rPr>
        <w:fldChar w:fldCharType="end"/>
      </w:r>
      <w:r w:rsidRPr="00F45A4F">
        <w:rPr>
          <w:rFonts w:cs="Times New Roman"/>
        </w:rPr>
        <w:t>.</w:t>
      </w:r>
    </w:p>
    <w:p w14:paraId="54F96CB2" w14:textId="77777777" w:rsidR="00D8049E" w:rsidRPr="00F45A4F" w:rsidRDefault="00D8049E" w:rsidP="00CA4FD0">
      <w:pPr>
        <w:spacing w:line="360" w:lineRule="auto"/>
        <w:jc w:val="both"/>
        <w:rPr>
          <w:rFonts w:cs="Times New Roman"/>
        </w:rPr>
      </w:pPr>
    </w:p>
    <w:p w14:paraId="7FCBBC35" w14:textId="77777777" w:rsidR="00D8049E" w:rsidRPr="00F45A4F" w:rsidRDefault="00D8049E" w:rsidP="00CA4FD0">
      <w:pPr>
        <w:spacing w:line="360" w:lineRule="auto"/>
        <w:jc w:val="both"/>
        <w:rPr>
          <w:rFonts w:cs="Times New Roman"/>
        </w:rPr>
      </w:pPr>
      <w:r w:rsidRPr="00F45A4F">
        <w:rPr>
          <w:rFonts w:cs="Times New Roman"/>
        </w:rPr>
        <w:t>There are some systems, that are ontology driven UI, exist such as TAMBIS and SEWASIE. TAMBIS is a system that gather and analysis bioinformatics information from different sources through one interactive UI. While SEWASIE meant to access multiple sources of data and help user through out constructing the exact needed query.</w:t>
      </w:r>
    </w:p>
    <w:p w14:paraId="46002B66" w14:textId="77777777" w:rsidR="00D8049E" w:rsidRPr="00F45A4F" w:rsidRDefault="00D8049E" w:rsidP="00CA4FD0">
      <w:pPr>
        <w:spacing w:line="360" w:lineRule="auto"/>
        <w:jc w:val="both"/>
        <w:rPr>
          <w:rFonts w:cs="Times New Roman"/>
        </w:rPr>
      </w:pPr>
    </w:p>
    <w:p w14:paraId="0F8DC27F" w14:textId="77777777" w:rsidR="00D8049E" w:rsidRPr="00F45A4F" w:rsidRDefault="00D8049E" w:rsidP="00CA4FD0">
      <w:pPr>
        <w:spacing w:line="360" w:lineRule="auto"/>
        <w:jc w:val="both"/>
        <w:rPr>
          <w:rFonts w:cs="Times New Roman"/>
        </w:rPr>
      </w:pPr>
      <w:r w:rsidRPr="00F45A4F">
        <w:rPr>
          <w:rFonts w:cs="Times New Roman"/>
        </w:rPr>
        <w:t>The idea of ontology driven UI is not new. In this project, will try to build an application on the top of existing tool (the Manchester Pizza Finder) with new functionalities and enhancements. The new tool is called the Manchester Sushi Finder; since it is build mainly for sushi ontology that was previously developed by Ontology Engineering course unit. This does not mean the tool will run only sushi ontology, but it can run ontologies with similar structure, concept domain and have specific configurations.</w:t>
      </w:r>
    </w:p>
    <w:p w14:paraId="5E6412FC" w14:textId="77777777" w:rsidR="00D46ED3" w:rsidRPr="00F45A4F" w:rsidRDefault="00D46ED3" w:rsidP="00CA4FD0">
      <w:pPr>
        <w:pStyle w:val="Heading2"/>
        <w:spacing w:line="360" w:lineRule="auto"/>
      </w:pPr>
      <w:bookmarkStart w:id="25" w:name="_Toc267063316"/>
      <w:bookmarkStart w:id="26" w:name="_Toc269411795"/>
      <w:r w:rsidRPr="00F45A4F">
        <w:t>Aims</w:t>
      </w:r>
      <w:bookmarkEnd w:id="25"/>
      <w:bookmarkEnd w:id="26"/>
    </w:p>
    <w:p w14:paraId="40393C11" w14:textId="77777777" w:rsidR="00D46ED3" w:rsidRPr="00F45A4F" w:rsidRDefault="00D46ED3" w:rsidP="00CA4FD0">
      <w:pPr>
        <w:spacing w:line="360" w:lineRule="auto"/>
        <w:jc w:val="both"/>
        <w:rPr>
          <w:rFonts w:cs="Times New Roman"/>
        </w:rPr>
      </w:pPr>
      <w:r w:rsidRPr="00F45A4F">
        <w:rPr>
          <w:rFonts w:cs="Times New Roman"/>
        </w:rPr>
        <w:t xml:space="preserve">The aim of this project is to investigate and demonstrate the benefits of using OWL ontologies and OWL API within ontology driven UI application as shown in the project page </w:t>
      </w:r>
      <w:r w:rsidRPr="00F45A4F">
        <w:rPr>
          <w:rFonts w:cs="Times New Roman"/>
        </w:rPr>
        <w:fldChar w:fldCharType="begin"/>
      </w:r>
      <w:r w:rsidRPr="00F45A4F">
        <w:rPr>
          <w:rFonts w:cs="Times New Roman"/>
        </w:rPr>
        <w:instrText xml:space="preserve"> ADDIN EN.CITE &lt;EndNote&gt;&lt;Cite&gt;&lt;Author&gt;Bechhofer&lt;/Author&gt;&lt;Year&gt;2014&lt;/Year&gt;&lt;RecNum&gt;51&lt;/RecNum&gt;&lt;DisplayText&gt;[6]&lt;/DisplayText&gt;&lt;record&gt;&lt;rec-number&gt;51&lt;/rec-number&gt;&lt;foreign-keys&gt;&lt;key app="EN" db-id="ts25ppery0xtwlevwr5vrr0ivsptart9ve22" timestamp="1398372990"&gt;51&lt;/key&gt;&lt;/foreign-keys&gt;&lt;ref-type name="Web Page"&gt;12&lt;/ref-type&gt;&lt;contributors&gt;&lt;authors&gt;&lt;author&gt;Sean Bechhofer&lt;/author&gt;&lt;/authors&gt;&lt;/contributors&gt;&lt;titles&gt;&lt;title&gt;The Manchester Sushi Finder - Project Page&lt;/title&gt;&lt;/titles&gt;&lt;volume&gt;2014&lt;/volume&gt;&lt;number&gt;March 5, 2014&lt;/number&gt;&lt;dates&gt;&lt;year&gt;2014&lt;/year&gt;&lt;/dates&gt;&lt;urls&gt;&lt;related-urls&gt;&lt;url&gt;http://studentnet.cs.manchester.ac.uk/pgt/2013/COMP60990/project/projectbookdetails.php?projectid=20889&lt;/url&gt;&lt;/related-urls&gt;&lt;/urls&gt;&lt;/record&gt;&lt;/Cite&gt;&lt;/EndNote&gt;</w:instrText>
      </w:r>
      <w:r w:rsidRPr="00F45A4F">
        <w:rPr>
          <w:rFonts w:cs="Times New Roman"/>
        </w:rPr>
        <w:fldChar w:fldCharType="separate"/>
      </w:r>
      <w:r w:rsidRPr="00F45A4F">
        <w:rPr>
          <w:rFonts w:cs="Times New Roman"/>
          <w:noProof/>
        </w:rPr>
        <w:t>[6]</w:t>
      </w:r>
      <w:r w:rsidRPr="00F45A4F">
        <w:rPr>
          <w:rFonts w:cs="Times New Roman"/>
        </w:rPr>
        <w:fldChar w:fldCharType="end"/>
      </w:r>
      <w:r w:rsidRPr="00F45A4F">
        <w:rPr>
          <w:rFonts w:cs="Times New Roman"/>
        </w:rPr>
        <w:t>. As well as, making the process of checking and testing ontology easier for students by uploading their ontologies, this will be shown by implementing a configurable and flexible UI. So that most of the configurations will lay in the ontology file, and the UI could browse other ontologies that contain some specific configurations as annotations. The application is called the Manchester Sushi Finder, where a user can construct queries to search for sushi based on included and excluded ingredients defined in conceptual model represented in ontology file.</w:t>
      </w:r>
    </w:p>
    <w:p w14:paraId="6CB9DE2D" w14:textId="77777777" w:rsidR="00D8049E" w:rsidRPr="00F45A4F" w:rsidRDefault="00D8049E" w:rsidP="00CA4FD0">
      <w:pPr>
        <w:spacing w:line="360" w:lineRule="auto"/>
        <w:rPr>
          <w:rFonts w:cs="Times New Roman"/>
        </w:rPr>
      </w:pPr>
    </w:p>
    <w:p w14:paraId="02938F3B" w14:textId="77777777" w:rsidR="00D46ED3" w:rsidRPr="00F45A4F" w:rsidRDefault="00D46ED3" w:rsidP="00CA4FD0">
      <w:pPr>
        <w:pStyle w:val="Heading2"/>
        <w:spacing w:line="360" w:lineRule="auto"/>
      </w:pPr>
      <w:bookmarkStart w:id="27" w:name="_Toc267063317"/>
      <w:bookmarkStart w:id="28" w:name="_Toc269411796"/>
      <w:r w:rsidRPr="00F45A4F">
        <w:t>Objectives</w:t>
      </w:r>
      <w:bookmarkEnd w:id="27"/>
      <w:bookmarkEnd w:id="28"/>
    </w:p>
    <w:p w14:paraId="71EA77C3" w14:textId="77777777" w:rsidR="00D46ED3" w:rsidRPr="00F45A4F" w:rsidRDefault="00D46ED3" w:rsidP="00CA4FD0">
      <w:pPr>
        <w:spacing w:line="360" w:lineRule="auto"/>
        <w:jc w:val="both"/>
        <w:rPr>
          <w:rFonts w:cs="Times New Roman"/>
        </w:rPr>
      </w:pPr>
      <w:r w:rsidRPr="00F45A4F">
        <w:rPr>
          <w:rFonts w:cs="Times New Roman"/>
        </w:rPr>
        <w:t>To achieve the aim of the project, the aim is divided into several of objectives. These objectives are:</w:t>
      </w:r>
    </w:p>
    <w:p w14:paraId="4B016FEC" w14:textId="77777777" w:rsidR="00D46ED3" w:rsidRPr="00F45A4F" w:rsidRDefault="00D46ED3" w:rsidP="00CA4FD0">
      <w:pPr>
        <w:pStyle w:val="ListParagraph"/>
        <w:numPr>
          <w:ilvl w:val="0"/>
          <w:numId w:val="3"/>
        </w:numPr>
        <w:spacing w:line="360" w:lineRule="auto"/>
        <w:jc w:val="both"/>
        <w:rPr>
          <w:rFonts w:cs="Times New Roman"/>
        </w:rPr>
      </w:pPr>
      <w:commentRangeStart w:id="29"/>
      <w:r w:rsidRPr="00F45A4F">
        <w:rPr>
          <w:rFonts w:cs="Times New Roman"/>
        </w:rPr>
        <w:t>Gather project requirements.</w:t>
      </w:r>
    </w:p>
    <w:p w14:paraId="112F99DD"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reusability of the UI by making it configurable to suite content of other conceptual models.</w:t>
      </w:r>
    </w:p>
    <w:p w14:paraId="6A2E60B1"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usability of the UI by showing the languages available in the ontology with their percentage and switch between them.</w:t>
      </w:r>
    </w:p>
    <w:p w14:paraId="104042FE"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accessibility of the system by applying filters on the content of the conceptual model or/and on the result of the search query. By introducing the notion of filters and facets search to access more specific information.</w:t>
      </w:r>
    </w:p>
    <w:p w14:paraId="0C56B1D7"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accuracy of the system, so users can only construct valid queries and they get the intended results. Making the UI driven by ontology and using the faceted browsing along with will increase the accuracy of what needed to be queried.</w:t>
      </w:r>
    </w:p>
    <w:p w14:paraId="74F134FB"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Provide more flexible system by saving most of the configurations as annotations within the ontology itself.</w:t>
      </w:r>
    </w:p>
    <w:p w14:paraId="648A8402"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Represent the constant of the conceptual model with different views such as tree, and list. Users have more one option to view the content of the model.</w:t>
      </w:r>
    </w:p>
    <w:p w14:paraId="078BE623" w14:textId="77777777" w:rsidR="008B03EC" w:rsidRPr="00F45A4F" w:rsidRDefault="00891BD0" w:rsidP="00CA4FD0">
      <w:pPr>
        <w:pStyle w:val="Heading2"/>
        <w:spacing w:line="360" w:lineRule="auto"/>
      </w:pPr>
      <w:bookmarkStart w:id="30" w:name="_Toc267063318"/>
      <w:bookmarkStart w:id="31" w:name="_Toc269411797"/>
      <w:commentRangeEnd w:id="29"/>
      <w:r>
        <w:rPr>
          <w:rStyle w:val="CommentReference"/>
          <w:rFonts w:eastAsiaTheme="minorEastAsia" w:cstheme="minorBidi"/>
          <w:b w:val="0"/>
          <w:bCs w:val="0"/>
          <w:color w:val="auto"/>
        </w:rPr>
        <w:commentReference w:id="29"/>
      </w:r>
      <w:r w:rsidR="008B03EC" w:rsidRPr="00F45A4F">
        <w:t>Contributions of this Project</w:t>
      </w:r>
      <w:bookmarkEnd w:id="30"/>
      <w:bookmarkEnd w:id="31"/>
    </w:p>
    <w:p w14:paraId="0992BB09" w14:textId="77777777" w:rsidR="00B54257" w:rsidRDefault="00B54257" w:rsidP="00CA4FD0">
      <w:pPr>
        <w:spacing w:line="360" w:lineRule="auto"/>
        <w:jc w:val="both"/>
        <w:rPr>
          <w:rFonts w:cs="Times New Roman"/>
        </w:rPr>
      </w:pPr>
      <w:r>
        <w:rPr>
          <w:rFonts w:cs="Times New Roman"/>
        </w:rPr>
        <w:t xml:space="preserve">This project was undertaken to enhance and add more functionalities to an exiting tool (The Manchester Pizza Finder), which allow users to browse pizza toppings and construct queries to get certain kind of pizza. During constructing query, user chooses included and excluded toppings. As a result, pizza that matches specified criteria will be shown in the result window. This tool can run only one static pizza ontology. </w:t>
      </w:r>
    </w:p>
    <w:p w14:paraId="5D1E0EC7" w14:textId="77777777" w:rsidR="00B54257" w:rsidRDefault="00B54257" w:rsidP="00CA4FD0">
      <w:pPr>
        <w:spacing w:line="360" w:lineRule="auto"/>
        <w:jc w:val="both"/>
        <w:rPr>
          <w:rFonts w:cs="Times New Roman"/>
        </w:rPr>
      </w:pPr>
    </w:p>
    <w:p w14:paraId="6529BF35" w14:textId="77777777" w:rsidR="00B54257" w:rsidRDefault="00B54257" w:rsidP="00CA4FD0">
      <w:pPr>
        <w:spacing w:line="360" w:lineRule="auto"/>
        <w:jc w:val="both"/>
        <w:rPr>
          <w:rFonts w:cs="Times New Roman"/>
        </w:rPr>
      </w:pPr>
      <w:r>
        <w:rPr>
          <w:rFonts w:cs="Times New Roman"/>
        </w:rPr>
        <w:t>The new tool (The Manchester Sushi Finder) can run ontologies with specific annotations in them as configurations. The new tool can browse the ingredients of any food domain associated with certain annotation properties. The tool has the ability to upload different ontologies during the runtime. Filters decided in the ontology file as annotation and displayed in the tool if they are exist. The tool has the ability to show facets if they were specified in the ontology to be applied on the result. Furthermore, it provides different views (tree view and list view) of the ingredient to ease the process of browsing. It would show languages if the ontology is labeled with different languages and would show also the percentage of the languages according to the ontology.</w:t>
      </w:r>
    </w:p>
    <w:p w14:paraId="0D994912" w14:textId="77777777" w:rsidR="00B54257" w:rsidRDefault="00B54257" w:rsidP="00CA4FD0">
      <w:pPr>
        <w:spacing w:line="360" w:lineRule="auto"/>
        <w:jc w:val="both"/>
        <w:rPr>
          <w:rFonts w:cs="Times New Roman"/>
        </w:rPr>
      </w:pPr>
    </w:p>
    <w:p w14:paraId="18F177F4" w14:textId="39C7AC85" w:rsidR="00D46ED3" w:rsidRPr="00F45A4F" w:rsidRDefault="00B54257" w:rsidP="003C080B">
      <w:pPr>
        <w:spacing w:line="360" w:lineRule="auto"/>
        <w:jc w:val="both"/>
        <w:rPr>
          <w:rFonts w:cs="Times New Roman"/>
        </w:rPr>
      </w:pPr>
      <w:r>
        <w:rPr>
          <w:rFonts w:cs="Times New Roman"/>
        </w:rPr>
        <w:t>As part of ontology engineering course unit to develop food domain ontology to demonstrate for student the use and benefit of OWL, this tool would ease the process of check ontologies and might help them to understand the concept faster. Students can see their ontologies running using the tool and can see where are they going to clearly. The tool use annotations heavily, in order for the mentioned functionalities to be working. Finding some limitation in OWL annotation techniques may contribute in considering a fix in newer version of OWL in the future.</w:t>
      </w:r>
    </w:p>
    <w:p w14:paraId="3EDA0A40" w14:textId="77777777" w:rsidR="008B03EC" w:rsidRDefault="008B03EC" w:rsidP="00FE4AE8">
      <w:pPr>
        <w:pStyle w:val="Heading2"/>
        <w:spacing w:line="360" w:lineRule="auto"/>
        <w:jc w:val="both"/>
      </w:pPr>
      <w:bookmarkStart w:id="32" w:name="_Toc267063319"/>
      <w:bookmarkStart w:id="33" w:name="_Toc269411798"/>
      <w:r w:rsidRPr="00F45A4F">
        <w:t>Structure of the Dissertation</w:t>
      </w:r>
      <w:bookmarkEnd w:id="32"/>
      <w:bookmarkEnd w:id="33"/>
    </w:p>
    <w:p w14:paraId="04CC2C5A" w14:textId="435A0BEF" w:rsidR="00487BBE" w:rsidRDefault="005D49C6" w:rsidP="00FE4AE8">
      <w:pPr>
        <w:spacing w:line="360" w:lineRule="auto"/>
        <w:jc w:val="both"/>
        <w:rPr>
          <w:rFonts w:eastAsia="Times New Roman" w:cs="Times New Roman"/>
        </w:rPr>
      </w:pPr>
      <w:r>
        <w:t xml:space="preserve">There are </w:t>
      </w:r>
      <w:r w:rsidR="00FE4AE8">
        <w:t xml:space="preserve">seven chapters in this dissertation. </w:t>
      </w:r>
      <w:r w:rsidR="005006C8">
        <w:t xml:space="preserve">In the first chapter, </w:t>
      </w:r>
      <w:r w:rsidR="008035A1">
        <w:t xml:space="preserve">an introduction about the project is </w:t>
      </w:r>
      <w:r w:rsidR="007F65DC">
        <w:rPr>
          <w:rFonts w:eastAsia="Times New Roman" w:cs="Times New Roman"/>
        </w:rPr>
        <w:t xml:space="preserve">discussed as well </w:t>
      </w:r>
      <w:r w:rsidR="005959D2">
        <w:rPr>
          <w:rFonts w:eastAsia="Times New Roman" w:cs="Times New Roman"/>
        </w:rPr>
        <w:t xml:space="preserve">as </w:t>
      </w:r>
      <w:r w:rsidR="007F65DC">
        <w:rPr>
          <w:rFonts w:eastAsia="Times New Roman" w:cs="Times New Roman"/>
        </w:rPr>
        <w:t xml:space="preserve">the motivation of this project. Then the aim and </w:t>
      </w:r>
      <w:r w:rsidR="005959D2">
        <w:rPr>
          <w:rFonts w:eastAsia="Times New Roman" w:cs="Times New Roman"/>
        </w:rPr>
        <w:t>the</w:t>
      </w:r>
      <w:r w:rsidR="007F65DC">
        <w:rPr>
          <w:rFonts w:eastAsia="Times New Roman" w:cs="Times New Roman"/>
        </w:rPr>
        <w:t xml:space="preserve"> objectives </w:t>
      </w:r>
      <w:r w:rsidR="005959D2">
        <w:rPr>
          <w:rFonts w:eastAsia="Times New Roman" w:cs="Times New Roman"/>
        </w:rPr>
        <w:t xml:space="preserve">are detailed. </w:t>
      </w:r>
      <w:r w:rsidR="009E57AA">
        <w:rPr>
          <w:rFonts w:eastAsia="Times New Roman" w:cs="Times New Roman"/>
        </w:rPr>
        <w:t>It end</w:t>
      </w:r>
      <w:r w:rsidR="00C710F9">
        <w:rPr>
          <w:rFonts w:eastAsia="Times New Roman" w:cs="Times New Roman"/>
        </w:rPr>
        <w:t>s</w:t>
      </w:r>
      <w:r w:rsidR="009E57AA">
        <w:rPr>
          <w:rFonts w:eastAsia="Times New Roman" w:cs="Times New Roman"/>
        </w:rPr>
        <w:t xml:space="preserve"> with the contributions of the project.</w:t>
      </w:r>
    </w:p>
    <w:p w14:paraId="51263F5F" w14:textId="77777777" w:rsidR="00C710F9" w:rsidRDefault="00C710F9" w:rsidP="00FE4AE8">
      <w:pPr>
        <w:spacing w:line="360" w:lineRule="auto"/>
        <w:jc w:val="both"/>
      </w:pPr>
    </w:p>
    <w:p w14:paraId="7088A34B" w14:textId="4A21800B" w:rsidR="00C710F9" w:rsidRDefault="00C710F9" w:rsidP="00FE4AE8">
      <w:pPr>
        <w:spacing w:line="360" w:lineRule="auto"/>
        <w:jc w:val="both"/>
      </w:pPr>
      <w:r>
        <w:t xml:space="preserve">Chapter two gives brief background about the main key parts of this project. It is discusses </w:t>
      </w:r>
      <w:r w:rsidR="00290B97">
        <w:t xml:space="preserve">OWL, OWL API, </w:t>
      </w:r>
      <w:r w:rsidR="00044EB8">
        <w:t xml:space="preserve">the disadvantages of a </w:t>
      </w:r>
      <w:r w:rsidR="00290B97">
        <w:t>traditional way of searching and retrieving information</w:t>
      </w:r>
      <w:r w:rsidR="00A3270F">
        <w:t>. T</w:t>
      </w:r>
      <w:r w:rsidR="00290B97">
        <w:t>hen</w:t>
      </w:r>
      <w:r w:rsidR="00A3270F">
        <w:t>,</w:t>
      </w:r>
      <w:r w:rsidR="00290B97">
        <w:t xml:space="preserve"> </w:t>
      </w:r>
      <w:r w:rsidR="00044EB8">
        <w:t xml:space="preserve">it presents the technologies that will help overcome these disadvantages such as ontology based user interface; </w:t>
      </w:r>
      <w:r w:rsidR="00781D99">
        <w:t>faceted-based</w:t>
      </w:r>
      <w:r w:rsidR="00044EB8">
        <w:t xml:space="preserve"> search; ontology visual querying, and finally it gives brief </w:t>
      </w:r>
      <w:r w:rsidR="00A3270F">
        <w:t>overview of an earlier version of the project.</w:t>
      </w:r>
    </w:p>
    <w:p w14:paraId="7A2D8DA6" w14:textId="77777777" w:rsidR="00A3270F" w:rsidRDefault="00A3270F" w:rsidP="00FE4AE8">
      <w:pPr>
        <w:spacing w:line="360" w:lineRule="auto"/>
        <w:jc w:val="both"/>
      </w:pPr>
    </w:p>
    <w:p w14:paraId="40A00B6C" w14:textId="53D90BB8" w:rsidR="00A3270F" w:rsidRDefault="00796CC9" w:rsidP="00FE4AE8">
      <w:pPr>
        <w:spacing w:line="360" w:lineRule="auto"/>
        <w:jc w:val="both"/>
      </w:pPr>
      <w:r>
        <w:t xml:space="preserve">In chapter three, </w:t>
      </w:r>
      <w:r w:rsidR="00545D19">
        <w:t xml:space="preserve">the research methodology is discussed and how the project </w:t>
      </w:r>
      <w:proofErr w:type="gramStart"/>
      <w:r w:rsidR="00545D19">
        <w:t>is planed to be executed</w:t>
      </w:r>
      <w:proofErr w:type="gramEnd"/>
      <w:r w:rsidR="00545D19">
        <w:t xml:space="preserve">. </w:t>
      </w:r>
      <w:r w:rsidR="00396D9A">
        <w:t xml:space="preserve">Then it states the project deliverables. </w:t>
      </w:r>
      <w:r w:rsidR="00A3288D">
        <w:t xml:space="preserve">Finally, </w:t>
      </w:r>
      <w:r w:rsidR="00352361">
        <w:t>the evaluation plan is presented along with the tools used for this project.</w:t>
      </w:r>
    </w:p>
    <w:p w14:paraId="40625DC1" w14:textId="77777777" w:rsidR="000C0C05" w:rsidRDefault="000C0C05" w:rsidP="00FE4AE8">
      <w:pPr>
        <w:spacing w:line="360" w:lineRule="auto"/>
        <w:jc w:val="both"/>
      </w:pPr>
    </w:p>
    <w:p w14:paraId="18B394CD" w14:textId="0B998379" w:rsidR="000C0C05" w:rsidRDefault="009E75C6" w:rsidP="00FE4AE8">
      <w:pPr>
        <w:spacing w:line="360" w:lineRule="auto"/>
        <w:jc w:val="both"/>
      </w:pPr>
      <w:r>
        <w:t xml:space="preserve">Chapter </w:t>
      </w:r>
      <w:r w:rsidR="00F53CCE">
        <w:t>four</w:t>
      </w:r>
      <w:r>
        <w:t xml:space="preserve"> discusses</w:t>
      </w:r>
      <w:r w:rsidR="00B946F1">
        <w:t xml:space="preserve"> in details the design process for the system. Then, it</w:t>
      </w:r>
      <w:r>
        <w:t xml:space="preserve"> </w:t>
      </w:r>
      <w:r w:rsidR="00692FE0">
        <w:t>goes in details in the user stories and scenarios. At the end</w:t>
      </w:r>
      <w:r w:rsidR="000D305B">
        <w:t>, the design process of</w:t>
      </w:r>
      <w:r w:rsidR="00692FE0">
        <w:t xml:space="preserve"> </w:t>
      </w:r>
      <w:r w:rsidR="000D305B">
        <w:t>an otology used with the tool is discussed.</w:t>
      </w:r>
    </w:p>
    <w:p w14:paraId="2C3603B0" w14:textId="77777777" w:rsidR="009C4999" w:rsidRDefault="009C4999" w:rsidP="00FE4AE8">
      <w:pPr>
        <w:spacing w:line="360" w:lineRule="auto"/>
        <w:jc w:val="both"/>
      </w:pPr>
    </w:p>
    <w:p w14:paraId="2F383F2B" w14:textId="79BC5F03" w:rsidR="009C4999" w:rsidRDefault="00596487" w:rsidP="00FE4AE8">
      <w:pPr>
        <w:spacing w:line="360" w:lineRule="auto"/>
        <w:jc w:val="both"/>
      </w:pPr>
      <w:r>
        <w:t xml:space="preserve">In chapter five, </w:t>
      </w:r>
      <w:r w:rsidR="008C382C">
        <w:t xml:space="preserve">the implementation process of the system is shown. </w:t>
      </w:r>
      <w:r w:rsidR="00F62098">
        <w:t>It starts with discussing some of the most important technologies used in the project.</w:t>
      </w:r>
      <w:r w:rsidR="00C76DFA">
        <w:t xml:space="preserve"> Then, it mentions which software model has been used. Next, it demonstrates the major functionalities of the project. Finally, it states some of the limitations that have been faced during the implementations phase.</w:t>
      </w:r>
    </w:p>
    <w:p w14:paraId="6A889DE6" w14:textId="77777777" w:rsidR="0004718C" w:rsidRDefault="0004718C" w:rsidP="00FE4AE8">
      <w:pPr>
        <w:spacing w:line="360" w:lineRule="auto"/>
        <w:jc w:val="both"/>
      </w:pPr>
    </w:p>
    <w:p w14:paraId="161E6CAE" w14:textId="5FE46591" w:rsidR="0004718C" w:rsidRDefault="005E2DE7" w:rsidP="00FE4AE8">
      <w:pPr>
        <w:spacing w:line="360" w:lineRule="auto"/>
        <w:jc w:val="both"/>
      </w:pPr>
      <w:r>
        <w:t xml:space="preserve">Chapter six details the evaluation process along with a critical analysis. </w:t>
      </w:r>
      <w:r w:rsidR="00CB6FAB">
        <w:t xml:space="preserve">It discusses the online survey that has been created to evaluate the project. </w:t>
      </w:r>
      <w:r w:rsidR="0035770B">
        <w:t>It starts with the questions of the survey. Then, the kind of evaluators is discussed. At the end</w:t>
      </w:r>
      <w:r w:rsidR="00836838">
        <w:t>,</w:t>
      </w:r>
      <w:r w:rsidR="0035770B">
        <w:t xml:space="preserve"> a critical analysis has been preformed on the result of the survey.</w:t>
      </w:r>
    </w:p>
    <w:p w14:paraId="08F2E7E6" w14:textId="77777777" w:rsidR="00A541D7" w:rsidRDefault="00A541D7" w:rsidP="00FE4AE8">
      <w:pPr>
        <w:spacing w:line="360" w:lineRule="auto"/>
        <w:jc w:val="both"/>
      </w:pPr>
    </w:p>
    <w:p w14:paraId="69B72217" w14:textId="41F6A4F1" w:rsidR="00A541D7" w:rsidRDefault="008D48D1" w:rsidP="00FE4AE8">
      <w:pPr>
        <w:spacing w:line="360" w:lineRule="auto"/>
        <w:jc w:val="both"/>
        <w:rPr>
          <w:ins w:id="34" w:author="Hani Al Abbas" w:date="2014-08-11T20:01:00Z"/>
        </w:rPr>
      </w:pPr>
      <w:r>
        <w:t xml:space="preserve">Chapter seven concludes </w:t>
      </w:r>
      <w:r w:rsidR="00A67127">
        <w:t xml:space="preserve">the dissertation by giving </w:t>
      </w:r>
      <w:r w:rsidR="0000446F">
        <w:t>an overall overview of the project.</w:t>
      </w:r>
    </w:p>
    <w:p w14:paraId="1D087C26" w14:textId="77635693" w:rsidR="001918E3" w:rsidRPr="00F45A4F" w:rsidRDefault="001918E3" w:rsidP="00CA4FD0">
      <w:pPr>
        <w:spacing w:line="360" w:lineRule="auto"/>
        <w:rPr>
          <w:rFonts w:cs="Times New Roman"/>
        </w:rPr>
      </w:pPr>
      <w:r w:rsidRPr="00F45A4F">
        <w:rPr>
          <w:rFonts w:cs="Times New Roman"/>
        </w:rPr>
        <w:br w:type="page"/>
      </w:r>
    </w:p>
    <w:p w14:paraId="38FD4229" w14:textId="3B9B10A2" w:rsidR="008B03EC" w:rsidRPr="00DC4688" w:rsidRDefault="007A5605" w:rsidP="00CA4FD0">
      <w:pPr>
        <w:pStyle w:val="Heading1"/>
        <w:spacing w:line="360" w:lineRule="auto"/>
        <w:rPr>
          <w:rFonts w:cs="Times New Roman"/>
        </w:rPr>
      </w:pPr>
      <w:bookmarkStart w:id="35" w:name="_Toc269411799"/>
      <w:r>
        <w:rPr>
          <w:rFonts w:cs="Times New Roman"/>
        </w:rPr>
        <w:t>BACKGROUND</w:t>
      </w:r>
      <w:bookmarkEnd w:id="35"/>
    </w:p>
    <w:p w14:paraId="02DD478A" w14:textId="698F704B" w:rsidR="00DC4688" w:rsidRDefault="007A5605" w:rsidP="00CA4FD0">
      <w:pPr>
        <w:pStyle w:val="Heading2"/>
        <w:spacing w:line="360" w:lineRule="auto"/>
      </w:pPr>
      <w:bookmarkStart w:id="36" w:name="_Toc269411800"/>
      <w:r w:rsidRPr="003E4D04">
        <w:t>OWL</w:t>
      </w:r>
      <w:bookmarkEnd w:id="36"/>
    </w:p>
    <w:p w14:paraId="67BB0A03" w14:textId="77777777" w:rsidR="00D02DBF" w:rsidRDefault="00D02DBF" w:rsidP="00CA4FD0">
      <w:pPr>
        <w:spacing w:line="360" w:lineRule="auto"/>
        <w:jc w:val="both"/>
        <w:rPr>
          <w:rFonts w:cs="Times New Roman"/>
        </w:rPr>
      </w:pPr>
      <w:r w:rsidRPr="00A26F7F">
        <w:rPr>
          <w:rFonts w:cs="Times New Roman"/>
        </w:rPr>
        <w:t>OWL is a semantic web language</w:t>
      </w:r>
      <w:r>
        <w:rPr>
          <w:rFonts w:cs="Times New Roman"/>
        </w:rPr>
        <w:t xml:space="preserve"> that </w:t>
      </w:r>
      <w:r w:rsidRPr="00A26F7F">
        <w:rPr>
          <w:rFonts w:cs="Times New Roman"/>
        </w:rPr>
        <w:t>represent</w:t>
      </w:r>
      <w:r>
        <w:rPr>
          <w:rFonts w:cs="Times New Roman"/>
        </w:rPr>
        <w:t>s</w:t>
      </w:r>
      <w:r w:rsidRPr="00A26F7F">
        <w:rPr>
          <w:rFonts w:cs="Times New Roman"/>
        </w:rPr>
        <w:t xml:space="preserve"> things about the world, group of things,</w:t>
      </w:r>
      <w:r>
        <w:rPr>
          <w:rFonts w:cs="Times New Roman"/>
        </w:rPr>
        <w:t xml:space="preserve"> and the relations between them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It is a way to represent knowledge such that it is a representation of the world and our knowledge of it and it is accessible to programs and can be used </w:t>
      </w:r>
      <w:r w:rsidRPr="00A26F7F">
        <w:rPr>
          <w:rFonts w:cs="Times New Roman"/>
        </w:rPr>
        <w:fldChar w:fldCharType="begin"/>
      </w:r>
      <w:r>
        <w:rPr>
          <w:rFonts w:cs="Times New Roman"/>
        </w:rPr>
        <w:instrText xml:space="preserve"> ADDIN EN.CITE &lt;EndNote&gt;&lt;Cite&gt;&lt;Author&gt;Davis&lt;/Author&gt;&lt;Year&gt;1993&lt;/Year&gt;&lt;RecNum&gt;39&lt;/RecNum&gt;&lt;DisplayText&gt;[8]&lt;/DisplayText&gt;&lt;record&gt;&lt;rec-number&gt;39&lt;/rec-number&gt;&lt;foreign-keys&gt;&lt;key app="EN" db-id="ts25ppery0xtwlevwr5vrr0ivsptart9ve22" timestamp="1398249360"&gt;39&lt;/key&gt;&lt;/foreign-keys&gt;&lt;ref-type name="Magazine Article"&gt;19&lt;/ref-type&gt;&lt;contributors&gt;&lt;authors&gt;&lt;author&gt;Randall Davis&lt;/author&gt;&lt;author&gt;Howard Shrobe&lt;/author&gt;&lt;author&gt;Peter Szolovits&lt;/author&gt;&lt;/authors&gt;&lt;/contributors&gt;&lt;titles&gt;&lt;title&gt;What is a Knowledge Representation?&lt;/title&gt;&lt;secondary-title&gt;AI Magazine&lt;/secondary-title&gt;&lt;/titles&gt;&lt;pages&gt;17-33&lt;/pages&gt;&lt;dates&gt;&lt;year&gt;1993&lt;/year&gt;&lt;/dates&gt;&lt;urls&gt;&lt;/urls&gt;&lt;/record&gt;&lt;/Cite&gt;&lt;/EndNote&gt;</w:instrText>
      </w:r>
      <w:r w:rsidRPr="00A26F7F">
        <w:rPr>
          <w:rFonts w:cs="Times New Roman"/>
        </w:rPr>
        <w:fldChar w:fldCharType="separate"/>
      </w:r>
      <w:r>
        <w:rPr>
          <w:rFonts w:cs="Times New Roman"/>
          <w:noProof/>
        </w:rPr>
        <w:t>[8]</w:t>
      </w:r>
      <w:r w:rsidRPr="00A26F7F">
        <w:rPr>
          <w:rFonts w:cs="Times New Roman"/>
        </w:rPr>
        <w:fldChar w:fldCharType="end"/>
      </w:r>
      <w:r w:rsidRPr="00A26F7F">
        <w:rPr>
          <w:rFonts w:cs="Times New Roman"/>
        </w:rPr>
        <w:t>.</w:t>
      </w:r>
      <w:r>
        <w:rPr>
          <w:rFonts w:cs="Times New Roman"/>
        </w:rPr>
        <w:t xml:space="preserve"> It is able to represent explicit and implicit things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 intention behind creating OWL is to be used not only by human but also by applications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OWL can be access from machines because it is based on computational logic so that the machine using some software can reason over them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There are two versions of OWL: OWL and OWL 2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w:t>
      </w:r>
      <w:r w:rsidRPr="00A26F7F">
        <w:rPr>
          <w:rFonts w:cs="Times New Roman"/>
        </w:rPr>
        <w:t xml:space="preserve">OWL is a W3C recommendation since 2004, and then OWL 2 was published in 2009, followed with a second edition in 2012 </w:t>
      </w:r>
      <w:r w:rsidRPr="00A26F7F">
        <w:rPr>
          <w:rFonts w:cs="Times New Roman"/>
        </w:rPr>
        <w:fldChar w:fldCharType="begin"/>
      </w:r>
      <w:r>
        <w:rPr>
          <w:rFonts w:cs="Times New Roman"/>
        </w:rPr>
        <w:instrText xml:space="preserve"> ADDIN EN.CITE &lt;EndNote&gt;&lt;Cite&gt;&lt;Author&gt;M&lt;/Author&gt;&lt;Year&gt;2011&lt;/Year&gt;&lt;RecNum&gt;42&lt;/RecNum&gt;&lt;DisplayText&gt;[7, 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2014&lt;/access-date&gt;&lt;/record&gt;&lt;/Cite&gt;&lt;Cite&gt;&lt;Author&gt;Group&lt;/Author&gt;&lt;Year&gt;2012&lt;/Year&gt;&lt;RecNum&gt;41&lt;/RecNum&gt;&lt;record&gt;&lt;rec-number&gt;41&lt;/rec-number&gt;&lt;foreign-keys&gt;&lt;key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 xml:space="preserve">. OWL 2 is just an extension and revision of the original OWL publish in 2004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OWL has several defined syntaxes including Functional Syntax, RDF/XML, OWL/XML and the Manchester OWL Syntax </w:t>
      </w:r>
      <w:r w:rsidRPr="00A26F7F">
        <w:rPr>
          <w:rFonts w:cs="Times New Roman"/>
        </w:rPr>
        <w:fldChar w:fldCharType="begin"/>
      </w:r>
      <w:r>
        <w:rPr>
          <w:rFonts w:cs="Times New Roman"/>
        </w:rPr>
        <w:instrText xml:space="preserve"> ADDIN EN.CITE &lt;EndNote&gt;&lt;Cite&gt;&lt;Author&gt;Group&lt;/Author&gt;&lt;Year&gt;2012&lt;/Year&gt;&lt;RecNum&gt;41&lt;/RecNum&gt;&lt;DisplayText&gt;[7, 10]&lt;/DisplayText&gt;&lt;record&gt;&lt;rec-number&gt;41&lt;/rec-number&gt;&lt;foreign-keys&gt;&lt;key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Cite&gt;&lt;Author&gt;M&lt;/Author&gt;&lt;Year&gt;2011&lt;/Year&gt;&lt;RecNum&gt;42&lt;/RecNum&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w:t>
      </w:r>
    </w:p>
    <w:p w14:paraId="0D7C1452" w14:textId="77777777" w:rsidR="00D02DBF" w:rsidRDefault="00D02DBF" w:rsidP="00CA4FD0">
      <w:pPr>
        <w:spacing w:line="360" w:lineRule="auto"/>
        <w:jc w:val="both"/>
        <w:rPr>
          <w:rFonts w:cs="Times New Roman"/>
        </w:rPr>
      </w:pPr>
    </w:p>
    <w:p w14:paraId="6C245199" w14:textId="77777777" w:rsidR="00D02DBF" w:rsidRDefault="00D02DBF" w:rsidP="00CA4FD0">
      <w:pPr>
        <w:spacing w:line="360" w:lineRule="auto"/>
        <w:jc w:val="both"/>
        <w:rPr>
          <w:rFonts w:cs="Times New Roman"/>
        </w:rPr>
      </w:pPr>
      <w:r>
        <w:rPr>
          <w:rFonts w:cs="Times New Roman"/>
        </w:rPr>
        <w:t xml:space="preserve">The information on the web was described by OWL working group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as scattered. This information could mean something for humans but not for machines. So, the semantic web gives explicit meaning for this information. As a result, integrating and processing the information would be easier for machines.</w:t>
      </w:r>
    </w:p>
    <w:p w14:paraId="485B432F" w14:textId="77777777" w:rsidR="00D02DBF" w:rsidRDefault="00D02DBF" w:rsidP="00CA4FD0">
      <w:pPr>
        <w:spacing w:line="360" w:lineRule="auto"/>
        <w:jc w:val="both"/>
        <w:rPr>
          <w:rFonts w:cs="Times New Roman"/>
        </w:rPr>
      </w:pPr>
    </w:p>
    <w:p w14:paraId="702D2B6D" w14:textId="58120549" w:rsidR="00D02DBF" w:rsidRDefault="00D02DBF" w:rsidP="00CA4FD0">
      <w:pPr>
        <w:spacing w:line="360" w:lineRule="auto"/>
        <w:jc w:val="both"/>
        <w:rPr>
          <w:rFonts w:cs="Times New Roman"/>
        </w:rPr>
      </w:pPr>
      <w:r>
        <w:rPr>
          <w:rFonts w:cs="Times New Roman"/>
        </w:rPr>
        <w:t xml:space="preserve">In 2012, OWL 2 has been introduced by OWL working group </w:t>
      </w:r>
      <w:r>
        <w:rPr>
          <w:rFonts w:cs="Times New Roman"/>
        </w:rPr>
        <w:fldChar w:fldCharType="begin"/>
      </w:r>
      <w:r>
        <w:rPr>
          <w:rFonts w:cs="Times New Roman"/>
        </w:rPr>
        <w:instrText xml:space="preserve"> ADDIN EN.CITE &lt;EndNote&gt;&lt;Cite&gt;&lt;Author&gt;Group&lt;/Author&gt;&lt;Year&gt;2012&lt;/Year&gt;&lt;RecNum&gt;62&lt;/RecNum&gt;&lt;DisplayText&gt;[11]&lt;/DisplayText&gt;&lt;record&gt;&lt;rec-number&gt;62&lt;/rec-number&gt;&lt;foreign-keys&gt;&lt;key app="EN" db-id="ts25ppery0xtwlevwr5vrr0ivsptart9ve22" timestamp="1400068432"&gt;62&lt;/key&gt;&lt;/foreign-keys&gt;&lt;ref-type name="Web Page"&gt;12&lt;/ref-type&gt;&lt;contributors&gt;&lt;authors&gt;&lt;author&gt;OWL Working Group&lt;/author&gt;&lt;/authors&gt;&lt;/contributors&gt;&lt;titles&gt;&lt;title&gt;OWL 2 Web Ontology Language Document Overview&lt;/title&gt;&lt;/titles&gt;&lt;volume&gt;2014&lt;/volume&gt;&lt;number&gt;May 13, 2014&lt;/number&gt;&lt;dates&gt;&lt;year&gt;2012&lt;/year&gt;&lt;/dates&gt;&lt;pub-location&gt;W3C&lt;/pub-location&gt;&lt;urls&gt;&lt;related-urls&gt;&lt;url&gt;http://www.w3.org/TR/owl2-overview/&lt;/url&gt;&lt;/related-urls&gt;&lt;/urls&gt;&lt;/record&gt;&lt;/Cite&gt;&lt;/EndNote&gt;</w:instrText>
      </w:r>
      <w:r>
        <w:rPr>
          <w:rFonts w:cs="Times New Roman"/>
        </w:rPr>
        <w:fldChar w:fldCharType="separate"/>
      </w:r>
      <w:r>
        <w:rPr>
          <w:rFonts w:cs="Times New Roman"/>
          <w:noProof/>
        </w:rPr>
        <w:t>[11]</w:t>
      </w:r>
      <w:r>
        <w:rPr>
          <w:rFonts w:cs="Times New Roman"/>
        </w:rPr>
        <w:fldChar w:fldCharType="end"/>
      </w:r>
      <w:r>
        <w:rPr>
          <w:rFonts w:cs="Times New Roman"/>
        </w:rPr>
        <w:t xml:space="preserve">. It is not different than OWL, it could be seen as an extension of OWL with some additional features. </w:t>
      </w:r>
      <w:r w:rsidR="00520BCB">
        <w:rPr>
          <w:rFonts w:cs="Times New Roman"/>
        </w:rPr>
        <w:t>OWL 2 has</w:t>
      </w:r>
      <w:r>
        <w:rPr>
          <w:rFonts w:cs="Times New Roman"/>
        </w:rPr>
        <w:t xml:space="preserve"> several syntaxes</w:t>
      </w:r>
      <w:r w:rsidR="00925AC3">
        <w:rPr>
          <w:rFonts w:cs="Times New Roman"/>
        </w:rPr>
        <w:t xml:space="preserve"> like Manchester, functional, RDF/XML, OWL/XML, and Turtle syntaxes</w:t>
      </w:r>
      <w:r w:rsidR="00520BCB">
        <w:rPr>
          <w:rFonts w:cs="Times New Roman"/>
        </w:rPr>
        <w:t>;</w:t>
      </w:r>
      <w:r>
        <w:rPr>
          <w:rFonts w:cs="Times New Roman"/>
        </w:rPr>
        <w:t xml:space="preserve"> </w:t>
      </w:r>
      <w:commentRangeStart w:id="37"/>
      <w:r>
        <w:rPr>
          <w:rFonts w:cs="Times New Roman"/>
        </w:rPr>
        <w:t>u</w:t>
      </w:r>
      <w:r w:rsidR="00925AC3">
        <w:rPr>
          <w:rFonts w:cs="Times New Roman"/>
        </w:rPr>
        <w:t>sually</w:t>
      </w:r>
      <w:r>
        <w:rPr>
          <w:rFonts w:cs="Times New Roman"/>
        </w:rPr>
        <w:t xml:space="preserve"> develope</w:t>
      </w:r>
      <w:r w:rsidR="00925AC3">
        <w:rPr>
          <w:rFonts w:cs="Times New Roman"/>
        </w:rPr>
        <w:t xml:space="preserve">r needs </w:t>
      </w:r>
      <w:proofErr w:type="gramStart"/>
      <w:r w:rsidR="00925AC3">
        <w:rPr>
          <w:rFonts w:cs="Times New Roman"/>
        </w:rPr>
        <w:t>only one syntax</w:t>
      </w:r>
      <w:proofErr w:type="gramEnd"/>
      <w:r w:rsidR="00925AC3">
        <w:rPr>
          <w:rFonts w:cs="Times New Roman"/>
        </w:rPr>
        <w:t xml:space="preserve"> </w:t>
      </w:r>
      <w:r w:rsidR="00520BCB">
        <w:rPr>
          <w:rFonts w:cs="Times New Roman"/>
        </w:rPr>
        <w:t>to use OWL</w:t>
      </w:r>
      <w:commentRangeEnd w:id="37"/>
      <w:r w:rsidR="00891BD0">
        <w:rPr>
          <w:rStyle w:val="CommentReference"/>
        </w:rPr>
        <w:commentReference w:id="37"/>
      </w:r>
      <w:r>
        <w:rPr>
          <w:rFonts w:cs="Times New Roman"/>
        </w:rPr>
        <w:t xml:space="preserve">. </w:t>
      </w:r>
      <w:r w:rsidR="002B1723">
        <w:rPr>
          <w:rFonts w:cs="Times New Roman"/>
        </w:rPr>
        <w:fldChar w:fldCharType="begin"/>
      </w:r>
      <w:r w:rsidR="002B1723">
        <w:rPr>
          <w:rFonts w:cs="Times New Roman"/>
        </w:rPr>
        <w:instrText xml:space="preserve"> REF _Ref267744271 \h </w:instrText>
      </w:r>
      <w:r w:rsidR="002B1723">
        <w:rPr>
          <w:rFonts w:cs="Times New Roman"/>
        </w:rPr>
      </w:r>
      <w:r w:rsidR="002B1723">
        <w:rPr>
          <w:rFonts w:cs="Times New Roman"/>
        </w:rPr>
        <w:fldChar w:fldCharType="separate"/>
      </w:r>
      <w:r w:rsidR="00C431B2">
        <w:t xml:space="preserve">Figure </w:t>
      </w:r>
      <w:r w:rsidR="00C431B2">
        <w:rPr>
          <w:noProof/>
        </w:rPr>
        <w:t>1</w:t>
      </w:r>
      <w:r w:rsidR="002B1723">
        <w:rPr>
          <w:rFonts w:cs="Times New Roman"/>
        </w:rPr>
        <w:fldChar w:fldCharType="end"/>
      </w:r>
      <w:r>
        <w:rPr>
          <w:rFonts w:cs="Times New Roman"/>
        </w:rPr>
        <w:t xml:space="preserve"> shows the structure of OWL 2.</w:t>
      </w:r>
    </w:p>
    <w:p w14:paraId="66F9DFC7" w14:textId="77777777" w:rsidR="00382034" w:rsidRDefault="0005267A" w:rsidP="00F00AB9">
      <w:pPr>
        <w:keepNext/>
        <w:jc w:val="both"/>
      </w:pPr>
      <w:r>
        <w:rPr>
          <w:rFonts w:cs="Times New Roman"/>
          <w:noProof/>
        </w:rPr>
        <w:drawing>
          <wp:inline distT="0" distB="0" distL="0" distR="0" wp14:anchorId="31843D95" wp14:editId="71E3C347">
            <wp:extent cx="5274310" cy="3632835"/>
            <wp:effectExtent l="25400" t="25400" r="3429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2-structure2-800.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632835"/>
                    </a:xfrm>
                    <a:prstGeom prst="rect">
                      <a:avLst/>
                    </a:prstGeom>
                    <a:ln>
                      <a:solidFill>
                        <a:schemeClr val="tx1"/>
                      </a:solidFill>
                    </a:ln>
                  </pic:spPr>
                </pic:pic>
              </a:graphicData>
            </a:graphic>
          </wp:inline>
        </w:drawing>
      </w:r>
    </w:p>
    <w:p w14:paraId="5658B3DD" w14:textId="68735FCA" w:rsidR="00382034" w:rsidRDefault="00382034" w:rsidP="00CA4FD0">
      <w:pPr>
        <w:pStyle w:val="Caption"/>
        <w:spacing w:line="360" w:lineRule="auto"/>
        <w:jc w:val="both"/>
      </w:pPr>
      <w:bookmarkStart w:id="38" w:name="_Ref267744271"/>
      <w:bookmarkStart w:id="39" w:name="_Toc269559851"/>
      <w:r>
        <w:t xml:space="preserve">Figure </w:t>
      </w:r>
      <w:fldSimple w:instr=" SEQ Figure \* ARABIC ">
        <w:r w:rsidR="00E149D1">
          <w:rPr>
            <w:noProof/>
          </w:rPr>
          <w:t>1</w:t>
        </w:r>
      </w:fldSimple>
      <w:bookmarkEnd w:id="38"/>
      <w:r>
        <w:t>: The structure of OWL 2 [11]</w:t>
      </w:r>
      <w:bookmarkEnd w:id="39"/>
    </w:p>
    <w:p w14:paraId="60924DAF" w14:textId="0CEB1DEA" w:rsidR="00D02DBF" w:rsidRPr="00641209" w:rsidRDefault="00D02DBF" w:rsidP="00641209">
      <w:pPr>
        <w:spacing w:line="360" w:lineRule="auto"/>
        <w:jc w:val="both"/>
        <w:rPr>
          <w:rFonts w:cs="Times New Roman"/>
        </w:rPr>
      </w:pPr>
      <w:r w:rsidRPr="00A26F7F">
        <w:rPr>
          <w:rFonts w:cs="Times New Roman"/>
        </w:rPr>
        <w:t xml:space="preserve">OWL </w:t>
      </w:r>
      <w:r>
        <w:rPr>
          <w:rFonts w:cs="Times New Roman"/>
        </w:rPr>
        <w:t xml:space="preserve">files or </w:t>
      </w:r>
      <w:r w:rsidRPr="00A26F7F">
        <w:rPr>
          <w:rFonts w:cs="Times New Roman"/>
        </w:rPr>
        <w:t>documents are called ontologies</w:t>
      </w:r>
      <w:r>
        <w:rPr>
          <w:rFonts w:cs="Times New Roman"/>
        </w:rPr>
        <w:t>, as described in</w:t>
      </w:r>
      <w:r w:rsidRPr="00A26F7F">
        <w:rPr>
          <w:rFonts w:cs="Times New Roman"/>
        </w:rPr>
        <w:t xml:space="preserve">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w:t>
      </w:r>
      <w:r>
        <w:rPr>
          <w:rFonts w:cs="Times New Roman"/>
        </w:rPr>
        <w:t xml:space="preserve"> The purpose of these ontologies is to make it easier of machine to access information in the web and preform reasoning on them. </w:t>
      </w:r>
      <w:r w:rsidRPr="00A26F7F">
        <w:rPr>
          <w:rFonts w:cs="Times New Roman"/>
        </w:rPr>
        <w:t xml:space="preserve">These ontologies can be put into the web or into a local computer depending on the need. </w:t>
      </w:r>
      <w:r>
        <w:rPr>
          <w:rFonts w:cs="Times New Roman"/>
        </w:rPr>
        <w:t>One of t</w:t>
      </w:r>
      <w:r w:rsidRPr="00A26F7F">
        <w:rPr>
          <w:rFonts w:cs="Times New Roman"/>
        </w:rPr>
        <w:t>he advantage</w:t>
      </w:r>
      <w:r>
        <w:rPr>
          <w:rFonts w:cs="Times New Roman"/>
        </w:rPr>
        <w:t>s</w:t>
      </w:r>
      <w:r w:rsidRPr="00A26F7F">
        <w:rPr>
          <w:rFonts w:cs="Times New Roman"/>
        </w:rPr>
        <w:t xml:space="preserve"> of ontologies in the web is that they can be referenced from or reference to other ontologies. Ontologies </w:t>
      </w:r>
      <w:r>
        <w:rPr>
          <w:rFonts w:cs="Times New Roman"/>
        </w:rPr>
        <w:t xml:space="preserve">can be </w:t>
      </w:r>
      <w:r w:rsidRPr="00A26F7F">
        <w:rPr>
          <w:rFonts w:cs="Times New Roman"/>
        </w:rPr>
        <w:t>place</w:t>
      </w:r>
      <w:r>
        <w:rPr>
          <w:rFonts w:cs="Times New Roman"/>
        </w:rPr>
        <w:t>d</w:t>
      </w:r>
      <w:r w:rsidRPr="00A26F7F">
        <w:rPr>
          <w:rFonts w:cs="Times New Roman"/>
        </w:rPr>
        <w:t xml:space="preserve"> in a local computer </w:t>
      </w:r>
      <w:r>
        <w:rPr>
          <w:rFonts w:cs="Times New Roman"/>
        </w:rPr>
        <w:t xml:space="preserve">to be </w:t>
      </w:r>
      <w:r w:rsidRPr="00A26F7F">
        <w:rPr>
          <w:rFonts w:cs="Times New Roman"/>
        </w:rPr>
        <w:t>used local</w:t>
      </w:r>
      <w:r>
        <w:rPr>
          <w:rFonts w:cs="Times New Roman"/>
        </w:rPr>
        <w:t>ly</w:t>
      </w:r>
      <w:r w:rsidRPr="00A26F7F">
        <w:rPr>
          <w:rFonts w:cs="Times New Roman"/>
        </w:rPr>
        <w:t>.</w:t>
      </w:r>
    </w:p>
    <w:p w14:paraId="1653FEC4" w14:textId="473A3E5D" w:rsidR="00680E8D" w:rsidRDefault="00680E8D" w:rsidP="00CA4FD0">
      <w:pPr>
        <w:pStyle w:val="Heading3"/>
        <w:spacing w:line="360" w:lineRule="auto"/>
        <w:rPr>
          <w:rFonts w:cs="Times New Roman"/>
        </w:rPr>
      </w:pPr>
      <w:bookmarkStart w:id="40" w:name="_Toc269411801"/>
      <w:proofErr w:type="spellStart"/>
      <w:r w:rsidRPr="003E4D04">
        <w:rPr>
          <w:rFonts w:cs="Times New Roman"/>
        </w:rPr>
        <w:t>OWLClasses</w:t>
      </w:r>
      <w:bookmarkEnd w:id="40"/>
      <w:proofErr w:type="spellEnd"/>
    </w:p>
    <w:p w14:paraId="786FB2BD" w14:textId="1CE8353C" w:rsidR="006508B7" w:rsidRPr="006508B7" w:rsidRDefault="006508B7" w:rsidP="006508B7">
      <w:r>
        <w:t>To be written…</w:t>
      </w:r>
    </w:p>
    <w:p w14:paraId="2F616A5D" w14:textId="528241D6" w:rsidR="00680E8D" w:rsidRDefault="00680E8D" w:rsidP="00CA4FD0">
      <w:pPr>
        <w:pStyle w:val="Heading3"/>
        <w:spacing w:line="360" w:lineRule="auto"/>
        <w:rPr>
          <w:rFonts w:cs="Times New Roman"/>
        </w:rPr>
      </w:pPr>
      <w:bookmarkStart w:id="41" w:name="_Toc269411802"/>
      <w:proofErr w:type="spellStart"/>
      <w:r w:rsidRPr="003E4D04">
        <w:rPr>
          <w:rFonts w:cs="Times New Roman"/>
        </w:rPr>
        <w:t>OWLObjectProperties</w:t>
      </w:r>
      <w:bookmarkEnd w:id="41"/>
      <w:proofErr w:type="spellEnd"/>
    </w:p>
    <w:p w14:paraId="134F06A8" w14:textId="65D5623B" w:rsidR="006508B7" w:rsidRPr="006508B7" w:rsidRDefault="006508B7" w:rsidP="006508B7">
      <w:r>
        <w:t>To be written…</w:t>
      </w:r>
    </w:p>
    <w:p w14:paraId="6A248402" w14:textId="2EBD8F88" w:rsidR="00680E8D" w:rsidRDefault="00680E8D" w:rsidP="00CA4FD0">
      <w:pPr>
        <w:pStyle w:val="Heading3"/>
        <w:spacing w:line="360" w:lineRule="auto"/>
        <w:rPr>
          <w:rFonts w:cs="Times New Roman"/>
        </w:rPr>
      </w:pPr>
      <w:bookmarkStart w:id="42" w:name="_Toc269411803"/>
      <w:proofErr w:type="spellStart"/>
      <w:r w:rsidRPr="003E4D04">
        <w:rPr>
          <w:rFonts w:cs="Times New Roman"/>
        </w:rPr>
        <w:t>OWLAnnotationProperties</w:t>
      </w:r>
      <w:bookmarkEnd w:id="42"/>
      <w:proofErr w:type="spellEnd"/>
    </w:p>
    <w:p w14:paraId="46265B75" w14:textId="5F996372" w:rsidR="006508B7" w:rsidRPr="006508B7" w:rsidRDefault="006508B7" w:rsidP="006508B7">
      <w:r>
        <w:t>To be written…</w:t>
      </w:r>
    </w:p>
    <w:p w14:paraId="3562B50A" w14:textId="49F8D1A5" w:rsidR="007A5605" w:rsidRDefault="007A5605" w:rsidP="00CA4FD0">
      <w:pPr>
        <w:pStyle w:val="Heading2"/>
        <w:spacing w:line="360" w:lineRule="auto"/>
      </w:pPr>
      <w:bookmarkStart w:id="43" w:name="_Ref268528780"/>
      <w:bookmarkStart w:id="44" w:name="_Toc269411804"/>
      <w:r w:rsidRPr="003E4D04">
        <w:t>OWL API</w:t>
      </w:r>
      <w:bookmarkEnd w:id="43"/>
      <w:bookmarkEnd w:id="44"/>
    </w:p>
    <w:p w14:paraId="25301131" w14:textId="77777777" w:rsidR="009E50E3" w:rsidRDefault="009E50E3" w:rsidP="00CA4FD0">
      <w:pPr>
        <w:spacing w:line="360" w:lineRule="auto"/>
        <w:jc w:val="both"/>
        <w:rPr>
          <w:rFonts w:cs="Times New Roman"/>
        </w:rPr>
      </w:pPr>
      <w:r>
        <w:rPr>
          <w:rFonts w:cs="Times New Roman"/>
        </w:rPr>
        <w:t xml:space="preserve">In Wikipedia </w:t>
      </w:r>
      <w:r>
        <w:rPr>
          <w:rFonts w:cs="Times New Roman"/>
        </w:rPr>
        <w:fldChar w:fldCharType="begin"/>
      </w:r>
      <w:r>
        <w:rPr>
          <w:rFonts w:cs="Times New Roman"/>
        </w:rPr>
        <w:instrText xml:space="preserve"> ADDIN EN.CITE &lt;EndNote&gt;&lt;Cite&gt;&lt;Author&gt;Wikipedia&lt;/Author&gt;&lt;RecNum&gt;45&lt;/RecNum&gt;&lt;DisplayText&gt;[12]&lt;/DisplayText&gt;&lt;record&gt;&lt;rec-number&gt;45&lt;/rec-number&gt;&lt;foreign-keys&gt;&lt;key app="EN" db-id="ts25ppery0xtwlevwr5vrr0ivsptart9ve22" timestamp="1398249360"&gt;45&lt;/key&gt;&lt;/foreign-keys&gt;&lt;ref-type name="Web Page"&gt;12&lt;/ref-type&gt;&lt;contributors&gt;&lt;authors&gt;&lt;author&gt;Wikipedia&lt;/author&gt;&lt;/authors&gt;&lt;/contributors&gt;&lt;titles&gt;&lt;title&gt;Application programming interface&lt;/title&gt;&lt;/titles&gt;&lt;volume&gt;2014&lt;/volume&gt;&lt;number&gt;April 21, 2014&lt;/number&gt;&lt;dates&gt;&lt;/dates&gt;&lt;pub-location&gt;Wikipedia&lt;/pub-location&gt;&lt;urls&gt;&lt;related-urls&gt;&lt;url&gt;http://en.wikipedia.org/wiki/Application_programming_interface&lt;/url&gt;&lt;/related-urls&gt;&lt;/urls&gt;&lt;/record&gt;&lt;/Cite&gt;&lt;/EndNote&gt;</w:instrText>
      </w:r>
      <w:r>
        <w:rPr>
          <w:rFonts w:cs="Times New Roman"/>
        </w:rPr>
        <w:fldChar w:fldCharType="separate"/>
      </w:r>
      <w:r>
        <w:rPr>
          <w:rFonts w:cs="Times New Roman"/>
          <w:noProof/>
        </w:rPr>
        <w:t>[12]</w:t>
      </w:r>
      <w:r>
        <w:rPr>
          <w:rFonts w:cs="Times New Roman"/>
        </w:rPr>
        <w:fldChar w:fldCharType="end"/>
      </w:r>
      <w:r>
        <w:rPr>
          <w:rFonts w:cs="Times New Roman"/>
        </w:rPr>
        <w:t>, A</w:t>
      </w:r>
      <w:r w:rsidRPr="00A26F7F">
        <w:rPr>
          <w:rFonts w:cs="Times New Roman"/>
        </w:rPr>
        <w:t xml:space="preserve">pplication Programming Interface (API) </w:t>
      </w:r>
      <w:r>
        <w:rPr>
          <w:rFonts w:cs="Times New Roman"/>
        </w:rPr>
        <w:t xml:space="preserve">is described as </w:t>
      </w:r>
      <w:r w:rsidRPr="00A26F7F">
        <w:rPr>
          <w:rFonts w:cs="Times New Roman"/>
        </w:rPr>
        <w:t>a set of protocols that make sure the software components interact with each other in the right way</w:t>
      </w:r>
      <w:r>
        <w:rPr>
          <w:rFonts w:cs="Times New Roman"/>
        </w:rPr>
        <w:t>, and it could take many forms in different areas. It is used in the web as a set of Hypertext Transfer Protocol (HTTP). Also, it has heavy use as libraries of programming language. API is used in different forms such as libraries of programming languages. For example, Java APIs. In object-oriented languages like java, the API is a set of classes and methods to be accessed and used. Basic examples would be like using the inputting and outputting classes e.g. (</w:t>
      </w:r>
      <w:proofErr w:type="spellStart"/>
      <w:r>
        <w:rPr>
          <w:rFonts w:cs="Times New Roman"/>
        </w:rPr>
        <w:t>BufferedReader</w:t>
      </w:r>
      <w:proofErr w:type="spellEnd"/>
      <w:r>
        <w:rPr>
          <w:rFonts w:cs="Times New Roman"/>
        </w:rPr>
        <w:t xml:space="preserve"> and </w:t>
      </w:r>
      <w:proofErr w:type="spellStart"/>
      <w:r>
        <w:rPr>
          <w:rFonts w:cs="Times New Roman"/>
        </w:rPr>
        <w:t>BufferedWriter</w:t>
      </w:r>
      <w:proofErr w:type="spellEnd"/>
      <w:r>
        <w:rPr>
          <w:rFonts w:cs="Times New Roman"/>
        </w:rPr>
        <w:t xml:space="preserve"> classes in java). Since this project will be built using java-programming language, the API used is a java API </w:t>
      </w:r>
      <w:proofErr w:type="gramStart"/>
      <w:r>
        <w:rPr>
          <w:rFonts w:cs="Times New Roman"/>
        </w:rPr>
        <w:t>which</w:t>
      </w:r>
      <w:proofErr w:type="gramEnd"/>
      <w:r>
        <w:rPr>
          <w:rFonts w:cs="Times New Roman"/>
        </w:rPr>
        <w:t xml:space="preserve"> is called OWL API. OWL API is a set of classes and methods that facilitate the access to </w:t>
      </w:r>
      <w:r w:rsidRPr="00A26F7F">
        <w:rPr>
          <w:rFonts w:cs="Times New Roman"/>
        </w:rPr>
        <w:t>Web Ontology Language (OWL)</w:t>
      </w:r>
      <w:r>
        <w:rPr>
          <w:rFonts w:cs="Times New Roman"/>
        </w:rPr>
        <w:t xml:space="preserve"> ontologies. It creates objects that represent ontologies objects and manages the interactivity between them and any other program</w:t>
      </w:r>
      <w:r w:rsidRPr="00A26F7F">
        <w:rPr>
          <w:rFonts w:cs="Times New Roman"/>
        </w:rPr>
        <w:t>.</w:t>
      </w:r>
    </w:p>
    <w:p w14:paraId="40105413" w14:textId="77777777" w:rsidR="009E50E3" w:rsidRDefault="009E50E3" w:rsidP="00CA4FD0">
      <w:pPr>
        <w:spacing w:line="360" w:lineRule="auto"/>
        <w:jc w:val="both"/>
        <w:rPr>
          <w:rFonts w:cs="Times New Roman"/>
        </w:rPr>
      </w:pPr>
    </w:p>
    <w:p w14:paraId="4D763D7C" w14:textId="77777777" w:rsidR="009E50E3" w:rsidRPr="00A26F7F" w:rsidRDefault="009E50E3" w:rsidP="00CA4FD0">
      <w:pPr>
        <w:spacing w:line="360" w:lineRule="auto"/>
        <w:jc w:val="both"/>
        <w:rPr>
          <w:rFonts w:cs="Times New Roman"/>
        </w:rPr>
      </w:pPr>
      <w:r w:rsidRPr="00A26F7F">
        <w:rPr>
          <w:rFonts w:cs="Times New Roman"/>
        </w:rPr>
        <w:t xml:space="preserve">OWL API </w:t>
      </w:r>
      <w:r>
        <w:rPr>
          <w:rFonts w:cs="Times New Roman"/>
        </w:rPr>
        <w:t xml:space="preserve">is described in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xml:space="preserve"> as</w:t>
      </w:r>
      <w:r w:rsidRPr="00A26F7F">
        <w:rPr>
          <w:rFonts w:cs="Times New Roman"/>
        </w:rPr>
        <w:t xml:space="preserve"> an Application Programming Interface for the purpose of specifying how to interact with OWL Ontologies. OWL ontologies can be created, manipulated, and reasoned over using OWL API. It has been available since almost the same time of OWL. OWL API went through several revisions following the development of OWL. OWL API has the ability to parse and serialize OWL ontologies to different syntaxes such as Functional Syntax, RDF/XML, OWL/XML and the Manchester OWL Syntax. </w:t>
      </w:r>
    </w:p>
    <w:p w14:paraId="4C219D0E" w14:textId="77777777" w:rsidR="009E50E3" w:rsidRPr="00A26F7F" w:rsidRDefault="009E50E3" w:rsidP="00CA4FD0">
      <w:pPr>
        <w:spacing w:line="360" w:lineRule="auto"/>
        <w:jc w:val="both"/>
        <w:rPr>
          <w:rFonts w:cs="Times New Roman"/>
        </w:rPr>
      </w:pPr>
    </w:p>
    <w:p w14:paraId="40930837" w14:textId="77777777" w:rsidR="009E50E3" w:rsidRPr="00A26F7F" w:rsidRDefault="009E50E3" w:rsidP="00CA4FD0">
      <w:pPr>
        <w:spacing w:line="360" w:lineRule="auto"/>
        <w:jc w:val="both"/>
        <w:rPr>
          <w:rFonts w:cs="Times New Roman"/>
        </w:rPr>
      </w:pPr>
      <w:r>
        <w:rPr>
          <w:rFonts w:cs="Times New Roman"/>
        </w:rPr>
        <w:t xml:space="preserve">OWL API takes out the burden of parsing and serializing OWL ontologies from the developer back, since it has been taken care of in the implementation of it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It has been implanted using java.</w:t>
      </w:r>
      <w:r w:rsidRPr="00A26F7F">
        <w:rPr>
          <w:rFonts w:cs="Times New Roman"/>
        </w:rPr>
        <w:t xml:space="preserve"> OWL API comes also </w:t>
      </w:r>
      <w:r>
        <w:rPr>
          <w:rFonts w:cs="Times New Roman"/>
        </w:rPr>
        <w:t>with some capabilities such as</w:t>
      </w:r>
      <w:r w:rsidRPr="00A26F7F">
        <w:rPr>
          <w:rFonts w:cs="Times New Roman"/>
        </w:rPr>
        <w:t xml:space="preserve"> loading and saving ontologies. </w:t>
      </w:r>
    </w:p>
    <w:p w14:paraId="63AEEF8F" w14:textId="77777777" w:rsidR="009E50E3" w:rsidRPr="00A26F7F" w:rsidRDefault="009E50E3" w:rsidP="00CA4FD0">
      <w:pPr>
        <w:spacing w:line="360" w:lineRule="auto"/>
        <w:jc w:val="both"/>
        <w:rPr>
          <w:rFonts w:cs="Times New Roman"/>
        </w:rPr>
      </w:pPr>
    </w:p>
    <w:p w14:paraId="49292906" w14:textId="611B2253" w:rsidR="009E50E3" w:rsidRDefault="009E50E3" w:rsidP="00CA4FD0">
      <w:pPr>
        <w:spacing w:line="360" w:lineRule="auto"/>
        <w:jc w:val="both"/>
        <w:rPr>
          <w:rFonts w:cs="Times New Roman"/>
        </w:rPr>
      </w:pPr>
      <w:r w:rsidRPr="00A26F7F">
        <w:rPr>
          <w:rFonts w:cs="Times New Roman"/>
        </w:rPr>
        <w:t xml:space="preserve">OWL ontologies being accessed using OWL API only through OntologyManager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OntologyManager interface manage all changes</w:t>
      </w:r>
      <w:r>
        <w:rPr>
          <w:rFonts w:cs="Times New Roman"/>
        </w:rPr>
        <w:t xml:space="preserve"> in ontology as seen in </w:t>
      </w:r>
      <w:r w:rsidR="002B1723">
        <w:rPr>
          <w:rFonts w:cs="Times New Roman"/>
        </w:rPr>
        <w:fldChar w:fldCharType="begin"/>
      </w:r>
      <w:r w:rsidR="002B1723">
        <w:rPr>
          <w:rFonts w:cs="Times New Roman"/>
        </w:rPr>
        <w:instrText xml:space="preserve"> REF _Ref267744291 \h </w:instrText>
      </w:r>
      <w:r w:rsidR="002B1723">
        <w:rPr>
          <w:rFonts w:cs="Times New Roman"/>
        </w:rPr>
      </w:r>
      <w:r w:rsidR="002B1723">
        <w:rPr>
          <w:rFonts w:cs="Times New Roman"/>
        </w:rPr>
        <w:fldChar w:fldCharType="separate"/>
      </w:r>
      <w:r w:rsidR="00C431B2">
        <w:t xml:space="preserve">Figure </w:t>
      </w:r>
      <w:r w:rsidR="00C431B2">
        <w:rPr>
          <w:noProof/>
        </w:rPr>
        <w:t>2</w:t>
      </w:r>
      <w:r w:rsidR="002B1723">
        <w:rPr>
          <w:rFonts w:cs="Times New Roman"/>
        </w:rPr>
        <w:fldChar w:fldCharType="end"/>
      </w:r>
      <w:r w:rsidRPr="00A26F7F">
        <w:rPr>
          <w:rFonts w:cs="Times New Roman"/>
        </w:rPr>
        <w:t xml:space="preserve"> below</w:t>
      </w:r>
      <w:r>
        <w:rPr>
          <w:rFonts w:cs="Times New Roman"/>
        </w:rPr>
        <w:t xml:space="preserve"> shows UML diagram of how ontologies would be managed using OWL API</w:t>
      </w:r>
      <w:r w:rsidRPr="00A26F7F">
        <w:rPr>
          <w:rFonts w:cs="Times New Roman"/>
        </w:rPr>
        <w:t>.</w:t>
      </w:r>
    </w:p>
    <w:p w14:paraId="66DA4EB3" w14:textId="6460BC76" w:rsidR="009E50E3" w:rsidRPr="00BA7C40" w:rsidRDefault="00603730" w:rsidP="00F00AB9">
      <w:pPr>
        <w:ind w:left="720"/>
        <w:jc w:val="both"/>
        <w:rPr>
          <w:rFonts w:cs="Times New Roman"/>
        </w:rPr>
      </w:pPr>
      <w:r>
        <w:rPr>
          <w:rFonts w:cs="Times New Roman"/>
          <w:noProof/>
        </w:rPr>
        <w:drawing>
          <wp:inline distT="0" distB="0" distL="0" distR="0" wp14:anchorId="210998C2" wp14:editId="3FDB8A98">
            <wp:extent cx="4313555" cy="2381885"/>
            <wp:effectExtent l="25400" t="25400" r="29845" b="311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API.png"/>
                    <pic:cNvPicPr/>
                  </pic:nvPicPr>
                  <pic:blipFill>
                    <a:blip r:embed="rId13">
                      <a:extLst>
                        <a:ext uri="{28A0092B-C50C-407E-A947-70E740481C1C}">
                          <a14:useLocalDpi xmlns:a14="http://schemas.microsoft.com/office/drawing/2010/main" val="0"/>
                        </a:ext>
                      </a:extLst>
                    </a:blip>
                    <a:stretch>
                      <a:fillRect/>
                    </a:stretch>
                  </pic:blipFill>
                  <pic:spPr>
                    <a:xfrm>
                      <a:off x="0" y="0"/>
                      <a:ext cx="4313555" cy="2381885"/>
                    </a:xfrm>
                    <a:prstGeom prst="rect">
                      <a:avLst/>
                    </a:prstGeom>
                    <a:ln>
                      <a:solidFill>
                        <a:srgbClr val="000000"/>
                      </a:solidFill>
                    </a:ln>
                  </pic:spPr>
                </pic:pic>
              </a:graphicData>
            </a:graphic>
          </wp:inline>
        </w:drawing>
      </w:r>
    </w:p>
    <w:p w14:paraId="7E4A4BB8" w14:textId="708CE67E" w:rsidR="009E50E3" w:rsidRPr="00D70F1B" w:rsidRDefault="009E50E3" w:rsidP="00CA4FD0">
      <w:pPr>
        <w:pStyle w:val="Caption"/>
        <w:spacing w:line="360" w:lineRule="auto"/>
        <w:ind w:left="720"/>
      </w:pPr>
      <w:bookmarkStart w:id="45" w:name="_Ref267744291"/>
      <w:bookmarkStart w:id="46" w:name="_Toc263247028"/>
      <w:bookmarkStart w:id="47" w:name="_Toc267740015"/>
      <w:bookmarkStart w:id="48" w:name="_Toc269559852"/>
      <w:r>
        <w:t xml:space="preserve">Figure </w:t>
      </w:r>
      <w:fldSimple w:instr=" SEQ Figure \* ARABIC ">
        <w:r w:rsidR="00E149D1">
          <w:rPr>
            <w:noProof/>
          </w:rPr>
          <w:t>2</w:t>
        </w:r>
      </w:fldSimple>
      <w:bookmarkEnd w:id="45"/>
      <w:r>
        <w:t>: UML diagram showing the management of ontologies using OWL API</w:t>
      </w:r>
      <w:bookmarkEnd w:id="46"/>
      <w:r>
        <w:t xml:space="preserve"> </w:t>
      </w:r>
      <w:r>
        <w:fldChar w:fldCharType="begin"/>
      </w:r>
      <w: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fldChar w:fldCharType="separate"/>
      </w:r>
      <w:r>
        <w:rPr>
          <w:noProof/>
        </w:rPr>
        <w:t>[10]</w:t>
      </w:r>
      <w:bookmarkEnd w:id="47"/>
      <w:bookmarkEnd w:id="48"/>
      <w:r>
        <w:fldChar w:fldCharType="end"/>
      </w:r>
    </w:p>
    <w:p w14:paraId="0347C23D" w14:textId="77777777" w:rsidR="009E50E3" w:rsidRPr="00A26F7F" w:rsidRDefault="009E50E3" w:rsidP="00CA4FD0">
      <w:pPr>
        <w:spacing w:line="360" w:lineRule="auto"/>
        <w:jc w:val="both"/>
        <w:rPr>
          <w:rFonts w:cs="Times New Roman"/>
        </w:rPr>
      </w:pPr>
      <w:r w:rsidRPr="00A26F7F">
        <w:rPr>
          <w:rFonts w:cs="Times New Roman"/>
        </w:rPr>
        <w:t xml:space="preserve">Inference is applied on the OWL ontologies using OWLReasoner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This interface provides some useful check like consistency, checking computation of class and axiom entailments. Since the reasoning functionality is separate, developers either can use the available or can provide their own implementation. There are some </w:t>
      </w:r>
      <w:r>
        <w:rPr>
          <w:rFonts w:cs="Times New Roman"/>
        </w:rPr>
        <w:t xml:space="preserve">already </w:t>
      </w:r>
      <w:proofErr w:type="gramStart"/>
      <w:r w:rsidRPr="00A26F7F">
        <w:rPr>
          <w:rFonts w:cs="Times New Roman"/>
        </w:rPr>
        <w:t>exist</w:t>
      </w:r>
      <w:proofErr w:type="gramEnd"/>
      <w:r w:rsidRPr="00A26F7F">
        <w:rPr>
          <w:rFonts w:cs="Times New Roman"/>
        </w:rPr>
        <w:t xml:space="preserve"> implementations of reasoners such as </w:t>
      </w:r>
      <w:proofErr w:type="spellStart"/>
      <w:r w:rsidRPr="00A26F7F">
        <w:rPr>
          <w:rFonts w:cs="Times New Roman"/>
        </w:rPr>
        <w:t>FaCT</w:t>
      </w:r>
      <w:proofErr w:type="spellEnd"/>
      <w:r w:rsidRPr="00A26F7F">
        <w:rPr>
          <w:rFonts w:cs="Times New Roman"/>
        </w:rPr>
        <w:t xml:space="preserve">++, </w:t>
      </w:r>
      <w:proofErr w:type="spellStart"/>
      <w:r w:rsidRPr="00A26F7F">
        <w:rPr>
          <w:rFonts w:cs="Times New Roman"/>
        </w:rPr>
        <w:t>HermiT</w:t>
      </w:r>
      <w:proofErr w:type="spellEnd"/>
      <w:r w:rsidRPr="00A26F7F">
        <w:rPr>
          <w:rFonts w:cs="Times New Roman"/>
        </w:rPr>
        <w:t>, and Pellet.</w:t>
      </w:r>
    </w:p>
    <w:p w14:paraId="72F36351" w14:textId="77777777" w:rsidR="009E50E3" w:rsidRPr="00A26F7F" w:rsidRDefault="009E50E3" w:rsidP="00CA4FD0">
      <w:pPr>
        <w:spacing w:line="360" w:lineRule="auto"/>
        <w:jc w:val="both"/>
        <w:rPr>
          <w:rFonts w:cs="Times New Roman"/>
        </w:rPr>
      </w:pPr>
    </w:p>
    <w:p w14:paraId="09588D44" w14:textId="7E360D5D" w:rsidR="009E50E3" w:rsidRPr="009E50E3" w:rsidRDefault="009E50E3" w:rsidP="00CA4FD0">
      <w:pPr>
        <w:spacing w:line="360" w:lineRule="auto"/>
      </w:pPr>
      <w:r>
        <w:rPr>
          <w:rFonts w:cs="Times New Roman"/>
        </w:rPr>
        <w:t>As for q</w:t>
      </w:r>
      <w:r w:rsidRPr="00A26F7F">
        <w:rPr>
          <w:rFonts w:cs="Times New Roman"/>
        </w:rPr>
        <w:t xml:space="preserve">uery using OWL API, it does not offer </w:t>
      </w:r>
      <w:r>
        <w:rPr>
          <w:rFonts w:cs="Times New Roman"/>
        </w:rPr>
        <w:t>much as a</w:t>
      </w:r>
      <w:r w:rsidRPr="00A26F7F">
        <w:rPr>
          <w:rFonts w:cs="Times New Roman"/>
        </w:rPr>
        <w:t xml:space="preserve"> query mechanism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w:t>
      </w:r>
      <w:r>
        <w:rPr>
          <w:rFonts w:cs="Times New Roman"/>
        </w:rPr>
        <w:t>Since</w:t>
      </w:r>
      <w:r w:rsidRPr="00A26F7F">
        <w:rPr>
          <w:rFonts w:cs="Times New Roman"/>
        </w:rPr>
        <w:t>, it provides some sort of basic querying which is based on entailment checking functionality.</w:t>
      </w:r>
    </w:p>
    <w:p w14:paraId="7A93E20D" w14:textId="47A752BF" w:rsidR="00680E8D" w:rsidRDefault="006315D4" w:rsidP="00CA4FD0">
      <w:pPr>
        <w:pStyle w:val="Heading2"/>
        <w:spacing w:line="360" w:lineRule="auto"/>
      </w:pPr>
      <w:bookmarkStart w:id="49" w:name="_Toc269411805"/>
      <w:r w:rsidRPr="003E4D04">
        <w:t xml:space="preserve">Conventional Information </w:t>
      </w:r>
      <w:r w:rsidR="00570A1A" w:rsidRPr="003E4D04">
        <w:t>Retrieval</w:t>
      </w:r>
      <w:r w:rsidRPr="003E4D04">
        <w:t xml:space="preserve"> </w:t>
      </w:r>
      <w:r w:rsidR="00570A1A" w:rsidRPr="003E4D04">
        <w:t>Method</w:t>
      </w:r>
      <w:bookmarkEnd w:id="49"/>
    </w:p>
    <w:p w14:paraId="75D3D50F" w14:textId="77777777" w:rsidR="00CF21FF" w:rsidRDefault="00CF21FF" w:rsidP="00CA4FD0">
      <w:pPr>
        <w:spacing w:line="360" w:lineRule="auto"/>
        <w:jc w:val="both"/>
        <w:rPr>
          <w:rFonts w:cs="Times New Roman"/>
        </w:rPr>
      </w:pPr>
      <w:r w:rsidRPr="00A26F7F">
        <w:rPr>
          <w:rFonts w:cs="Times New Roman"/>
        </w:rPr>
        <w:t>Information retrieval is the method in which some information is retrieved from a source</w:t>
      </w:r>
      <w:r>
        <w:rPr>
          <w:rFonts w:cs="Times New Roman"/>
        </w:rPr>
        <w:t xml:space="preserve"> or </w:t>
      </w:r>
      <w:r w:rsidRPr="00A26F7F">
        <w:rPr>
          <w:rFonts w:cs="Times New Roman"/>
        </w:rPr>
        <w:t>multiple</w:t>
      </w:r>
      <w:r>
        <w:rPr>
          <w:rFonts w:cs="Times New Roman"/>
        </w:rPr>
        <w:t xml:space="preserve"> sources </w:t>
      </w:r>
      <w:r w:rsidRPr="00A26F7F">
        <w:rPr>
          <w:rFonts w:cs="Times New Roman"/>
        </w:rPr>
        <w:t>contains</w:t>
      </w:r>
      <w:r>
        <w:rPr>
          <w:rFonts w:cs="Times New Roman"/>
        </w:rPr>
        <w:t xml:space="preserve"> needed</w:t>
      </w:r>
      <w:r w:rsidRPr="00A26F7F">
        <w:rPr>
          <w:rFonts w:cs="Times New Roman"/>
        </w:rPr>
        <w:t xml:space="preserve"> data. Every retrieval system needs some mechanisms to retrie</w:t>
      </w:r>
      <w:r>
        <w:rPr>
          <w:rFonts w:cs="Times New Roman"/>
        </w:rPr>
        <w:t>val relevant needed information</w:t>
      </w:r>
      <w:r w:rsidRPr="00A26F7F">
        <w:rPr>
          <w:rFonts w:cs="Times New Roman"/>
        </w:rPr>
        <w:t>.</w:t>
      </w:r>
      <w:r>
        <w:rPr>
          <w:rFonts w:cs="Times New Roman"/>
        </w:rPr>
        <w:t xml:space="preserve"> </w:t>
      </w:r>
      <w:r w:rsidRPr="00BD063D">
        <w:rPr>
          <w:rFonts w:cs="Times New Roman"/>
        </w:rPr>
        <w:t xml:space="preserve">Nowadays, there is more information probably resides on the cloud than it was in the recent years </w:t>
      </w:r>
      <w:r w:rsidRPr="00BD063D">
        <w:rPr>
          <w:rFonts w:cs="Times New Roman"/>
        </w:rPr>
        <w:fldChar w:fldCharType="begin"/>
      </w:r>
      <w:r>
        <w:rPr>
          <w:rFonts w:cs="Times New Roman"/>
        </w:rPr>
        <w:instrText xml:space="preserve"> ADDIN EN.CITE &lt;EndNote&gt;&lt;Cite&gt;&lt;Year&gt;2014&lt;/Year&gt;&lt;RecNum&gt;63&lt;/RecNum&gt;&lt;DisplayText&gt;[13]&lt;/DisplayText&gt;&lt;record&gt;&lt;rec-number&gt;63&lt;/rec-number&gt;&lt;foreign-keys&gt;&lt;key app="EN" db-id="ts25ppery0xtwlevwr5vrr0ivsptart9ve22" timestamp="1401745640"&gt;63&lt;/key&gt;&lt;/foreign-keys&gt;&lt;ref-type name="Web Page"&gt;12&lt;/ref-type&gt;&lt;contributors&gt;&lt;/contributors&gt;&lt;titles&gt;&lt;title&gt;The size of the World Wide Web (The Internet)&lt;/title&gt;&lt;/titles&gt;&lt;volume&gt;2014&lt;/volume&gt;&lt;number&gt;Jun 2, 2014&lt;/number&gt;&lt;dates&gt;&lt;year&gt;2014&lt;/year&gt;&lt;/dates&gt;&lt;urls&gt;&lt;related-urls&gt;&lt;url&gt;http://www.worldwidewebsize.com/&lt;/url&gt;&lt;/related-urls&gt;&lt;/urls&gt;&lt;/record&gt;&lt;/Cite&gt;&lt;/EndNote&gt;</w:instrText>
      </w:r>
      <w:r w:rsidRPr="00BD063D">
        <w:rPr>
          <w:rFonts w:cs="Times New Roman"/>
        </w:rPr>
        <w:fldChar w:fldCharType="separate"/>
      </w:r>
      <w:r>
        <w:rPr>
          <w:rFonts w:cs="Times New Roman"/>
          <w:noProof/>
        </w:rPr>
        <w:t>[13]</w:t>
      </w:r>
      <w:r w:rsidRPr="00BD063D">
        <w:rPr>
          <w:rFonts w:cs="Times New Roman"/>
        </w:rPr>
        <w:fldChar w:fldCharType="end"/>
      </w:r>
      <w:r w:rsidRPr="0070349F">
        <w:rPr>
          <w:rFonts w:cs="Times New Roman"/>
        </w:rPr>
        <w:t xml:space="preserve">. As the amount of data on the web grows dramatically, the need to find and retrieve relevant information becomes more important. Getting the wanted results is becoming more </w:t>
      </w:r>
      <w:r>
        <w:rPr>
          <w:rFonts w:cs="Times New Roman"/>
        </w:rPr>
        <w:t>problematic</w:t>
      </w:r>
      <w:r w:rsidRPr="0070349F">
        <w:rPr>
          <w:rFonts w:cs="Times New Roman"/>
        </w:rPr>
        <w:t xml:space="preserve"> because of the amount of the data on the web and the technique used. Usually, in a search engine the results range between relevant and irrelevant. It would be nice for a user to query for something and get the most </w:t>
      </w:r>
      <w:r>
        <w:rPr>
          <w:rFonts w:cs="Times New Roman"/>
        </w:rPr>
        <w:t>relevant</w:t>
      </w:r>
      <w:r w:rsidRPr="0070349F">
        <w:rPr>
          <w:rFonts w:cs="Times New Roman"/>
        </w:rPr>
        <w:t xml:space="preserve"> result </w:t>
      </w:r>
      <w:r>
        <w:rPr>
          <w:rFonts w:cs="Times New Roman"/>
        </w:rPr>
        <w:t xml:space="preserve">that </w:t>
      </w:r>
      <w:r w:rsidRPr="0070349F">
        <w:rPr>
          <w:rFonts w:cs="Times New Roman"/>
        </w:rPr>
        <w:t>meets his/her needs.</w:t>
      </w:r>
    </w:p>
    <w:p w14:paraId="5AA1A4D9" w14:textId="77777777" w:rsidR="00CF21FF" w:rsidRDefault="00CF21FF" w:rsidP="00CA4FD0">
      <w:pPr>
        <w:spacing w:line="360" w:lineRule="auto"/>
        <w:jc w:val="both"/>
        <w:rPr>
          <w:rFonts w:cs="Times New Roman"/>
        </w:rPr>
      </w:pPr>
    </w:p>
    <w:p w14:paraId="063DF12D" w14:textId="77777777" w:rsidR="00CF21FF" w:rsidRDefault="00CF21FF" w:rsidP="00CA4FD0">
      <w:pPr>
        <w:spacing w:line="360" w:lineRule="auto"/>
        <w:jc w:val="both"/>
        <w:rPr>
          <w:rFonts w:cs="Times New Roman"/>
        </w:rPr>
      </w:pPr>
      <w:r w:rsidRPr="0070349F">
        <w:rPr>
          <w:rFonts w:cs="Times New Roman"/>
        </w:rPr>
        <w:t>There are different methods of retrieving data from the web. Keyword</w:t>
      </w:r>
      <w:r>
        <w:rPr>
          <w:rFonts w:cs="Times New Roman"/>
        </w:rPr>
        <w:t>-based</w:t>
      </w:r>
      <w:r w:rsidRPr="0070349F">
        <w:rPr>
          <w:rFonts w:cs="Times New Roman"/>
        </w:rPr>
        <w:t xml:space="preserve"> search method could be the oldest among the others</w:t>
      </w:r>
      <w:r>
        <w:rPr>
          <w:rFonts w:cs="Times New Roman"/>
        </w:rPr>
        <w:t>.</w:t>
      </w:r>
    </w:p>
    <w:p w14:paraId="115A04BF" w14:textId="77777777" w:rsidR="00CF21FF" w:rsidRDefault="00CF21FF" w:rsidP="00CA4FD0">
      <w:pPr>
        <w:spacing w:line="360" w:lineRule="auto"/>
        <w:jc w:val="both"/>
        <w:rPr>
          <w:rFonts w:cs="Times New Roman"/>
        </w:rPr>
      </w:pPr>
    </w:p>
    <w:p w14:paraId="4574CC1C" w14:textId="77777777" w:rsidR="00CF21FF" w:rsidRPr="00A26F7F" w:rsidRDefault="00CF21FF" w:rsidP="00CA4FD0">
      <w:pPr>
        <w:spacing w:line="360" w:lineRule="auto"/>
        <w:jc w:val="both"/>
        <w:rPr>
          <w:rFonts w:cs="Times New Roman"/>
        </w:rPr>
      </w:pPr>
      <w:r>
        <w:rPr>
          <w:rFonts w:cs="Times New Roman"/>
        </w:rPr>
        <w:t xml:space="preserve">Keyword-based search method use specific words call “Keywords” that are linked with database records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It</w:t>
      </w:r>
      <w:r w:rsidRPr="00A26F7F">
        <w:rPr>
          <w:rFonts w:cs="Times New Roman"/>
        </w:rPr>
        <w:t xml:space="preserve"> would be the default and </w:t>
      </w:r>
      <w:r>
        <w:rPr>
          <w:rFonts w:cs="Times New Roman"/>
        </w:rPr>
        <w:t xml:space="preserve">the </w:t>
      </w:r>
      <w:r w:rsidRPr="00A26F7F">
        <w:rPr>
          <w:rFonts w:cs="Times New Roman"/>
        </w:rPr>
        <w:t>usual choice</w:t>
      </w:r>
      <w:r>
        <w:rPr>
          <w:rFonts w:cs="Times New Roman"/>
        </w:rPr>
        <w:t xml:space="preserve"> to use in search</w:t>
      </w:r>
      <w:r w:rsidRPr="00A26F7F">
        <w:rPr>
          <w:rFonts w:cs="Times New Roman"/>
        </w:rPr>
        <w:t xml:space="preserve">, since it has been used over long time. </w:t>
      </w:r>
      <w:r>
        <w:rPr>
          <w:rFonts w:cs="Times New Roman"/>
        </w:rPr>
        <w:t>This method seems easy to use, as it is resembl</w:t>
      </w:r>
      <w:r w:rsidRPr="00E64ECE">
        <w:rPr>
          <w:rFonts w:cs="Times New Roman"/>
        </w:rPr>
        <w:t>e</w:t>
      </w:r>
      <w:r>
        <w:rPr>
          <w:rFonts w:cs="Times New Roman"/>
        </w:rPr>
        <w:t xml:space="preserve"> natural language which could be understandable by humans but not by machines.</w:t>
      </w:r>
      <w:r w:rsidRPr="00A26F7F">
        <w:rPr>
          <w:rFonts w:cs="Times New Roman"/>
        </w:rPr>
        <w:t xml:space="preserve"> </w:t>
      </w:r>
      <w:r>
        <w:rPr>
          <w:rFonts w:cs="Times New Roman"/>
        </w:rPr>
        <w:t xml:space="preserve">Because of the human factor that exists in writing the search query, things </w:t>
      </w:r>
      <w:r w:rsidRPr="00214B2F">
        <w:rPr>
          <w:rFonts w:cs="Times New Roman"/>
        </w:rPr>
        <w:t>inevitably</w:t>
      </w:r>
      <w:r>
        <w:rPr>
          <w:rFonts w:cs="Times New Roman"/>
        </w:rPr>
        <w:t xml:space="preserve"> could go wrong.</w:t>
      </w:r>
      <w:r w:rsidRPr="00A26F7F">
        <w:rPr>
          <w:rFonts w:cs="Times New Roman"/>
        </w:rPr>
        <w:t xml:space="preserve"> </w:t>
      </w:r>
      <w:r>
        <w:rPr>
          <w:rFonts w:cs="Times New Roman"/>
        </w:rPr>
        <w:t>Simplicity and ease come with a cost, k</w:t>
      </w:r>
      <w:r w:rsidRPr="00A26F7F">
        <w:rPr>
          <w:rFonts w:cs="Times New Roman"/>
        </w:rPr>
        <w:t>eyword-based</w:t>
      </w:r>
      <w:r>
        <w:rPr>
          <w:rFonts w:cs="Times New Roman"/>
        </w:rPr>
        <w:t xml:space="preserve"> search method suffers from some serious</w:t>
      </w:r>
      <w:r w:rsidRPr="00A26F7F">
        <w:rPr>
          <w:rFonts w:cs="Times New Roman"/>
        </w:rPr>
        <w:t xml:space="preserve"> issues</w:t>
      </w:r>
      <w:r>
        <w:rPr>
          <w:rFonts w:cs="Times New Roman"/>
        </w:rPr>
        <w:t xml:space="preserve">. (1) </w:t>
      </w:r>
      <w:r w:rsidRPr="00A26F7F">
        <w:rPr>
          <w:rFonts w:cs="Times New Roman"/>
        </w:rPr>
        <w:t xml:space="preserve">One of these issues </w:t>
      </w:r>
      <w:r>
        <w:rPr>
          <w:rFonts w:cs="Times New Roman"/>
        </w:rPr>
        <w:t>is</w:t>
      </w:r>
      <w:r w:rsidRPr="00A26F7F">
        <w:rPr>
          <w:rFonts w:cs="Times New Roman"/>
        </w:rPr>
        <w:t xml:space="preserve"> the lack of accuracy and recall because of </w:t>
      </w:r>
      <w:r>
        <w:rPr>
          <w:rFonts w:cs="Times New Roman"/>
        </w:rPr>
        <w:t xml:space="preserve">all of the </w:t>
      </w:r>
      <w:r w:rsidRPr="00A26F7F">
        <w:rPr>
          <w:rFonts w:cs="Times New Roman"/>
        </w:rPr>
        <w:t xml:space="preserve">synonyms and </w:t>
      </w:r>
      <w:r>
        <w:rPr>
          <w:rFonts w:cs="Times New Roman"/>
        </w:rPr>
        <w:t xml:space="preserve">the </w:t>
      </w:r>
      <w:proofErr w:type="gramStart"/>
      <w:r w:rsidRPr="00A26F7F">
        <w:rPr>
          <w:rFonts w:cs="Times New Roman"/>
        </w:rPr>
        <w:t xml:space="preserve">homonyms </w:t>
      </w:r>
      <w:r>
        <w:rPr>
          <w:rFonts w:cs="Times New Roman"/>
        </w:rPr>
        <w:t>which</w:t>
      </w:r>
      <w:proofErr w:type="gramEnd"/>
      <w:r w:rsidRPr="00A26F7F">
        <w:rPr>
          <w:rFonts w:cs="Times New Roman"/>
        </w:rPr>
        <w:t xml:space="preserve"> are based on memorizing terms rather than concepts. </w:t>
      </w:r>
      <w:r>
        <w:rPr>
          <w:rFonts w:cs="Times New Roman"/>
        </w:rPr>
        <w:t>(2) Another major</w:t>
      </w:r>
      <w:r w:rsidRPr="00A26F7F">
        <w:rPr>
          <w:rFonts w:cs="Times New Roman"/>
        </w:rPr>
        <w:t xml:space="preserve"> issue is that using keyword-based search add more ambiguity</w:t>
      </w:r>
      <w:r>
        <w:rPr>
          <w:rFonts w:cs="Times New Roman"/>
        </w:rPr>
        <w:t>,</w:t>
      </w:r>
      <w:r w:rsidRPr="00A26F7F">
        <w:rPr>
          <w:rFonts w:cs="Times New Roman"/>
        </w:rPr>
        <w:t xml:space="preserve"> </w:t>
      </w:r>
      <w:r>
        <w:rPr>
          <w:rFonts w:cs="Times New Roman"/>
        </w:rPr>
        <w:t>when</w:t>
      </w:r>
      <w:r w:rsidRPr="00A26F7F">
        <w:rPr>
          <w:rFonts w:cs="Times New Roman"/>
        </w:rPr>
        <w:t xml:space="preserve"> the user want just to browse around to find out what is there or the user does not know the right term used in specific content.</w:t>
      </w:r>
    </w:p>
    <w:p w14:paraId="2CC714E8" w14:textId="77777777" w:rsidR="00CF21FF" w:rsidRPr="00A26F7F" w:rsidRDefault="00CF21FF" w:rsidP="00CA4FD0">
      <w:pPr>
        <w:spacing w:line="360" w:lineRule="auto"/>
        <w:jc w:val="both"/>
        <w:rPr>
          <w:rFonts w:cs="Times New Roman"/>
        </w:rPr>
      </w:pPr>
    </w:p>
    <w:p w14:paraId="6C79CDBD" w14:textId="77777777" w:rsidR="00CF21FF" w:rsidRPr="00A26F7F" w:rsidRDefault="00CF21FF" w:rsidP="00CA4FD0">
      <w:pPr>
        <w:spacing w:line="360" w:lineRule="auto"/>
        <w:jc w:val="both"/>
        <w:rPr>
          <w:rFonts w:cs="Times New Roman"/>
        </w:rPr>
      </w:pPr>
      <w:r w:rsidRPr="00A26F7F">
        <w:rPr>
          <w:rFonts w:cs="Times New Roman"/>
        </w:rPr>
        <w:t xml:space="preserve">According to </w:t>
      </w:r>
      <w:r w:rsidRPr="00A26F7F">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A26F7F">
        <w:rPr>
          <w:rFonts w:cs="Times New Roman"/>
        </w:rPr>
        <w:fldChar w:fldCharType="separate"/>
      </w:r>
      <w:r>
        <w:rPr>
          <w:rFonts w:cs="Times New Roman"/>
          <w:noProof/>
        </w:rPr>
        <w:t>[14]</w:t>
      </w:r>
      <w:r w:rsidRPr="00A26F7F">
        <w:rPr>
          <w:rFonts w:cs="Times New Roman"/>
        </w:rPr>
        <w:fldChar w:fldCharType="end"/>
      </w:r>
      <w:r w:rsidRPr="00A26F7F">
        <w:rPr>
          <w:rFonts w:cs="Times New Roman"/>
        </w:rPr>
        <w:t xml:space="preserve">, there are solutions for both issues. </w:t>
      </w:r>
      <w:r>
        <w:rPr>
          <w:rFonts w:cs="Times New Roman"/>
        </w:rPr>
        <w:t>The lack of precision and recall can be treated by o</w:t>
      </w:r>
      <w:r w:rsidRPr="00A26F7F">
        <w:rPr>
          <w:rFonts w:cs="Times New Roman"/>
        </w:rPr>
        <w:t>ntology-based information retrieval method. The growth in the ambiguity issue, would be solve be using multi-faceted search method which would guide the user during constructing the search query.</w:t>
      </w:r>
      <w:r>
        <w:rPr>
          <w:rFonts w:cs="Times New Roman"/>
        </w:rPr>
        <w:t xml:space="preserve"> So, the use of knowledge base and concept base would be more desirable than just providing </w:t>
      </w:r>
      <w:r w:rsidRPr="000E4081">
        <w:rPr>
          <w:rFonts w:cs="Times New Roman"/>
        </w:rPr>
        <w:t xml:space="preserve">arbitrary </w:t>
      </w:r>
      <w:r>
        <w:rPr>
          <w:rFonts w:cs="Times New Roman"/>
        </w:rPr>
        <w:t xml:space="preserve">information. In addition, a sense of </w:t>
      </w:r>
      <w:r w:rsidRPr="00F1553A">
        <w:rPr>
          <w:rFonts w:cs="Times New Roman"/>
        </w:rPr>
        <w:t>Artificial</w:t>
      </w:r>
      <w:r>
        <w:rPr>
          <w:rFonts w:cs="Times New Roman"/>
        </w:rPr>
        <w:t xml:space="preserve"> Intelligence is also felt since machines can make </w:t>
      </w:r>
      <w:r w:rsidRPr="00D47AA8">
        <w:rPr>
          <w:rFonts w:cs="Times New Roman"/>
        </w:rPr>
        <w:t>inferences</w:t>
      </w:r>
      <w:r>
        <w:rPr>
          <w:rFonts w:cs="Times New Roman"/>
        </w:rPr>
        <w:t xml:space="preserve"> based on some rules.</w:t>
      </w:r>
    </w:p>
    <w:p w14:paraId="17D6B41D" w14:textId="77777777" w:rsidR="00CF21FF" w:rsidRDefault="00CF21FF" w:rsidP="00CA4FD0">
      <w:pPr>
        <w:spacing w:line="360" w:lineRule="auto"/>
        <w:rPr>
          <w:rFonts w:cs="Times New Roman"/>
        </w:rPr>
      </w:pPr>
    </w:p>
    <w:p w14:paraId="22C8781B" w14:textId="77777777" w:rsidR="00CF21FF" w:rsidRDefault="00CF21FF" w:rsidP="00CA4FD0">
      <w:pPr>
        <w:spacing w:line="360" w:lineRule="auto"/>
        <w:jc w:val="both"/>
        <w:rPr>
          <w:rFonts w:cs="Times New Roman"/>
        </w:rPr>
      </w:pPr>
      <w:r>
        <w:rPr>
          <w:rFonts w:cs="Times New Roman"/>
        </w:rPr>
        <w:t>In this project, keyword based method won’t be used since it has limitations like recall and ambiguity. As I am trying to overcome these limitations, ontology driven user interface as alternative method will be used.</w:t>
      </w:r>
    </w:p>
    <w:p w14:paraId="7645FBA5" w14:textId="77777777" w:rsidR="00CF21FF" w:rsidRPr="00CF21FF" w:rsidRDefault="00CF21FF" w:rsidP="00CA4FD0">
      <w:pPr>
        <w:spacing w:line="360" w:lineRule="auto"/>
      </w:pPr>
    </w:p>
    <w:p w14:paraId="1D6A2426" w14:textId="1CE0B679" w:rsidR="006315D4" w:rsidRDefault="006315D4" w:rsidP="00CA4FD0">
      <w:pPr>
        <w:pStyle w:val="Heading2"/>
        <w:spacing w:line="360" w:lineRule="auto"/>
      </w:pPr>
      <w:bookmarkStart w:id="50" w:name="_Toc269411806"/>
      <w:r w:rsidRPr="003E4D04">
        <w:t>Ontology Based User Interface</w:t>
      </w:r>
      <w:bookmarkEnd w:id="50"/>
    </w:p>
    <w:p w14:paraId="03936466" w14:textId="77777777" w:rsidR="000D5BBC" w:rsidRDefault="000D5BBC" w:rsidP="00CA4FD0">
      <w:pPr>
        <w:spacing w:line="360" w:lineRule="auto"/>
        <w:jc w:val="both"/>
        <w:rPr>
          <w:rFonts w:cs="Times New Roman"/>
        </w:rPr>
      </w:pPr>
      <w:r>
        <w:rPr>
          <w:rFonts w:cs="Times New Roman"/>
        </w:rPr>
        <w:t xml:space="preserve">In general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developing user interfaces </w:t>
      </w:r>
      <w:r w:rsidRPr="00DF5465">
        <w:rPr>
          <w:rFonts w:cs="Times New Roman"/>
        </w:rPr>
        <w:t>hindered</w:t>
      </w:r>
      <w:r>
        <w:rPr>
          <w:rFonts w:cs="Times New Roman"/>
        </w:rPr>
        <w:t xml:space="preserve"> by the knowledge of the user. Letting the user known what can he ask for and constructing a meaningful search query using the user interface is the major issue. To remedy this issue, solutions have been proposed. Some of those solutions would be making every option in the user interface available to reduce the recall issue. Another solution would be writing manuals to the user to follow. These solutions might be providing more complexity and other problems. The </w:t>
      </w:r>
      <w:r w:rsidRPr="00B50DC4">
        <w:rPr>
          <w:rFonts w:cs="Times New Roman"/>
        </w:rPr>
        <w:t>former</w:t>
      </w:r>
      <w:r>
        <w:rPr>
          <w:rFonts w:cs="Times New Roman"/>
        </w:rPr>
        <w:t xml:space="preserve"> solution could </w:t>
      </w:r>
      <w:r w:rsidRPr="00B50DC4">
        <w:rPr>
          <w:rFonts w:cs="Times New Roman"/>
        </w:rPr>
        <w:t>overwhelm</w:t>
      </w:r>
      <w:r>
        <w:rPr>
          <w:rFonts w:cs="Times New Roman"/>
        </w:rPr>
        <w:t xml:space="preserve"> the user with all of the options available </w:t>
      </w:r>
      <w:r w:rsidRPr="00D71C80">
        <w:rPr>
          <w:rFonts w:cs="Times New Roman"/>
        </w:rPr>
        <w:t xml:space="preserve">whether </w:t>
      </w:r>
      <w:r>
        <w:rPr>
          <w:rFonts w:cs="Times New Roman"/>
        </w:rPr>
        <w:t xml:space="preserve">needed options or not. The latter solution could increase the load on the user to study and spend time on something that needed to be recalled eventually. Ontology driven user interface would be the most suited solution, since ontologies are based on conceptual model rather than just terms </w:t>
      </w:r>
      <w:r>
        <w:rPr>
          <w:rFonts w:cs="Times New Roman"/>
        </w:rPr>
        <w:fldChar w:fldCharType="begin"/>
      </w:r>
      <w:r>
        <w:rPr>
          <w:rFonts w:cs="Times New Roman"/>
        </w:rPr>
        <w:instrText xml:space="preserve"> ADDIN EN.CITE &lt;EndNote&gt;&lt;Cite&gt;&lt;Author&gt;Catarci&lt;/Author&gt;&lt;Year&gt;2004&lt;/Year&gt;&lt;RecNum&gt;38&lt;/RecNum&gt;&lt;DisplayText&gt;[3, 15]&lt;/DisplayText&gt;&lt;record&gt;&lt;rec-number&gt;38&lt;/rec-number&gt;&lt;foreign-keys&gt;&lt;key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Cite&gt;&lt;Author&gt;Bechhofer&lt;/Author&gt;&lt;RecNum&gt;36&lt;/RecNum&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This conceptual model gives a map for the user to follow upon constructing queries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487F5CBE" w14:textId="77777777" w:rsidR="000D5BBC" w:rsidRDefault="000D5BBC" w:rsidP="00CA4FD0">
      <w:pPr>
        <w:spacing w:line="360" w:lineRule="auto"/>
        <w:jc w:val="both"/>
        <w:rPr>
          <w:rFonts w:cs="Times New Roman"/>
        </w:rPr>
      </w:pPr>
    </w:p>
    <w:p w14:paraId="5915CDFF" w14:textId="77777777" w:rsidR="000D5BBC" w:rsidRDefault="000D5BBC" w:rsidP="00CA4FD0">
      <w:pPr>
        <w:spacing w:line="360" w:lineRule="auto"/>
        <w:jc w:val="both"/>
        <w:rPr>
          <w:rFonts w:cs="Times New Roman"/>
        </w:rPr>
      </w:pPr>
      <w:r>
        <w:rPr>
          <w:rFonts w:cs="Times New Roman"/>
        </w:rPr>
        <w:t xml:space="preserve">Ontology based user interface is defined by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as a user interface that allows the user to construct and manipulate queries based on some domain concept stored in ontology. This domain concept drives the user interface, where there is no need for manuals or shove all available options in the user interface, since the ontology based </w:t>
      </w:r>
      <w:proofErr w:type="gramStart"/>
      <w:r>
        <w:rPr>
          <w:rFonts w:cs="Times New Roman"/>
        </w:rPr>
        <w:t>one which</w:t>
      </w:r>
      <w:proofErr w:type="gramEnd"/>
      <w:r>
        <w:rPr>
          <w:rFonts w:cs="Times New Roman"/>
        </w:rPr>
        <w:t xml:space="preserve"> should act as a guide for the user. It depends on recognizing knowledge instead of memorizing keywords. It allows the user to build complex and meaningful queries and return the needed results. In addition, it offers the user the option of browsing around to find out what he/she needs. The user does not have to any thing about the underlying conceptual knowledge. TAMBS give the illusion of retrieving from single source while it read from multiple sources and convert selected options to appropriate query languages that match sources’.</w:t>
      </w:r>
    </w:p>
    <w:p w14:paraId="348C9BD6" w14:textId="77777777" w:rsidR="000D5BBC" w:rsidRDefault="000D5BBC" w:rsidP="00CA4FD0">
      <w:pPr>
        <w:spacing w:line="360" w:lineRule="auto"/>
        <w:jc w:val="both"/>
        <w:rPr>
          <w:rFonts w:cs="Times New Roman"/>
        </w:rPr>
      </w:pPr>
    </w:p>
    <w:p w14:paraId="11431F4F" w14:textId="77777777" w:rsidR="000D5BBC" w:rsidRDefault="000D5BBC" w:rsidP="00CA4FD0">
      <w:pPr>
        <w:spacing w:line="360" w:lineRule="auto"/>
        <w:jc w:val="both"/>
        <w:rPr>
          <w:rFonts w:cs="Times New Roman"/>
        </w:rPr>
      </w:pPr>
      <w:r>
        <w:rPr>
          <w:rFonts w:cs="Times New Roman"/>
        </w:rPr>
        <w:t xml:space="preserve">The user interface offers choices and some scenarios for the user, so that the user would be guided toward constructing meaningful queries that return the intended results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Users would not face the no-result status after running queries. Query expressions are Description Logics (DLs) expressions and they are incremental and compositional </w: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 </w:instrTex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[3, 15]</w:t>
      </w:r>
      <w:r>
        <w:rPr>
          <w:rFonts w:cs="Times New Roman"/>
        </w:rPr>
        <w:fldChar w:fldCharType="end"/>
      </w:r>
      <w:r>
        <w:rPr>
          <w:rFonts w:cs="Times New Roman"/>
        </w:rPr>
        <w:t xml:space="preserve">. DL is a way for knowledge representation used by the conceptual model </w:t>
      </w:r>
      <w:r>
        <w:rPr>
          <w:rFonts w:cs="Times New Roman"/>
        </w:rPr>
        <w:fldChar w:fldCharType="begin"/>
      </w:r>
      <w:r>
        <w:rPr>
          <w:rFonts w:cs="Times New Roman"/>
        </w:rPr>
        <w:instrText xml:space="preserve"> ADDIN EN.CITE &lt;EndNote&gt;&lt;Cite&gt;&lt;Author&gt;Bechhofer&lt;/Author&gt;&lt;Year&gt;1999&lt;/Year&gt;&lt;RecNum&gt;60&lt;/RecNum&gt;&lt;DisplayText&gt;[16]&lt;/DisplayText&gt;&lt;record&gt;&lt;rec-number&gt;60&lt;/rec-number&gt;&lt;foreign-keys&gt;&lt;key app="EN" db-id="ts25ppery0xtwlevwr5vrr0ivsptart9ve22" timestamp="1399742814"&gt;60&lt;/key&gt;&lt;/foreign-keys&gt;&lt;ref-type name="Book Section"&gt;5&lt;/ref-type&gt;&lt;contributors&gt;&lt;authors&gt;&lt;author&gt;Bechhofer, Sean&lt;/author&gt;&lt;author&gt;Goble, Carole&lt;/author&gt;&lt;/authors&gt;&lt;/contributors&gt;&lt;titles&gt;&lt;title&gt;Classification Based Navigation and Retrieval for Picture Archives&lt;/title&gt;&lt;secondary-title&gt;Database Semantics&lt;/secondary-title&gt;&lt;/titles&gt;&lt;pages&gt;291-310&lt;/pages&gt;&lt;dates&gt;&lt;year&gt;1999&lt;/year&gt;&lt;/dates&gt;&lt;publisher&gt;Springer&lt;/publisher&gt;&lt;isbn&gt;1475749163&lt;/isbn&gt;&lt;urls&gt;&lt;/urls&gt;&lt;/record&gt;&lt;/Cite&gt;&lt;/EndNote&gt;</w:instrText>
      </w:r>
      <w:r>
        <w:rPr>
          <w:rFonts w:cs="Times New Roman"/>
        </w:rPr>
        <w:fldChar w:fldCharType="separate"/>
      </w:r>
      <w:r>
        <w:rPr>
          <w:rFonts w:cs="Times New Roman"/>
          <w:noProof/>
        </w:rPr>
        <w:t>[16]</w:t>
      </w:r>
      <w:r>
        <w:rPr>
          <w:rFonts w:cs="Times New Roman"/>
        </w:rPr>
        <w:fldChar w:fldCharType="end"/>
      </w:r>
      <w:r>
        <w:rPr>
          <w:rFonts w:cs="Times New Roman"/>
        </w:rPr>
        <w:t xml:space="preserve">. It provides hierarchal model based on conceptual model that represent classes of specific domain and the relationships between the instances of those classes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DL model is not easy because of the need knowledge about the DL syntax along with understanding it, so a friendly user interface need to build to separate the user from dealing with DL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5714E6E0" w14:textId="77777777" w:rsidR="000D5BBC" w:rsidRDefault="000D5BBC" w:rsidP="00CA4FD0">
      <w:pPr>
        <w:spacing w:line="360" w:lineRule="auto"/>
        <w:jc w:val="both"/>
        <w:rPr>
          <w:rFonts w:cs="Times New Roman"/>
        </w:rPr>
      </w:pPr>
    </w:p>
    <w:p w14:paraId="57E9FCA9" w14:textId="77777777" w:rsidR="000D5BBC" w:rsidRDefault="000D5BBC"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there are two kind of concepts that the DL model support. The concepts definitions and the assertions made on the concepts definitions, like the subsumption relationship between two classes. In a way, assertions on the original concepts considered as defining new concepts definitions. Compositional concept can be formed using some services provided by DL. Reasoning about the concept definitions is done through the services provided by DL. These services are:</w:t>
      </w:r>
    </w:p>
    <w:p w14:paraId="468EBEB4" w14:textId="77777777" w:rsidR="000D5BBC" w:rsidRPr="009D29E2" w:rsidRDefault="000D5BBC" w:rsidP="00CA4FD0">
      <w:pPr>
        <w:pStyle w:val="ListParagraph"/>
        <w:numPr>
          <w:ilvl w:val="0"/>
          <w:numId w:val="12"/>
        </w:numPr>
        <w:spacing w:line="360" w:lineRule="auto"/>
        <w:jc w:val="both"/>
        <w:rPr>
          <w:rFonts w:cs="Times New Roman"/>
        </w:rPr>
      </w:pPr>
      <w:r w:rsidRPr="00517A07">
        <w:rPr>
          <w:rFonts w:cs="Times New Roman"/>
          <w:b/>
        </w:rPr>
        <w:t>Satisfiability</w:t>
      </w:r>
      <w:r>
        <w:rPr>
          <w:rFonts w:cs="Times New Roman"/>
        </w:rPr>
        <w:t>: make sure that the concepts are consistent.</w:t>
      </w:r>
    </w:p>
    <w:p w14:paraId="6D36DB07"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Subsumption</w:t>
      </w:r>
      <w:r>
        <w:rPr>
          <w:rFonts w:cs="Times New Roman"/>
        </w:rPr>
        <w:t>: create composite concepts definition from assertion made on the original concepts definition.</w:t>
      </w:r>
    </w:p>
    <w:p w14:paraId="6C7D7B00"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Classification</w:t>
      </w:r>
      <w:r>
        <w:rPr>
          <w:rFonts w:cs="Times New Roman"/>
        </w:rPr>
        <w:t>: make new classification hierarchy based on the subsumption relationship.</w:t>
      </w:r>
    </w:p>
    <w:p w14:paraId="24E498BA"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Retrieval</w:t>
      </w:r>
      <w:r>
        <w:rPr>
          <w:rFonts w:cs="Times New Roman"/>
        </w:rPr>
        <w:t>: retrieve any individual that is part of concept definition whether it is original or generated from the subsumption relationships.</w:t>
      </w:r>
    </w:p>
    <w:p w14:paraId="70C3D66F" w14:textId="77777777" w:rsidR="000D5BBC" w:rsidRDefault="000D5BBC" w:rsidP="00CA4FD0">
      <w:pPr>
        <w:spacing w:line="360" w:lineRule="auto"/>
        <w:jc w:val="both"/>
        <w:rPr>
          <w:rFonts w:cs="Times New Roman"/>
        </w:rPr>
      </w:pPr>
    </w:p>
    <w:p w14:paraId="24064960" w14:textId="77777777" w:rsidR="000D5BBC" w:rsidRPr="006B6ED6" w:rsidRDefault="000D5BBC" w:rsidP="00CA4FD0">
      <w:pPr>
        <w:spacing w:line="360" w:lineRule="auto"/>
        <w:jc w:val="both"/>
        <w:rPr>
          <w:rFonts w:cs="Times New Roman"/>
        </w:rPr>
      </w:pPr>
      <w:r>
        <w:rPr>
          <w:rFonts w:cs="Times New Roman"/>
        </w:rPr>
        <w:t xml:space="preserve">Ontologies support creating annotation properties within themselves and associate them with entities </w:t>
      </w:r>
      <w:r>
        <w:rPr>
          <w:rFonts w:cs="Times New Roman"/>
        </w:rPr>
        <w:fldChar w:fldCharType="begin"/>
      </w:r>
      <w:r>
        <w:rPr>
          <w:rFonts w:cs="Times New Roman"/>
        </w:rPr>
        <w:instrText xml:space="preserve"> ADDIN EN.CITE &lt;EndNote&gt;&lt;Cite&gt;&lt;Author&gt;Schreiber&lt;/Author&gt;&lt;Year&gt;2001&lt;/Year&gt;&lt;RecNum&gt;58&lt;/RecNum&gt;&lt;DisplayText&gt;[17]&lt;/DisplayText&gt;&lt;record&gt;&lt;rec-number&gt;58&lt;/rec-number&gt;&lt;foreign-keys&gt;&lt;key app="EN" db-id="ts25ppery0xtwlevwr5vrr0ivsptart9ve22" timestamp="1399729393"&gt;58&lt;/key&gt;&lt;/foreign-keys&gt;&lt;ref-type name="Journal Article"&gt;17&lt;/ref-type&gt;&lt;contributors&gt;&lt;authors&gt;&lt;author&gt;Schreiber, A Th Guus&lt;/author&gt;&lt;author&gt;Wielinga, Bob&lt;/author&gt;&lt;author&gt;Dubbeldam, Barbara&lt;/author&gt;&lt;author&gt;Wielemaker, Jan&lt;/author&gt;&lt;/authors&gt;&lt;/contributors&gt;&lt;titles&gt;&lt;title&gt;Ontology-based photo annotation&lt;/title&gt;&lt;secondary-title&gt;IEEE Intelligent Systems&lt;/secondary-title&gt;&lt;/titles&gt;&lt;periodical&gt;&lt;full-title&gt;IEEE Intelligent Systems&lt;/full-title&gt;&lt;/periodical&gt;&lt;pages&gt;66-74&lt;/pages&gt;&lt;volume&gt;16&lt;/volume&gt;&lt;number&gt;3&lt;/number&gt;&lt;dates&gt;&lt;year&gt;2001&lt;/year&gt;&lt;/dates&gt;&lt;isbn&gt;1541-1672&lt;/isbn&gt;&lt;urls&gt;&lt;/urls&gt;&lt;/record&gt;&lt;/Cite&gt;&lt;/EndNote&gt;</w:instrText>
      </w:r>
      <w:r>
        <w:rPr>
          <w:rFonts w:cs="Times New Roman"/>
        </w:rPr>
        <w:fldChar w:fldCharType="separate"/>
      </w:r>
      <w:r>
        <w:rPr>
          <w:rFonts w:cs="Times New Roman"/>
          <w:noProof/>
        </w:rPr>
        <w:t>[17]</w:t>
      </w:r>
      <w:r>
        <w:rPr>
          <w:rFonts w:cs="Times New Roman"/>
        </w:rPr>
        <w:fldChar w:fldCharType="end"/>
      </w:r>
      <w:r>
        <w:rPr>
          <w:rFonts w:cs="Times New Roman"/>
        </w:rPr>
        <w:t>. These annotations properties consist of the name and the value. Annotations within ontologies play a major role in driving the user interface. Annotations would form some set of rules for the user interface to follow and interact based on. A tool was developed based on some animals ontology and annotations would be a good example of what could annotations do in term of user interface interactivity. This tool allow to brows for Apes’ photos based on some annotated criteria such as the quality of the image and the environment where it been taken.</w:t>
      </w:r>
    </w:p>
    <w:p w14:paraId="2039B4D4" w14:textId="77777777" w:rsidR="000D5BBC" w:rsidRDefault="000D5BBC" w:rsidP="00CA4FD0">
      <w:pPr>
        <w:spacing w:line="360" w:lineRule="auto"/>
        <w:jc w:val="both"/>
        <w:rPr>
          <w:rFonts w:cs="Times New Roman"/>
        </w:rPr>
      </w:pPr>
    </w:p>
    <w:p w14:paraId="3CB015B7" w14:textId="60DAF165" w:rsidR="00A27203" w:rsidRPr="00A27203" w:rsidRDefault="000D5BBC" w:rsidP="00CA4FD0">
      <w:pPr>
        <w:spacing w:line="360" w:lineRule="auto"/>
      </w:pPr>
      <w:r>
        <w:rPr>
          <w:rFonts w:cs="Times New Roman"/>
        </w:rPr>
        <w:t>In this project, I am trying to develop an application to find out different information about sushi. The application is ontology based. Annotations play major role in driving the user interface to make more flexible. This application is based on The Manchester Pizza Finder application, which will be elaborated on a separate section, except this one would have some enhancements.</w:t>
      </w:r>
    </w:p>
    <w:p w14:paraId="1E78D71A" w14:textId="65851D74" w:rsidR="006315D4" w:rsidRDefault="006315D4" w:rsidP="00CA4FD0">
      <w:pPr>
        <w:pStyle w:val="Heading2"/>
        <w:spacing w:line="360" w:lineRule="auto"/>
      </w:pPr>
      <w:bookmarkStart w:id="51" w:name="_Toc269411807"/>
      <w:r w:rsidRPr="003E4D04">
        <w:t>Faceted Based Search</w:t>
      </w:r>
      <w:bookmarkEnd w:id="51"/>
    </w:p>
    <w:p w14:paraId="661E068D" w14:textId="77777777" w:rsidR="000B553D" w:rsidRDefault="000B553D" w:rsidP="00CA4FD0">
      <w:pPr>
        <w:spacing w:line="360" w:lineRule="auto"/>
        <w:jc w:val="both"/>
        <w:rPr>
          <w:rFonts w:cs="Times New Roman"/>
        </w:rPr>
      </w:pPr>
      <w:r>
        <w:rPr>
          <w:rFonts w:cs="Times New Roman"/>
        </w:rPr>
        <w:t xml:space="preserve">Ontology based user interface only provides the taxonomy and conceptual hierarchy and broad search capabilities. With the ontology conceptual hierarchy, user still can get broad search results. Transition from general to more specific results needs some kind of smart retrieval mechanism. Facet-based search along with ontology based user interface would guide the user toward constructing valid search queries and personalizing the search queries to suite the user needs. As using ontology in user interface development eliminates the recall element, using faceted-based search eliminates the ambiguity constructing the query and gets the intended results. So, ontology helps in returning relevant results. But faceted-based search assists in taking those relevant results and returning the most exact results. </w:t>
      </w:r>
      <w:proofErr w:type="spellStart"/>
      <w:r w:rsidRPr="00BA1022">
        <w:rPr>
          <w:rFonts w:cs="Times New Roman"/>
        </w:rPr>
        <w:t>Ontogator</w:t>
      </w:r>
      <w:proofErr w:type="spellEnd"/>
      <w:r w:rsidRPr="00BA1022">
        <w:rPr>
          <w:rFonts w:cs="Times New Roman"/>
        </w:rPr>
        <w:t xml:space="preserve"> is a system that combines the two methods</w:t>
      </w:r>
      <w:r>
        <w:rPr>
          <w:rFonts w:cs="Times New Roman"/>
        </w:rPr>
        <w:t>:</w:t>
      </w:r>
      <w:r w:rsidRPr="00BA1022">
        <w:rPr>
          <w:rFonts w:cs="Times New Roman"/>
        </w:rPr>
        <w:t xml:space="preserve"> ontology</w:t>
      </w:r>
      <w:r>
        <w:rPr>
          <w:rFonts w:cs="Times New Roman"/>
        </w:rPr>
        <w:t xml:space="preserve"> driven interface</w:t>
      </w:r>
      <w:r w:rsidRPr="00BA1022">
        <w:rPr>
          <w:rFonts w:cs="Times New Roman"/>
        </w:rPr>
        <w:t xml:space="preserve"> and faceted based search </w:t>
      </w:r>
      <w:r w:rsidRPr="00BA1022">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BA1022">
        <w:rPr>
          <w:rFonts w:cs="Times New Roman"/>
        </w:rPr>
        <w:fldChar w:fldCharType="separate"/>
      </w:r>
      <w:r>
        <w:rPr>
          <w:rFonts w:cs="Times New Roman"/>
          <w:noProof/>
        </w:rPr>
        <w:t>[14]</w:t>
      </w:r>
      <w:r w:rsidRPr="00BA1022">
        <w:rPr>
          <w:rFonts w:cs="Times New Roman"/>
        </w:rPr>
        <w:fldChar w:fldCharType="end"/>
      </w:r>
      <w:r w:rsidRPr="00BA1022">
        <w:rPr>
          <w:rFonts w:cs="Times New Roman"/>
        </w:rPr>
        <w:t>.</w:t>
      </w:r>
      <w:r>
        <w:rPr>
          <w:rFonts w:cs="Times New Roman"/>
        </w:rPr>
        <w:t xml:space="preserve"> The intent of </w:t>
      </w:r>
      <w:proofErr w:type="spellStart"/>
      <w:r>
        <w:rPr>
          <w:rFonts w:cs="Times New Roman"/>
        </w:rPr>
        <w:t>Ontogator</w:t>
      </w:r>
      <w:proofErr w:type="spellEnd"/>
      <w:r>
        <w:rPr>
          <w:rFonts w:cs="Times New Roman"/>
        </w:rPr>
        <w:t xml:space="preserve"> to search of particular image with specific annotations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8EE3F51" w14:textId="77777777" w:rsidR="000B553D" w:rsidRDefault="000B553D" w:rsidP="00CA4FD0">
      <w:pPr>
        <w:spacing w:line="360" w:lineRule="auto"/>
        <w:jc w:val="both"/>
        <w:rPr>
          <w:rFonts w:cs="Times New Roman"/>
        </w:rPr>
      </w:pPr>
    </w:p>
    <w:p w14:paraId="56FFD613" w14:textId="77777777" w:rsidR="000B553D" w:rsidRPr="00A26F7F" w:rsidRDefault="000B553D" w:rsidP="00CA4FD0">
      <w:pPr>
        <w:spacing w:line="360" w:lineRule="auto"/>
        <w:jc w:val="both"/>
        <w:rPr>
          <w:rFonts w:cs="Times New Roman"/>
        </w:rPr>
      </w:pPr>
      <w:r>
        <w:rPr>
          <w:rFonts w:cs="Times New Roman"/>
        </w:rPr>
        <w:t xml:space="preserve">Ontology support faceted classification system as it provides a taxonomic order. Taxonomic order allows multiple way of viewing results rather that pre-determined one </w:t>
      </w:r>
      <w:r>
        <w:rPr>
          <w:rFonts w:cs="Times New Roman"/>
        </w:rPr>
        <w:fldChar w:fldCharType="begin"/>
      </w:r>
      <w:r>
        <w:rPr>
          <w:rFonts w:cs="Times New Roman"/>
        </w:rPr>
        <w:instrText xml:space="preserve"> ADDIN EN.CITE &lt;EndNote&gt;&lt;Cite&gt;&lt;Author&gt;Wikipedia&lt;/Author&gt;&lt;RecNum&gt;46&lt;/RecNum&gt;&lt;DisplayText&gt;[14, 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Hyvönen&lt;/Author&gt;&lt;Year&gt;2004&lt;/Year&gt;&lt;RecNum&gt;57&lt;/RecNum&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 18]</w:t>
      </w:r>
      <w:r>
        <w:rPr>
          <w:rFonts w:cs="Times New Roman"/>
        </w:rPr>
        <w:fldChar w:fldCharType="end"/>
      </w:r>
      <w:r>
        <w:rPr>
          <w:rFonts w:cs="Times New Roman"/>
        </w:rPr>
        <w:t xml:space="preserve">. Faceted search based on faceted classification system where information element are dimensions called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w:t>
      </w:r>
      <w:r w:rsidRPr="00A26F7F">
        <w:rPr>
          <w:rFonts w:cs="Times New Roman"/>
        </w:rPr>
        <w:t xml:space="preserve">Faceted search is an intelligent and efficient retrieval mechanism that allows the users to filter a collections of information based on some </w:t>
      </w:r>
      <w:r>
        <w:rPr>
          <w:rFonts w:cs="Times New Roman"/>
        </w:rPr>
        <w:t>f</w:t>
      </w:r>
      <w:r w:rsidRPr="00A26F7F">
        <w:rPr>
          <w:rFonts w:cs="Times New Roman"/>
        </w:rPr>
        <w:t xml:space="preserve">acets </w:t>
      </w:r>
      <w:r w:rsidRPr="00A26F7F">
        <w:rPr>
          <w:rFonts w:cs="Times New Roman"/>
        </w:rPr>
        <w:fldChar w:fldCharType="begin"/>
      </w:r>
      <w:r>
        <w:rPr>
          <w:rFonts w:cs="Times New Roman"/>
        </w:rPr>
        <w:instrText xml:space="preserve"> ADDIN EN.CITE &lt;EndNote&gt;&lt;Cite&gt;&lt;Author&gt;Wikipedia&lt;/Author&gt;&lt;RecNum&gt;46&lt;/RecNum&gt;&lt;DisplayText&gt;[18, 19]&lt;/DisplayText&gt;&lt;record&gt;&lt;rec-number&gt;46&lt;/rec-number&gt;&lt;foreign-keys&gt;&lt;key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Smith&lt;/Author&gt;&lt;Year&gt;2013&lt;/Year&gt;&lt;RecNum&gt;56&lt;/RecNum&gt;&lt;record&gt;&lt;rec-number&gt;56&lt;/rec-number&gt;&lt;foreign-keys&gt;&lt;key app="EN" db-id="ts25ppery0xtwlevwr5vrr0ivsptart9ve22" timestamp="1398983350"&gt;56&lt;/key&gt;&lt;/foreign-keys&gt;&lt;ref-type name="Book Section"&gt;5&lt;/ref-type&gt;&lt;contributors&gt;&lt;authors&gt;&lt;author&gt;Smith, Daniel A&lt;/author&gt;&lt;author&gt;Shadbolt, Nigel R&lt;/author&gt;&lt;/authors&gt;&lt;/contributors&gt;&lt;titles&gt;&lt;title&gt;FacetOntology: Expressive Descriptions of Facets in the Semantic Web&lt;/title&gt;&lt;secondary-title&gt;Semantic Technology&lt;/secondary-title&gt;&lt;/titles&gt;&lt;pages&gt;223-238&lt;/pages&gt;&lt;dates&gt;&lt;year&gt;2013&lt;/year&gt;&lt;/dates&gt;&lt;publisher&gt;Springer&lt;/publisher&gt;&lt;isbn&gt;3642379958&lt;/isbn&gt;&lt;urls&gt;&lt;/urls&gt;&lt;/record&gt;&lt;/Cite&gt;&lt;/EndNote&gt;</w:instrText>
      </w:r>
      <w:r w:rsidRPr="00A26F7F">
        <w:rPr>
          <w:rFonts w:cs="Times New Roman"/>
        </w:rPr>
        <w:fldChar w:fldCharType="separate"/>
      </w:r>
      <w:r>
        <w:rPr>
          <w:rFonts w:cs="Times New Roman"/>
          <w:noProof/>
        </w:rPr>
        <w:t>[18, 19]</w:t>
      </w:r>
      <w:r w:rsidRPr="00A26F7F">
        <w:rPr>
          <w:rFonts w:cs="Times New Roman"/>
        </w:rPr>
        <w:fldChar w:fldCharType="end"/>
      </w:r>
      <w:r w:rsidRPr="00A26F7F">
        <w:rPr>
          <w:rFonts w:cs="Times New Roman"/>
        </w:rPr>
        <w:t>.</w:t>
      </w:r>
      <w:r w:rsidRPr="00165812">
        <w:rPr>
          <w:rFonts w:cs="Times New Roman"/>
        </w:rPr>
        <w:t xml:space="preserve"> </w:t>
      </w:r>
      <w:r>
        <w:rPr>
          <w:rFonts w:cs="Times New Roman"/>
        </w:rPr>
        <w:t xml:space="preserve">Faceted search is known also as “faceted navigation” or “faceted navigation”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Users can get more accurate and relevant results by applying filters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Facets here are derived from the ontology itself based on some annotations as metadata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FC473F7" w14:textId="77777777" w:rsidR="000B553D" w:rsidRPr="00A26F7F" w:rsidRDefault="000B553D" w:rsidP="00CA4FD0">
      <w:pPr>
        <w:spacing w:line="360" w:lineRule="auto"/>
        <w:jc w:val="both"/>
        <w:rPr>
          <w:rFonts w:cs="Times New Roman"/>
        </w:rPr>
      </w:pPr>
    </w:p>
    <w:p w14:paraId="37E3215A" w14:textId="09FFF07A" w:rsidR="000B553D" w:rsidRDefault="000B553D" w:rsidP="00CA4FD0">
      <w:pPr>
        <w:spacing w:line="360" w:lineRule="auto"/>
        <w:jc w:val="both"/>
        <w:rPr>
          <w:rFonts w:cs="Times New Roman"/>
        </w:rPr>
      </w:pPr>
      <w:r>
        <w:rPr>
          <w:rFonts w:cs="Times New Roman"/>
        </w:rPr>
        <w:t xml:space="preserve">There are faceted browsing and faceted search. Faceted browsing is constructing search queries by selecting some provided filters (Facets)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In faceted browsing, user is provided with choices to select from to form the valid search query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The query language is hidden from the user, so the </w:t>
      </w:r>
      <w:r w:rsidRPr="00F86CCA">
        <w:rPr>
          <w:rFonts w:cs="Times New Roman"/>
        </w:rPr>
        <w:t xml:space="preserve">burden </w:t>
      </w:r>
      <w:r>
        <w:rPr>
          <w:rFonts w:cs="Times New Roman"/>
        </w:rPr>
        <w:t>of knowing the syntax is lifted. On other hand, faceted search is more in personalizing the search result to suit what is needed. Faceted search is used heavily in e-commerce websites like Amazon</w:t>
      </w:r>
      <w:r>
        <w:rPr>
          <w:rStyle w:val="FootnoteReference"/>
          <w:rFonts w:cs="Times New Roman"/>
        </w:rPr>
        <w:footnoteReference w:id="1"/>
      </w:r>
      <w:r>
        <w:rPr>
          <w:rFonts w:cs="Times New Roman"/>
        </w:rPr>
        <w:t xml:space="preserve"> or eBay</w:t>
      </w:r>
      <w:r>
        <w:rPr>
          <w:rStyle w:val="FootnoteReference"/>
          <w:rFonts w:cs="Times New Roman"/>
        </w:rPr>
        <w:footnoteReference w:id="2"/>
      </w:r>
      <w:r>
        <w:rPr>
          <w:rFonts w:cs="Times New Roman"/>
        </w:rPr>
        <w:t xml:space="preserve">. </w:t>
      </w:r>
      <w:r w:rsidR="002B1723">
        <w:rPr>
          <w:rFonts w:cs="Times New Roman"/>
        </w:rPr>
        <w:fldChar w:fldCharType="begin"/>
      </w:r>
      <w:r w:rsidR="002B1723">
        <w:rPr>
          <w:rFonts w:cs="Times New Roman"/>
        </w:rPr>
        <w:instrText xml:space="preserve"> REF _Ref267744325 \h </w:instrText>
      </w:r>
      <w:r w:rsidR="002B1723">
        <w:rPr>
          <w:rFonts w:cs="Times New Roman"/>
        </w:rPr>
      </w:r>
      <w:r w:rsidR="002B1723">
        <w:rPr>
          <w:rFonts w:cs="Times New Roman"/>
        </w:rPr>
        <w:fldChar w:fldCharType="separate"/>
      </w:r>
      <w:r w:rsidR="00C431B2">
        <w:t xml:space="preserve">Figure </w:t>
      </w:r>
      <w:r w:rsidR="00C431B2">
        <w:rPr>
          <w:noProof/>
        </w:rPr>
        <w:t>3</w:t>
      </w:r>
      <w:r w:rsidR="002B1723">
        <w:rPr>
          <w:rFonts w:cs="Times New Roman"/>
        </w:rPr>
        <w:fldChar w:fldCharType="end"/>
      </w:r>
      <w:r>
        <w:rPr>
          <w:rFonts w:cs="Times New Roman"/>
        </w:rPr>
        <w:t xml:space="preserve"> shows the use of faceted search in Amazon.</w:t>
      </w:r>
    </w:p>
    <w:p w14:paraId="1F835808" w14:textId="77777777" w:rsidR="000B553D" w:rsidRDefault="000B553D" w:rsidP="00F00AB9">
      <w:pPr>
        <w:keepNext/>
        <w:jc w:val="both"/>
      </w:pPr>
      <w:r>
        <w:rPr>
          <w:rFonts w:cs="Times New Roman"/>
          <w:noProof/>
        </w:rPr>
        <w:drawing>
          <wp:inline distT="0" distB="0" distL="0" distR="0" wp14:anchorId="65B3F1BE" wp14:editId="434DFD9C">
            <wp:extent cx="5270500" cy="2112645"/>
            <wp:effectExtent l="25400" t="25400" r="3810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1.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2112645"/>
                    </a:xfrm>
                    <a:prstGeom prst="rect">
                      <a:avLst/>
                    </a:prstGeom>
                    <a:ln>
                      <a:solidFill>
                        <a:srgbClr val="000000"/>
                      </a:solidFill>
                    </a:ln>
                  </pic:spPr>
                </pic:pic>
              </a:graphicData>
            </a:graphic>
          </wp:inline>
        </w:drawing>
      </w:r>
    </w:p>
    <w:p w14:paraId="615519E1" w14:textId="46BAA8C7" w:rsidR="000B553D" w:rsidRDefault="000B553D" w:rsidP="00CA4FD0">
      <w:pPr>
        <w:pStyle w:val="Caption"/>
        <w:spacing w:line="360" w:lineRule="auto"/>
        <w:jc w:val="both"/>
      </w:pPr>
      <w:bookmarkStart w:id="52" w:name="_Ref267744325"/>
      <w:bookmarkStart w:id="53" w:name="_Toc263247029"/>
      <w:bookmarkStart w:id="54" w:name="_Toc267740016"/>
      <w:bookmarkStart w:id="55" w:name="_Toc269559853"/>
      <w:r>
        <w:t xml:space="preserve">Figure </w:t>
      </w:r>
      <w:fldSimple w:instr=" SEQ Figure \* ARABIC ">
        <w:r w:rsidR="00E149D1">
          <w:rPr>
            <w:noProof/>
          </w:rPr>
          <w:t>3</w:t>
        </w:r>
      </w:fldSimple>
      <w:bookmarkEnd w:id="52"/>
      <w:r>
        <w:t>: The use of faceted search in e-commerce website (Amazon)</w:t>
      </w:r>
      <w:bookmarkEnd w:id="53"/>
      <w:bookmarkEnd w:id="54"/>
      <w:bookmarkEnd w:id="55"/>
    </w:p>
    <w:p w14:paraId="18CEB172" w14:textId="77777777" w:rsidR="000B553D" w:rsidRDefault="000B553D" w:rsidP="00CA4FD0">
      <w:pPr>
        <w:spacing w:line="360" w:lineRule="auto"/>
        <w:jc w:val="both"/>
        <w:rPr>
          <w:rFonts w:cs="Times New Roman"/>
        </w:rPr>
      </w:pPr>
      <w:r>
        <w:rPr>
          <w:rFonts w:cs="Times New Roman"/>
        </w:rPr>
        <w:t>Faceted search</w:t>
      </w:r>
      <w:r w:rsidRPr="00A26F7F">
        <w:rPr>
          <w:rFonts w:cs="Times New Roman"/>
        </w:rPr>
        <w:t xml:space="preserve"> </w:t>
      </w:r>
      <w:r>
        <w:rPr>
          <w:rFonts w:cs="Times New Roman"/>
        </w:rPr>
        <w:t>could</w:t>
      </w:r>
      <w:r w:rsidRPr="00A26F7F">
        <w:rPr>
          <w:rFonts w:cs="Times New Roman"/>
        </w:rPr>
        <w:t xml:space="preserve"> be applied in two ways, either unidirectional or bidirectional. In unidirectional way, either applies it beforehand on a collection of selection that is browsed to construct the query or on the result of a query so it can be refined more. In the bidirectional way, it is to apply it both beforehand and afterward</w:t>
      </w:r>
      <w:r>
        <w:rPr>
          <w:rFonts w:cs="Times New Roman"/>
        </w:rPr>
        <w:t xml:space="preserve"> running the search query</w:t>
      </w:r>
      <w:r w:rsidRPr="00A26F7F">
        <w:rPr>
          <w:rFonts w:cs="Times New Roman"/>
        </w:rPr>
        <w:t>. Both serve the same purpose which is to personalized the search and make it easy to suit the user’s needs.</w:t>
      </w:r>
    </w:p>
    <w:p w14:paraId="4C7A1AAF" w14:textId="77777777" w:rsidR="000B553D" w:rsidRDefault="000B553D" w:rsidP="00CA4FD0">
      <w:pPr>
        <w:spacing w:line="360" w:lineRule="auto"/>
        <w:jc w:val="both"/>
        <w:rPr>
          <w:rFonts w:cs="Times New Roman"/>
        </w:rPr>
      </w:pPr>
    </w:p>
    <w:p w14:paraId="035E953A" w14:textId="77777777" w:rsidR="000B553D" w:rsidRDefault="000B553D" w:rsidP="00CA4FD0">
      <w:pPr>
        <w:spacing w:line="360" w:lineRule="auto"/>
        <w:jc w:val="both"/>
        <w:rPr>
          <w:rFonts w:cs="Times New Roman"/>
        </w:rPr>
      </w:pPr>
      <w:commentRangeStart w:id="56"/>
      <w:r>
        <w:rPr>
          <w:rFonts w:cs="Times New Roman"/>
        </w:rPr>
        <w:t xml:space="preserve">As in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facets the filtering process can be represented in more formal way. If C is selected category, where (</w:t>
      </w:r>
      <w:proofErr w:type="spellStart"/>
      <w:r>
        <w:rPr>
          <w:rFonts w:cs="Times New Roman"/>
        </w:rPr>
        <w:t>C</w:t>
      </w:r>
      <w:r w:rsidRPr="0038030E">
        <w:rPr>
          <w:rFonts w:cs="Times New Roman"/>
          <w:vertAlign w:val="subscript"/>
        </w:rPr>
        <w:t>i</w:t>
      </w:r>
      <w:proofErr w:type="spellEnd"/>
      <w:r>
        <w:rPr>
          <w:rFonts w:cs="Times New Roman"/>
          <w:vertAlign w:val="subscript"/>
        </w:rPr>
        <w:t xml:space="preserve"> </w:t>
      </w:r>
      <w:r>
        <w:rPr>
          <w:rFonts w:cs="Times New Roman"/>
        </w:rPr>
        <w:t>= 1</w:t>
      </w:r>
      <w:proofErr w:type="gramStart"/>
      <w:r>
        <w:rPr>
          <w:rFonts w:cs="Times New Roman"/>
        </w:rPr>
        <w:t>, ..</w:t>
      </w:r>
      <w:proofErr w:type="gramEnd"/>
      <w:r>
        <w:rPr>
          <w:rFonts w:cs="Times New Roman"/>
        </w:rPr>
        <w:t xml:space="preserve">, n) representing all categories selected, and  C is also represents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i,k</m:t>
            </m:r>
          </m:sub>
        </m:sSub>
        <m:r>
          <w:rPr>
            <w:rFonts w:ascii="Cambria Math" w:hAnsi="Cambria Math" w:cs="Times New Roman"/>
          </w:rPr>
          <m:t>)</m:t>
        </m:r>
      </m:oMath>
      <w:r>
        <w:rPr>
          <w:rFonts w:cs="Times New Roman"/>
        </w:rPr>
        <w:t>. Each category consists of subcategories. For example, in the pizza finder application user may choose Spicy Ingredient to get all pizza that are spicy but the category “Spicy Ingredient” could have subcategories like “Hot Pepper”. Query in DL format would be:</w:t>
      </w:r>
    </w:p>
    <w:p w14:paraId="5E8F89E4" w14:textId="77777777" w:rsidR="000B553D" w:rsidRDefault="00FB1957" w:rsidP="00CA4FD0">
      <w:pPr>
        <w:spacing w:line="360" w:lineRule="auto"/>
        <w:jc w:val="both"/>
        <w:rPr>
          <w:rFonts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1,k</m:t>
                  </m:r>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2,k</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n,k</m:t>
              </m:r>
            </m:sub>
          </m:sSub>
          <m:r>
            <w:rPr>
              <w:rFonts w:ascii="Cambria Math" w:hAnsi="Cambria Math" w:cs="Times New Roman"/>
            </w:rPr>
            <m:t>)</m:t>
          </m:r>
        </m:oMath>
      </m:oMathPara>
    </w:p>
    <w:p w14:paraId="43A9D608" w14:textId="77777777" w:rsidR="000B553D" w:rsidRDefault="000B553D" w:rsidP="00CA4FD0">
      <w:pPr>
        <w:spacing w:line="360" w:lineRule="auto"/>
        <w:jc w:val="both"/>
        <w:rPr>
          <w:rFonts w:cs="Times New Roman"/>
        </w:rPr>
      </w:pPr>
      <w:r>
        <w:rPr>
          <w:rFonts w:cs="Times New Roman"/>
        </w:rPr>
        <w:t xml:space="preserve">Where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1,k</m:t>
                </m:r>
              </m:sub>
            </m:sSub>
          </m:e>
        </m:d>
      </m:oMath>
      <w:r>
        <w:rPr>
          <w:rFonts w:cs="Times New Roman"/>
        </w:rPr>
        <w:t xml:space="preserve"> is the whole facet and S is the subcategory within that facet. In other words, the S’s are subcategories of “Spicy Ingredient” which they might include Hot Pepper as an S, and the disjunction of the S’s represents the category “Spicy Ingredient”. </w:t>
      </w:r>
    </w:p>
    <w:commentRangeEnd w:id="56"/>
    <w:p w14:paraId="6584C174" w14:textId="77777777" w:rsidR="000B553D" w:rsidRDefault="00891BD0" w:rsidP="00CA4FD0">
      <w:pPr>
        <w:spacing w:line="360" w:lineRule="auto"/>
        <w:jc w:val="both"/>
        <w:rPr>
          <w:rFonts w:cs="Times New Roman"/>
        </w:rPr>
      </w:pPr>
      <w:r>
        <w:rPr>
          <w:rStyle w:val="CommentReference"/>
        </w:rPr>
        <w:commentReference w:id="56"/>
      </w:r>
    </w:p>
    <w:p w14:paraId="30FE6319" w14:textId="77777777" w:rsidR="000B553D" w:rsidRPr="005534BC" w:rsidRDefault="000B553D" w:rsidP="00CA4FD0">
      <w:pPr>
        <w:spacing w:line="360" w:lineRule="auto"/>
        <w:jc w:val="both"/>
        <w:rPr>
          <w:rFonts w:cs="Times New Roman"/>
        </w:rPr>
      </w:pPr>
      <w:r>
        <w:rPr>
          <w:rFonts w:cs="Times New Roman"/>
        </w:rPr>
        <w:t xml:space="preserve">Facets bring benefits to applications, some of these benefits are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A2C7566"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Guidance</w:t>
      </w:r>
      <w:r>
        <w:rPr>
          <w:rFonts w:cs="Times New Roman"/>
        </w:rPr>
        <w:t>: facets guide the user toward constructing valid search queries.</w:t>
      </w:r>
    </w:p>
    <w:p w14:paraId="06A09031" w14:textId="77777777" w:rsidR="000B553D" w:rsidRDefault="000B553D" w:rsidP="00CA4FD0">
      <w:pPr>
        <w:pStyle w:val="ListParagraph"/>
        <w:numPr>
          <w:ilvl w:val="0"/>
          <w:numId w:val="13"/>
        </w:numPr>
        <w:spacing w:line="360" w:lineRule="auto"/>
        <w:jc w:val="both"/>
        <w:rPr>
          <w:rFonts w:cs="Times New Roman"/>
        </w:rPr>
      </w:pPr>
      <w:r w:rsidRPr="000C4A8C">
        <w:rPr>
          <w:rFonts w:cs="Times New Roman"/>
          <w:b/>
        </w:rPr>
        <w:t>Transparency</w:t>
      </w:r>
      <w:r>
        <w:rPr>
          <w:rFonts w:cs="Times New Roman"/>
        </w:rPr>
        <w:t>: facets give the user idea of what is available and help in browsing the content.</w:t>
      </w:r>
    </w:p>
    <w:p w14:paraId="58C85BE0"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Lucidity</w:t>
      </w:r>
      <w:r>
        <w:rPr>
          <w:rFonts w:cs="Times New Roman"/>
        </w:rPr>
        <w:t xml:space="preserve">: facets help in removing ambiguity caused by synonymous and homonymous query terms. </w:t>
      </w:r>
    </w:p>
    <w:p w14:paraId="1979836F" w14:textId="77777777" w:rsidR="000B553D" w:rsidRDefault="000B553D" w:rsidP="00CA4FD0">
      <w:pPr>
        <w:pStyle w:val="ListParagraph"/>
        <w:numPr>
          <w:ilvl w:val="0"/>
          <w:numId w:val="13"/>
        </w:numPr>
        <w:spacing w:line="360" w:lineRule="auto"/>
        <w:jc w:val="both"/>
        <w:rPr>
          <w:rFonts w:cs="Times New Roman"/>
        </w:rPr>
      </w:pPr>
      <w:r w:rsidRPr="00CF640E">
        <w:rPr>
          <w:rFonts w:cs="Times New Roman"/>
          <w:b/>
        </w:rPr>
        <w:t>Relevance</w:t>
      </w:r>
      <w:r>
        <w:rPr>
          <w:rFonts w:cs="Times New Roman"/>
        </w:rPr>
        <w:t>: facets help with pre-compute partial results on selecting choices.</w:t>
      </w:r>
    </w:p>
    <w:p w14:paraId="04FD88B4" w14:textId="77777777" w:rsidR="00BA19C3" w:rsidRPr="00BA19C3" w:rsidRDefault="00BA19C3" w:rsidP="00CA4FD0">
      <w:pPr>
        <w:spacing w:line="360" w:lineRule="auto"/>
      </w:pPr>
    </w:p>
    <w:p w14:paraId="73C4F202" w14:textId="110AA0CA" w:rsidR="006315D4" w:rsidRDefault="006315D4" w:rsidP="00CA4FD0">
      <w:pPr>
        <w:pStyle w:val="Heading2"/>
        <w:spacing w:line="360" w:lineRule="auto"/>
      </w:pPr>
      <w:bookmarkStart w:id="57" w:name="_Toc269411808"/>
      <w:r w:rsidRPr="003E4D04">
        <w:t>Ontology Visual Querying</w:t>
      </w:r>
      <w:bookmarkEnd w:id="57"/>
    </w:p>
    <w:p w14:paraId="051C812B" w14:textId="77777777" w:rsidR="00934A43" w:rsidRPr="00A26F7F" w:rsidRDefault="00934A43" w:rsidP="00CA4FD0">
      <w:pPr>
        <w:spacing w:line="360" w:lineRule="auto"/>
        <w:jc w:val="both"/>
        <w:rPr>
          <w:rFonts w:cs="Times New Roman"/>
        </w:rPr>
      </w:pPr>
      <w:r>
        <w:rPr>
          <w:rFonts w:cs="Times New Roman"/>
        </w:rPr>
        <w:t xml:space="preserve">The idea of visual querying is constructing a search query visually using drag and drop instead of the traditional way. Same idea can be applied on ontology-based interfaces that would be more powerful because of the benefits of the ontology-based applications. The interface would guide the user to build interactive meaningful queries by using ontologies </w:t>
      </w:r>
      <w:r>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5]</w:t>
      </w:r>
      <w:r>
        <w:rPr>
          <w:rFonts w:cs="Times New Roman"/>
        </w:rPr>
        <w:fldChar w:fldCharType="end"/>
      </w:r>
      <w:r>
        <w:rPr>
          <w:rFonts w:cs="Times New Roman"/>
        </w:rPr>
        <w:t>.</w:t>
      </w:r>
      <w:r w:rsidRPr="00A26F7F">
        <w:rPr>
          <w:rFonts w:cs="Times New Roman"/>
        </w:rPr>
        <w:t xml:space="preserve"> In addition,</w:t>
      </w:r>
      <w:r>
        <w:rPr>
          <w:rFonts w:cs="Times New Roman"/>
        </w:rPr>
        <w:t xml:space="preserve"> another advantage derived from the benefits of ontology-based applications is</w:t>
      </w:r>
      <w:r w:rsidRPr="00A26F7F">
        <w:rPr>
          <w:rFonts w:cs="Times New Roman"/>
        </w:rPr>
        <w:t xml:space="preserve"> constructing </w:t>
      </w:r>
      <w:r>
        <w:rPr>
          <w:rFonts w:cs="Times New Roman"/>
        </w:rPr>
        <w:t>only</w:t>
      </w:r>
      <w:r w:rsidRPr="00A26F7F">
        <w:rPr>
          <w:rFonts w:cs="Times New Roman"/>
        </w:rPr>
        <w:t xml:space="preserve"> exact queries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w:t>
      </w:r>
    </w:p>
    <w:p w14:paraId="319407DE" w14:textId="77777777" w:rsidR="00934A43" w:rsidRPr="00A26F7F" w:rsidRDefault="00934A43" w:rsidP="00CA4FD0">
      <w:pPr>
        <w:spacing w:line="360" w:lineRule="auto"/>
        <w:rPr>
          <w:rFonts w:cs="Times New Roman"/>
        </w:rPr>
      </w:pPr>
    </w:p>
    <w:p w14:paraId="16FEA0CC" w14:textId="77777777" w:rsidR="00934A43" w:rsidRPr="00A26F7F" w:rsidRDefault="00934A43"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Pr>
          <w:rFonts w:cs="Times New Roman"/>
        </w:rPr>
        <w:fldChar w:fldCharType="separate"/>
      </w:r>
      <w:r>
        <w:rPr>
          <w:rFonts w:cs="Times New Roman"/>
          <w:noProof/>
        </w:rPr>
        <w:t>[5]</w:t>
      </w:r>
      <w:r>
        <w:rPr>
          <w:rFonts w:cs="Times New Roman"/>
        </w:rPr>
        <w:fldChar w:fldCharType="end"/>
      </w:r>
      <w:r>
        <w:rPr>
          <w:rFonts w:cs="Times New Roman"/>
        </w:rPr>
        <w:t>, v</w:t>
      </w:r>
      <w:r w:rsidRPr="00A26F7F">
        <w:rPr>
          <w:rFonts w:cs="Times New Roman"/>
        </w:rPr>
        <w:t xml:space="preserve">isual querying is not new. It has been there since almost the beginning of textual query languages. Almost all visual querying languages have two features in common. The two features are: (1) a model to represent the stated query and (2) a way to of constructing the query. Since visual querying languages invented to query from a data structure, it is only natural for its evolution to follow the development of data structure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 20]&lt;/DisplayText&gt;&lt;record&gt;&lt;rec-number&gt;35&lt;/rec-number&gt;&lt;foreign-keys&gt;&lt;key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1997&lt;/Year&gt;&lt;RecNum&gt;37&lt;/RecNum&gt;&lt;record&gt;&lt;rec-number&gt;37&lt;/rec-number&gt;&lt;foreign-keys&gt;&lt;key app="EN" db-id="ts25ppery0xtwlevwr5vrr0ivsptart9ve22" timestamp="1398249360"&gt;37&lt;/key&gt;&lt;/foreign-keys&gt;&lt;ref-type name="Journal Article"&gt;17&lt;/ref-type&gt;&lt;contributors&gt;&lt;authors&gt;&lt;author&gt;Tiziana Catarci&lt;/author&gt;&lt;author&gt;Maria F. Costabile&lt;/author&gt;&lt;author&gt;Stefano Levialdi&lt;/author&gt;&lt;author&gt;Carlo Batini&lt;/author&gt;&lt;/authors&gt;&lt;/contributors&gt;&lt;titles&gt;&lt;title&gt;Visual query systems for databases: A survey&lt;/title&gt;&lt;secondary-title&gt;Journal of Visual Languages and Computing&lt;/secondary-title&gt;&lt;/titles&gt;&lt;periodical&gt;&lt;full-title&gt;Journal of Visual Languages and Computing&lt;/full-title&gt;&lt;/periodical&gt;&lt;pages&gt;215-260&lt;/pages&gt;&lt;volume&gt;8&lt;/volume&gt;&lt;dates&gt;&lt;year&gt;1997&lt;/year&gt;&lt;/dates&gt;&lt;urls&gt;&lt;/urls&gt;&lt;/record&gt;&lt;/Cite&gt;&lt;/EndNote&gt;</w:instrText>
      </w:r>
      <w:r w:rsidRPr="00A26F7F">
        <w:rPr>
          <w:rFonts w:cs="Times New Roman"/>
        </w:rPr>
        <w:fldChar w:fldCharType="separate"/>
      </w:r>
      <w:r>
        <w:rPr>
          <w:rFonts w:cs="Times New Roman"/>
          <w:noProof/>
        </w:rPr>
        <w:t>[5, 20]</w:t>
      </w:r>
      <w:r w:rsidRPr="00A26F7F">
        <w:rPr>
          <w:rFonts w:cs="Times New Roman"/>
        </w:rPr>
        <w:fldChar w:fldCharType="end"/>
      </w:r>
      <w:r w:rsidRPr="00A26F7F">
        <w:rPr>
          <w:rFonts w:cs="Times New Roman"/>
        </w:rPr>
        <w:t>. A simple example of visual querying would in Microsoft Access.</w:t>
      </w:r>
    </w:p>
    <w:p w14:paraId="416B8116" w14:textId="77777777" w:rsidR="00934A43" w:rsidRPr="00A26F7F" w:rsidRDefault="00934A43" w:rsidP="00CA4FD0">
      <w:pPr>
        <w:spacing w:line="360" w:lineRule="auto"/>
        <w:jc w:val="both"/>
        <w:rPr>
          <w:rFonts w:cs="Times New Roman"/>
        </w:rPr>
      </w:pPr>
    </w:p>
    <w:p w14:paraId="5443EDB3" w14:textId="77777777" w:rsidR="00934A43" w:rsidRPr="00A26F7F" w:rsidRDefault="00934A43" w:rsidP="00CA4FD0">
      <w:pPr>
        <w:spacing w:line="360" w:lineRule="auto"/>
        <w:jc w:val="both"/>
        <w:rPr>
          <w:rFonts w:cs="Times New Roman"/>
        </w:rPr>
      </w:pPr>
      <w:r w:rsidRPr="00A26F7F">
        <w:rPr>
          <w:rFonts w:cs="Times New Roman"/>
        </w:rPr>
        <w:t xml:space="preserve">A major benefit from ontology visual querying is </w:t>
      </w:r>
      <w:r>
        <w:rPr>
          <w:rFonts w:cs="Times New Roman"/>
        </w:rPr>
        <w:t>the ease of querying, since user only drag and drop what needed to be queried. U</w:t>
      </w:r>
      <w:r w:rsidRPr="00A26F7F">
        <w:rPr>
          <w:rFonts w:cs="Times New Roman"/>
        </w:rPr>
        <w:t xml:space="preserve">ser does not have to remember or know the vocabulary, since user can survey the domain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As a result, forming queries for naïve users becomes easier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 xml:space="preserve">. In ontologies, new concept can be defined either directly like defining class or indirectly like making inference of something. Therefore, creating query is the same as creating new concept such as the TAMBIS system and SEWASIE system </w:t>
      </w:r>
      <w:r w:rsidRPr="00A26F7F">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 </w:instrText>
      </w:r>
      <w:r>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EN.CITE.DATA </w:instrText>
      </w:r>
      <w:r>
        <w:rPr>
          <w:rFonts w:cs="Times New Roman"/>
        </w:rPr>
      </w:r>
      <w:r>
        <w:rPr>
          <w:rFonts w:cs="Times New Roman"/>
        </w:rPr>
        <w:fldChar w:fldCharType="end"/>
      </w:r>
      <w:r w:rsidRPr="00A26F7F">
        <w:rPr>
          <w:rFonts w:cs="Times New Roman"/>
        </w:rPr>
      </w:r>
      <w:r w:rsidRPr="00A26F7F">
        <w:rPr>
          <w:rFonts w:cs="Times New Roman"/>
        </w:rPr>
        <w:fldChar w:fldCharType="separate"/>
      </w:r>
      <w:r>
        <w:rPr>
          <w:rFonts w:cs="Times New Roman"/>
          <w:noProof/>
        </w:rPr>
        <w:t>[2, 3, 5]</w:t>
      </w:r>
      <w:r w:rsidRPr="00A26F7F">
        <w:rPr>
          <w:rFonts w:cs="Times New Roman"/>
        </w:rPr>
        <w:fldChar w:fldCharType="end"/>
      </w:r>
      <w:r w:rsidRPr="00A26F7F">
        <w:rPr>
          <w:rFonts w:cs="Times New Roman"/>
        </w:rPr>
        <w:t xml:space="preserve">. Another advantage would be helping users, who not experienced with the system, to create satisfiable queries according to the constraints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w:t>
      </w:r>
    </w:p>
    <w:p w14:paraId="37F1FD34" w14:textId="77777777" w:rsidR="00E2328E" w:rsidRPr="00E2328E" w:rsidRDefault="00E2328E" w:rsidP="00CA4FD0">
      <w:pPr>
        <w:spacing w:line="360" w:lineRule="auto"/>
      </w:pPr>
    </w:p>
    <w:p w14:paraId="3EC7C62E" w14:textId="5FC72332" w:rsidR="006315D4" w:rsidRDefault="006315D4" w:rsidP="00CA4FD0">
      <w:pPr>
        <w:pStyle w:val="Heading2"/>
        <w:spacing w:line="360" w:lineRule="auto"/>
      </w:pPr>
      <w:bookmarkStart w:id="58" w:name="_Toc269411809"/>
      <w:r w:rsidRPr="003E4D04">
        <w:t>The Manchester Pizza Finder</w:t>
      </w:r>
      <w:bookmarkEnd w:id="58"/>
      <w:r w:rsidRPr="003E4D04">
        <w:t xml:space="preserve"> </w:t>
      </w:r>
    </w:p>
    <w:p w14:paraId="48FDCA5C" w14:textId="77777777" w:rsidR="006F53AB" w:rsidRDefault="006F53AB" w:rsidP="00CA4FD0">
      <w:pPr>
        <w:spacing w:line="360" w:lineRule="auto"/>
        <w:jc w:val="both"/>
        <w:rPr>
          <w:rFonts w:cs="Times New Roman"/>
        </w:rPr>
      </w:pPr>
      <w:r>
        <w:rPr>
          <w:rFonts w:cs="Times New Roman"/>
        </w:rPr>
        <w:t xml:space="preserve">The Manchester Pizza Finder is an application that finds specific pizza based on some topping choices. User can include and exclude any toppings, and based on that the result would satisfy the query. The use of DL </w:t>
      </w:r>
      <w:proofErr w:type="spellStart"/>
      <w:r>
        <w:rPr>
          <w:rFonts w:cs="Times New Roman"/>
        </w:rPr>
        <w:t>reasoner</w:t>
      </w:r>
      <w:proofErr w:type="spellEnd"/>
      <w:r>
        <w:rPr>
          <w:rFonts w:cs="Times New Roman"/>
        </w:rPr>
        <w:t xml:space="preserve"> is present in this application, since it generated the filtering criteria (pizza topping) and their categories in the runtime. It is also make sure that the constructed queries and results are consistent. Based on the choices made the DL </w:t>
      </w:r>
      <w:proofErr w:type="spellStart"/>
      <w:r>
        <w:rPr>
          <w:rFonts w:cs="Times New Roman"/>
        </w:rPr>
        <w:t>reasoner</w:t>
      </w:r>
      <w:proofErr w:type="spellEnd"/>
      <w:r>
        <w:rPr>
          <w:rFonts w:cs="Times New Roman"/>
        </w:rPr>
        <w:t xml:space="preserve"> retrieve result that fulfill the input query. This application shows the use of ontologies, OWL API, and the power of building ontology-based interface, and faceted browsing. </w:t>
      </w:r>
    </w:p>
    <w:p w14:paraId="4B491359" w14:textId="04F5079F" w:rsidR="006F53AB" w:rsidRPr="00275357" w:rsidRDefault="00EF5FB5" w:rsidP="00CA4FD0">
      <w:pPr>
        <w:pStyle w:val="Heading2"/>
        <w:spacing w:line="360" w:lineRule="auto"/>
      </w:pPr>
      <w:bookmarkStart w:id="59" w:name="_Toc269411810"/>
      <w:r>
        <w:t>Conclusio</w:t>
      </w:r>
      <w:r w:rsidR="00275357">
        <w:t>n</w:t>
      </w:r>
      <w:bookmarkEnd w:id="59"/>
    </w:p>
    <w:p w14:paraId="4D7814B3" w14:textId="77777777" w:rsidR="006F53AB" w:rsidRDefault="006F53AB" w:rsidP="00CA4FD0">
      <w:pPr>
        <w:spacing w:line="360" w:lineRule="auto"/>
        <w:jc w:val="both"/>
        <w:rPr>
          <w:rFonts w:cs="Times New Roman"/>
        </w:rPr>
      </w:pPr>
      <w:r>
        <w:rPr>
          <w:rFonts w:cs="Times New Roman"/>
        </w:rPr>
        <w:t xml:space="preserve">In </w:t>
      </w:r>
      <w:r>
        <w:rPr>
          <w:rFonts w:cs="Times New Roman"/>
        </w:rPr>
        <w:fldChar w:fldCharType="begin"/>
      </w:r>
      <w:r>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Pr>
          <w:rFonts w:cs="Times New Roman"/>
        </w:rPr>
        <w:fldChar w:fldCharType="separate"/>
      </w:r>
      <w:r>
        <w:rPr>
          <w:rFonts w:cs="Times New Roman"/>
          <w:noProof/>
        </w:rPr>
        <w:t>[4]</w:t>
      </w:r>
      <w:r>
        <w:rPr>
          <w:rFonts w:cs="Times New Roman"/>
        </w:rPr>
        <w:fldChar w:fldCharType="end"/>
      </w:r>
      <w:r>
        <w:rPr>
          <w:rFonts w:cs="Times New Roman"/>
        </w:rPr>
        <w:t xml:space="preserve">, the Manchester Pizza Finder described as a user interface application that makes use of OWL ontology. It uses pre-defined pizza ontology that represents a domain concept of a pizza restaurant menu. For the application to be able to communicate with the pizza ontology, an API needs to be used. OWL API is an important component as any part of the application if not more important. OWL API manages all the communications between the application and the pizza ontology. OWL API is implemented using Java. So, Pizza finder is developed using Java. This makes the communication between the application and the ontology easier. OWL API have full access to the pizza ontology, it can preform operations on the ontology like make sure it consistent. </w:t>
      </w:r>
    </w:p>
    <w:p w14:paraId="12BEE8ED" w14:textId="77777777" w:rsidR="006F53AB" w:rsidRDefault="006F53AB" w:rsidP="00CA4FD0">
      <w:pPr>
        <w:spacing w:line="360" w:lineRule="auto"/>
        <w:jc w:val="both"/>
        <w:rPr>
          <w:rFonts w:cs="Times New Roman"/>
        </w:rPr>
      </w:pPr>
    </w:p>
    <w:p w14:paraId="40FA9407" w14:textId="77777777" w:rsidR="006F53AB" w:rsidRDefault="006F53AB" w:rsidP="00CA4FD0">
      <w:pPr>
        <w:spacing w:line="360" w:lineRule="auto"/>
        <w:jc w:val="both"/>
        <w:rPr>
          <w:rFonts w:cs="Times New Roman"/>
        </w:rPr>
      </w:pPr>
      <w:r>
        <w:rPr>
          <w:rFonts w:cs="Times New Roman"/>
        </w:rPr>
        <w:t xml:space="preserve">Pizza finder is considered ontology-based application, since it is the ontology that derives the interface and provides a conceptual </w:t>
      </w:r>
      <w:r w:rsidRPr="00C23C87">
        <w:rPr>
          <w:rFonts w:cs="Times New Roman"/>
        </w:rPr>
        <w:t>hierarchy</w:t>
      </w:r>
      <w:r>
        <w:rPr>
          <w:rFonts w:cs="Times New Roman"/>
        </w:rPr>
        <w:t xml:space="preserve"> of a pizza domain. In ontology-based application, user does not need to recall keyword or know query language on querying for specific pizza. The application itself guides the user toward building only valid queries with the ability of making complex meaningful ones. It has the ability to incrementally compose queries. User can browse around to figure out what specific toppings are needed. It based on the knowledge of pizza domain, not on keywords.</w:t>
      </w:r>
    </w:p>
    <w:p w14:paraId="680DB8C4" w14:textId="77777777" w:rsidR="006F53AB" w:rsidRDefault="006F53AB" w:rsidP="00CA4FD0">
      <w:pPr>
        <w:spacing w:line="360" w:lineRule="auto"/>
        <w:jc w:val="both"/>
        <w:rPr>
          <w:rFonts w:cs="Times New Roman"/>
        </w:rPr>
      </w:pPr>
    </w:p>
    <w:p w14:paraId="5D4718D3" w14:textId="228BB12E" w:rsidR="006F53AB" w:rsidRDefault="006F53AB" w:rsidP="00CA4FD0">
      <w:pPr>
        <w:spacing w:line="360" w:lineRule="auto"/>
        <w:jc w:val="both"/>
        <w:rPr>
          <w:rFonts w:cs="Times New Roman"/>
        </w:rPr>
      </w:pPr>
      <w:r>
        <w:rPr>
          <w:rFonts w:cs="Times New Roman"/>
        </w:rPr>
        <w:t xml:space="preserve">Pizza finder personalizes the query construction process by providing some filters (Facets). As a result, the results would suite the user needs. Pizza finder uses faceted-base in query building, so the user will be guided to construct only valid queries. User does not have to recall what keyword to search for something in the domain. User has the option in querying for broad or specific pizza in the domain based on chosen facet. </w:t>
      </w:r>
      <w:r w:rsidR="002B1723">
        <w:rPr>
          <w:rFonts w:cs="Times New Roman"/>
        </w:rPr>
        <w:fldChar w:fldCharType="begin"/>
      </w:r>
      <w:r w:rsidR="002B1723">
        <w:rPr>
          <w:rFonts w:cs="Times New Roman"/>
        </w:rPr>
        <w:instrText xml:space="preserve"> REF _Ref267744347 \h </w:instrText>
      </w:r>
      <w:r w:rsidR="002B1723">
        <w:rPr>
          <w:rFonts w:cs="Times New Roman"/>
        </w:rPr>
      </w:r>
      <w:r w:rsidR="002B1723">
        <w:rPr>
          <w:rFonts w:cs="Times New Roman"/>
        </w:rPr>
        <w:fldChar w:fldCharType="separate"/>
      </w:r>
      <w:r w:rsidR="00C431B2">
        <w:t xml:space="preserve">Figure </w:t>
      </w:r>
      <w:r w:rsidR="00C431B2">
        <w:rPr>
          <w:noProof/>
        </w:rPr>
        <w:t>4</w:t>
      </w:r>
      <w:r w:rsidR="002B1723">
        <w:rPr>
          <w:rFonts w:cs="Times New Roman"/>
        </w:rPr>
        <w:fldChar w:fldCharType="end"/>
      </w:r>
      <w:r>
        <w:rPr>
          <w:rFonts w:cs="Times New Roman"/>
        </w:rPr>
        <w:t xml:space="preserve"> shows the use of facets in pizza finder, use can query for example for vegetable topping pizzas or can query for more specific thing in vegetable topping category such as Tomato topping.</w:t>
      </w:r>
    </w:p>
    <w:p w14:paraId="0B904686" w14:textId="77777777" w:rsidR="006F53AB" w:rsidRDefault="006F53AB" w:rsidP="00F00AB9">
      <w:pPr>
        <w:keepNext/>
        <w:jc w:val="both"/>
      </w:pPr>
      <w:r>
        <w:rPr>
          <w:rFonts w:cs="Times New Roman"/>
          <w:noProof/>
        </w:rPr>
        <w:drawing>
          <wp:inline distT="0" distB="0" distL="0" distR="0" wp14:anchorId="5005EE0D" wp14:editId="0E8A3826">
            <wp:extent cx="5270500" cy="3964305"/>
            <wp:effectExtent l="25400" t="25400" r="3810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Facets).png"/>
                    <pic:cNvPicPr/>
                  </pic:nvPicPr>
                  <pic:blipFill rotWithShape="1">
                    <a:blip r:embed="rId15">
                      <a:extLst>
                        <a:ext uri="{28A0092B-C50C-407E-A947-70E740481C1C}">
                          <a14:useLocalDpi xmlns:a14="http://schemas.microsoft.com/office/drawing/2010/main" val="0"/>
                        </a:ext>
                      </a:extLst>
                    </a:blip>
                    <a:srcRect t="993"/>
                    <a:stretch/>
                  </pic:blipFill>
                  <pic:spPr>
                    <a:xfrm>
                      <a:off x="0" y="0"/>
                      <a:ext cx="5270500" cy="3964305"/>
                    </a:xfrm>
                    <a:prstGeom prst="rect">
                      <a:avLst/>
                    </a:prstGeom>
                    <a:ln>
                      <a:solidFill>
                        <a:srgbClr val="000000"/>
                      </a:solidFill>
                    </a:ln>
                  </pic:spPr>
                </pic:pic>
              </a:graphicData>
            </a:graphic>
          </wp:inline>
        </w:drawing>
      </w:r>
    </w:p>
    <w:p w14:paraId="26B741A9" w14:textId="727084DA" w:rsidR="006F53AB" w:rsidRDefault="006F53AB" w:rsidP="00CA4FD0">
      <w:pPr>
        <w:pStyle w:val="Caption"/>
        <w:spacing w:line="360" w:lineRule="auto"/>
        <w:jc w:val="both"/>
      </w:pPr>
      <w:bookmarkStart w:id="60" w:name="_Ref267744347"/>
      <w:bookmarkStart w:id="61" w:name="_Toc263247030"/>
      <w:bookmarkStart w:id="62" w:name="_Toc267740017"/>
      <w:bookmarkStart w:id="63" w:name="_Toc269559854"/>
      <w:r>
        <w:t xml:space="preserve">Figure </w:t>
      </w:r>
      <w:fldSimple w:instr=" SEQ Figure \* ARABIC ">
        <w:r w:rsidR="00E149D1">
          <w:rPr>
            <w:noProof/>
          </w:rPr>
          <w:t>4</w:t>
        </w:r>
      </w:fldSimple>
      <w:bookmarkEnd w:id="60"/>
      <w:r>
        <w:t xml:space="preserve">: Facets are in the left hand side used to specify what is needed exactly as topping </w:t>
      </w:r>
      <w:r>
        <w:fldChar w:fldCharType="begin"/>
      </w:r>
      <w: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fldChar w:fldCharType="separate"/>
      </w:r>
      <w:r>
        <w:rPr>
          <w:noProof/>
        </w:rPr>
        <w:t>[4]</w:t>
      </w:r>
      <w:r>
        <w:fldChar w:fldCharType="end"/>
      </w:r>
      <w:r>
        <w:t>.</w:t>
      </w:r>
      <w:bookmarkEnd w:id="61"/>
      <w:bookmarkEnd w:id="62"/>
      <w:bookmarkEnd w:id="63"/>
    </w:p>
    <w:p w14:paraId="5F5EB9AC" w14:textId="77777777" w:rsidR="006F53AB" w:rsidRPr="006B3674" w:rsidRDefault="006F53AB" w:rsidP="00CA4FD0">
      <w:pPr>
        <w:spacing w:line="360" w:lineRule="auto"/>
        <w:jc w:val="both"/>
        <w:rPr>
          <w:rFonts w:cs="Times New Roman"/>
        </w:rPr>
      </w:pPr>
      <w:r>
        <w:rPr>
          <w:rFonts w:cs="Times New Roman"/>
        </w:rPr>
        <w:t>Sushi finder is considered an extension for pizza finder. Some enhancements of pizza finder are to be introduced. In Sushi finder, the application is more flexible than pizza one. The application should be able to work for any given ontology regardless of domain, but should follow some standard annotations. Another enrichment would be the use of annotations to drive the user interface sort of dynamically. Keeping the configurations in the ontology itself make it easier to for the user interface to be flexible. The whole application would be configurable in term of labels and languages being used. It configurable within itself, no need for changing configuration files. Facet search is introduced, user can filter the choosing options based on some configuration done in the ontology as annotations. In addition, user can apply filters on the query results.</w:t>
      </w:r>
    </w:p>
    <w:p w14:paraId="13876396" w14:textId="77777777" w:rsidR="003538F0" w:rsidRPr="003538F0" w:rsidRDefault="003538F0" w:rsidP="00CA4FD0">
      <w:pPr>
        <w:spacing w:line="360" w:lineRule="auto"/>
      </w:pPr>
    </w:p>
    <w:p w14:paraId="4FE60FE3" w14:textId="77777777" w:rsidR="00B05A84" w:rsidRDefault="00B05A84" w:rsidP="00CA4FD0">
      <w:pPr>
        <w:spacing w:line="360" w:lineRule="auto"/>
      </w:pPr>
      <w:r>
        <w:br w:type="page"/>
      </w:r>
    </w:p>
    <w:p w14:paraId="7A745D11" w14:textId="73E07BA8" w:rsidR="00B05A84" w:rsidRPr="00456021" w:rsidRDefault="00456021" w:rsidP="00CA4FD0">
      <w:pPr>
        <w:pStyle w:val="Heading1"/>
        <w:spacing w:line="360" w:lineRule="auto"/>
        <w:rPr>
          <w:rFonts w:cs="Times New Roman"/>
        </w:rPr>
      </w:pPr>
      <w:bookmarkStart w:id="64" w:name="_Toc269411811"/>
      <w:r w:rsidRPr="00456021">
        <w:rPr>
          <w:rFonts w:cs="Times New Roman"/>
        </w:rPr>
        <w:t>RESEARCH METHODS</w:t>
      </w:r>
      <w:bookmarkEnd w:id="64"/>
    </w:p>
    <w:p w14:paraId="08C3B8A6" w14:textId="5A70EC98" w:rsidR="00CB2CE1" w:rsidRPr="00C45231" w:rsidRDefault="00CB2CE1" w:rsidP="00CA4FD0">
      <w:pPr>
        <w:pStyle w:val="Heading2"/>
        <w:spacing w:line="360" w:lineRule="auto"/>
      </w:pPr>
      <w:bookmarkStart w:id="65" w:name="_Toc263601900"/>
      <w:bookmarkStart w:id="66" w:name="_Toc269411812"/>
      <w:r w:rsidRPr="00C45231">
        <w:t>Research Methodology</w:t>
      </w:r>
      <w:bookmarkEnd w:id="65"/>
      <w:bookmarkEnd w:id="66"/>
    </w:p>
    <w:p w14:paraId="578F657C" w14:textId="77777777" w:rsidR="00CB2CE1" w:rsidRDefault="00CB2CE1" w:rsidP="00CA4FD0">
      <w:pPr>
        <w:spacing w:line="360" w:lineRule="auto"/>
        <w:jc w:val="both"/>
        <w:rPr>
          <w:rFonts w:cs="Times New Roman"/>
        </w:rPr>
      </w:pPr>
      <w:r>
        <w:rPr>
          <w:rFonts w:cs="Times New Roman"/>
        </w:rPr>
        <w:t xml:space="preserve">As mentioned in the objectives section, is to develop a system that will: </w:t>
      </w:r>
    </w:p>
    <w:p w14:paraId="33353431" w14:textId="77777777" w:rsidR="00CB2CE1" w:rsidRDefault="00CB2CE1" w:rsidP="00CA4FD0">
      <w:pPr>
        <w:pStyle w:val="ListParagraph"/>
        <w:numPr>
          <w:ilvl w:val="0"/>
          <w:numId w:val="7"/>
        </w:numPr>
        <w:spacing w:line="360" w:lineRule="auto"/>
        <w:jc w:val="both"/>
        <w:rPr>
          <w:rFonts w:cs="Times New Roman"/>
        </w:rPr>
      </w:pPr>
      <w:bookmarkStart w:id="67" w:name="_Ref268063841"/>
      <w:r>
        <w:rPr>
          <w:rFonts w:cs="Times New Roman"/>
        </w:rPr>
        <w:t>Find specific sushi based on some ingredients choices. Include and exclude criteria for the ingredients are being used.</w:t>
      </w:r>
      <w:bookmarkEnd w:id="67"/>
      <w:r>
        <w:rPr>
          <w:rFonts w:cs="Times New Roman"/>
        </w:rPr>
        <w:t xml:space="preserve"> </w:t>
      </w:r>
    </w:p>
    <w:p w14:paraId="1B201618" w14:textId="77777777" w:rsidR="00CB2CE1" w:rsidRDefault="00CB2CE1" w:rsidP="00CA4FD0">
      <w:pPr>
        <w:pStyle w:val="ListParagraph"/>
        <w:numPr>
          <w:ilvl w:val="0"/>
          <w:numId w:val="7"/>
        </w:numPr>
        <w:spacing w:line="360" w:lineRule="auto"/>
        <w:jc w:val="both"/>
        <w:rPr>
          <w:rFonts w:cs="Times New Roman"/>
        </w:rPr>
      </w:pPr>
      <w:r>
        <w:rPr>
          <w:rFonts w:cs="Times New Roman"/>
        </w:rPr>
        <w:t>Students can run the system using an ontology they have developed for their coursework, in condition that they annotate their ontology in some way. The user interface is flexible since all labels can be configured.</w:t>
      </w:r>
    </w:p>
    <w:p w14:paraId="38FC457A" w14:textId="77777777" w:rsidR="00CB2CE1" w:rsidRDefault="00CB2CE1" w:rsidP="00CA4FD0">
      <w:pPr>
        <w:pStyle w:val="ListParagraph"/>
        <w:numPr>
          <w:ilvl w:val="0"/>
          <w:numId w:val="7"/>
        </w:numPr>
        <w:spacing w:line="360" w:lineRule="auto"/>
        <w:jc w:val="both"/>
        <w:rPr>
          <w:rFonts w:cs="Times New Roman"/>
        </w:rPr>
      </w:pPr>
      <w:r>
        <w:rPr>
          <w:rFonts w:cs="Times New Roman"/>
        </w:rPr>
        <w:t>Users can view the hierarchy of the ingredients in different views like tree and lists.</w:t>
      </w:r>
    </w:p>
    <w:p w14:paraId="410219FC" w14:textId="77777777" w:rsidR="00CB2CE1" w:rsidRDefault="00CB2CE1" w:rsidP="00CA4FD0">
      <w:pPr>
        <w:pStyle w:val="ListParagraph"/>
        <w:numPr>
          <w:ilvl w:val="0"/>
          <w:numId w:val="7"/>
        </w:numPr>
        <w:spacing w:line="360" w:lineRule="auto"/>
        <w:jc w:val="both"/>
        <w:rPr>
          <w:rFonts w:cs="Times New Roman"/>
        </w:rPr>
      </w:pPr>
      <w:r>
        <w:rPr>
          <w:rFonts w:cs="Times New Roman"/>
        </w:rPr>
        <w:t xml:space="preserve">User can filter the hierarchy of the ingredients based on some facets, as well as, filtering the result of the search query. Due to the faceted search, search will be more personalized instead of broad and general one. </w:t>
      </w:r>
    </w:p>
    <w:p w14:paraId="08ABA906" w14:textId="77777777" w:rsidR="00CB2CE1" w:rsidRDefault="00CB2CE1" w:rsidP="00CA4FD0">
      <w:pPr>
        <w:spacing w:line="360" w:lineRule="auto"/>
        <w:jc w:val="both"/>
        <w:rPr>
          <w:rFonts w:cs="Times New Roman"/>
        </w:rPr>
      </w:pPr>
    </w:p>
    <w:p w14:paraId="3C8001CE" w14:textId="0A157B91" w:rsidR="00CB2CE1" w:rsidRPr="00BC7398" w:rsidRDefault="00CB2CE1" w:rsidP="00CA4FD0">
      <w:pPr>
        <w:spacing w:line="360" w:lineRule="auto"/>
        <w:jc w:val="both"/>
        <w:rPr>
          <w:rFonts w:cs="Times New Roman"/>
        </w:rPr>
      </w:pPr>
      <w:r>
        <w:rPr>
          <w:rFonts w:cs="Times New Roman"/>
        </w:rPr>
        <w:t xml:space="preserve">To achieve the objectives of this project, it has been divided into five </w:t>
      </w:r>
      <w:r w:rsidR="00E33BB2">
        <w:rPr>
          <w:rFonts w:cs="Times New Roman"/>
        </w:rPr>
        <w:t>stages</w:t>
      </w:r>
      <w:r>
        <w:rPr>
          <w:rFonts w:cs="Times New Roman"/>
        </w:rPr>
        <w:t>.</w:t>
      </w:r>
    </w:p>
    <w:p w14:paraId="15D1FF46" w14:textId="70EE52C1" w:rsidR="00CB2CE1" w:rsidRDefault="00CB2CE1" w:rsidP="00CA4FD0">
      <w:pPr>
        <w:pStyle w:val="Heading3"/>
        <w:spacing w:line="360" w:lineRule="auto"/>
      </w:pPr>
      <w:bookmarkStart w:id="68" w:name="_Toc263601901"/>
      <w:bookmarkStart w:id="69" w:name="_Toc269411813"/>
      <w:r w:rsidRPr="00C45231">
        <w:t>Requirement</w:t>
      </w:r>
      <w:r>
        <w:t>s</w:t>
      </w:r>
      <w:r w:rsidRPr="00C45231">
        <w:t xml:space="preserve"> Gathering</w:t>
      </w:r>
      <w:bookmarkEnd w:id="68"/>
      <w:r w:rsidR="00BC4E67">
        <w:t xml:space="preserve"> Stage</w:t>
      </w:r>
      <w:bookmarkEnd w:id="69"/>
    </w:p>
    <w:p w14:paraId="343AE630" w14:textId="77777777" w:rsidR="00CB2CE1" w:rsidRDefault="00CB2CE1" w:rsidP="00CA4FD0">
      <w:pPr>
        <w:spacing w:line="360" w:lineRule="auto"/>
        <w:jc w:val="both"/>
        <w:rPr>
          <w:rFonts w:cs="Times New Roman"/>
        </w:rPr>
      </w:pPr>
      <w:r>
        <w:rPr>
          <w:rFonts w:cs="Times New Roman"/>
        </w:rPr>
        <w:t>Since the project is to develop a system that behaves in a certain way, I have started with the first and important role in software development process which is requirements gathering. The stakeholders of the project are three; the end user who will use the system, the system provider who will provide the tool to the end user and probably does some configurations to the tool, and ontology engineer. Since meeting all of these stakeholders hard, I had to put myself in their shoes. Some of those stakeholders were involved in the requirements gathering process. The main stakeholder was my supervisor as he requested for this system to be develop. Meetings have been setup to discuss the requirements (what exactly should be done?). Some conversations were held with my fallow students, who attended with me the ontology engineering for semantic web course, regarding if they had this system before how it would help them and what functionalities would be needed. All of those meetings and discussions provided more details and helped in understanding some of the requirements. Some were understood later on.</w:t>
      </w:r>
    </w:p>
    <w:p w14:paraId="529D9D66" w14:textId="7DDCD3C5" w:rsidR="00CB2CE1" w:rsidRDefault="00CB2CE1" w:rsidP="00CA4FD0">
      <w:pPr>
        <w:pStyle w:val="Heading3"/>
        <w:spacing w:line="360" w:lineRule="auto"/>
      </w:pPr>
      <w:bookmarkStart w:id="70" w:name="_Toc263601902"/>
      <w:bookmarkStart w:id="71" w:name="_Toc269411814"/>
      <w:r w:rsidRPr="00240AED">
        <w:t>Background Study</w:t>
      </w:r>
      <w:bookmarkEnd w:id="70"/>
      <w:r w:rsidR="00BC4E67">
        <w:t xml:space="preserve"> Stage</w:t>
      </w:r>
      <w:bookmarkEnd w:id="71"/>
    </w:p>
    <w:p w14:paraId="03AC235B" w14:textId="22510DAD" w:rsidR="00CB2CE1" w:rsidRDefault="00CB2CE1" w:rsidP="00CA4FD0">
      <w:pPr>
        <w:spacing w:line="360" w:lineRule="auto"/>
        <w:jc w:val="both"/>
        <w:rPr>
          <w:rFonts w:cs="Times New Roman"/>
        </w:rPr>
      </w:pPr>
      <w:r>
        <w:rPr>
          <w:rFonts w:cs="Times New Roman"/>
        </w:rPr>
        <w:t xml:space="preserve">In the second </w:t>
      </w:r>
      <w:r w:rsidR="00F45F6E">
        <w:rPr>
          <w:rFonts w:cs="Times New Roman"/>
        </w:rPr>
        <w:t>stage</w:t>
      </w:r>
      <w:r>
        <w:rPr>
          <w:rFonts w:cs="Times New Roman"/>
        </w:rPr>
        <w:t>, background research and survey of relevant literature was carried out along with exploring techniques to be used in the project. This has been done using journals, articles, publications and existing systems with similar functionalities. A fair amount of time spent reviewing different literatures trying to understand different aspect of the project’s requirements. Reviewing relevant literature really helped in not only having a wider knowledge of the problem domain but it helped also in understanding the requirements of the project. As a result, I have good understanding of the project and approaches taken to handle such systems and it helped me in splitting the project into small tasks.</w:t>
      </w:r>
    </w:p>
    <w:p w14:paraId="7DD5109A" w14:textId="77777777" w:rsidR="00CB2CE1" w:rsidRDefault="00CB2CE1" w:rsidP="00CA4FD0">
      <w:pPr>
        <w:spacing w:line="360" w:lineRule="auto"/>
        <w:jc w:val="both"/>
        <w:rPr>
          <w:rFonts w:cs="Times New Roman"/>
        </w:rPr>
      </w:pPr>
    </w:p>
    <w:p w14:paraId="71EAED23" w14:textId="33EBDF79" w:rsidR="00CB2CE1" w:rsidRPr="00BF66B3" w:rsidRDefault="00CB2CE1" w:rsidP="00CA4FD0">
      <w:pPr>
        <w:spacing w:line="360" w:lineRule="auto"/>
        <w:jc w:val="both"/>
        <w:rPr>
          <w:rFonts w:cs="Times New Roman"/>
        </w:rPr>
      </w:pPr>
      <w:r>
        <w:rPr>
          <w:rFonts w:cs="Times New Roman"/>
        </w:rPr>
        <w:t xml:space="preserve">In this </w:t>
      </w:r>
      <w:r w:rsidR="00F45F6E">
        <w:rPr>
          <w:rFonts w:cs="Times New Roman"/>
        </w:rPr>
        <w:t>stage</w:t>
      </w:r>
      <w:r>
        <w:rPr>
          <w:rFonts w:cs="Times New Roman"/>
        </w:rPr>
        <w:t xml:space="preserve">, background study is done on OWL ontology, OWL API, ontology-based systems, faceted-based search system, ontology visual querying, and finally study the Manchester Pizza finder a system that I will build my project on. </w:t>
      </w:r>
    </w:p>
    <w:p w14:paraId="5C984808" w14:textId="0E83AA56" w:rsidR="00CB2CE1" w:rsidRDefault="00CB2CE1" w:rsidP="00CA4FD0">
      <w:pPr>
        <w:pStyle w:val="Heading3"/>
        <w:spacing w:line="360" w:lineRule="auto"/>
      </w:pPr>
      <w:bookmarkStart w:id="72" w:name="_Toc263601903"/>
      <w:bookmarkStart w:id="73" w:name="_Toc269411815"/>
      <w:r>
        <w:t>Development</w:t>
      </w:r>
      <w:r w:rsidRPr="00C45231">
        <w:t xml:space="preserve"> </w:t>
      </w:r>
      <w:bookmarkEnd w:id="72"/>
      <w:r w:rsidR="00112A0B">
        <w:t>Stage</w:t>
      </w:r>
      <w:bookmarkEnd w:id="73"/>
    </w:p>
    <w:p w14:paraId="59103F89" w14:textId="1F1ACFAF" w:rsidR="00CB2CE1" w:rsidRDefault="00CB2CE1" w:rsidP="00CA4FD0">
      <w:pPr>
        <w:spacing w:line="360" w:lineRule="auto"/>
        <w:jc w:val="both"/>
        <w:rPr>
          <w:rFonts w:cs="Times New Roman"/>
        </w:rPr>
      </w:pPr>
      <w:r>
        <w:rPr>
          <w:rFonts w:cs="Times New Roman"/>
        </w:rPr>
        <w:t xml:space="preserve">In the development </w:t>
      </w:r>
      <w:r w:rsidR="00112A0B">
        <w:rPr>
          <w:rFonts w:cs="Times New Roman"/>
        </w:rPr>
        <w:t>stage</w:t>
      </w:r>
      <w:r>
        <w:rPr>
          <w:rFonts w:cs="Times New Roman"/>
        </w:rPr>
        <w:t xml:space="preserve">, first decide in the development tool that is java. Then, refresh myself with java specially swing components, and OWL API. Implementation started in early stage. As the strategy is to divide the development of the system into developing the main functionalities separately then combine them. Although that some functionalities were developed separately from the application itself, the official start of this </w:t>
      </w:r>
      <w:r w:rsidR="00FF37C3">
        <w:rPr>
          <w:rFonts w:cs="Times New Roman"/>
        </w:rPr>
        <w:t>stage</w:t>
      </w:r>
      <w:r>
        <w:rPr>
          <w:rFonts w:cs="Times New Roman"/>
        </w:rPr>
        <w:t xml:space="preserve"> will be after the second semester’s exams. After exams, checking that the functionalities are working probably will be done and combine them. </w:t>
      </w:r>
    </w:p>
    <w:p w14:paraId="5F62426F" w14:textId="77777777" w:rsidR="00CB2CE1" w:rsidRDefault="00CB2CE1" w:rsidP="00CA4FD0">
      <w:pPr>
        <w:spacing w:line="360" w:lineRule="auto"/>
        <w:jc w:val="both"/>
        <w:rPr>
          <w:rFonts w:cs="Times New Roman"/>
        </w:rPr>
      </w:pPr>
    </w:p>
    <w:p w14:paraId="579B8A18" w14:textId="77777777" w:rsidR="00CB2CE1" w:rsidRPr="00A318E3" w:rsidRDefault="00CB2CE1" w:rsidP="00CA4FD0">
      <w:pPr>
        <w:spacing w:line="360" w:lineRule="auto"/>
        <w:jc w:val="both"/>
        <w:rPr>
          <w:rFonts w:cs="Times New Roman"/>
        </w:rPr>
      </w:pPr>
      <w:r>
        <w:rPr>
          <w:rFonts w:cs="Times New Roman"/>
        </w:rPr>
        <w:t xml:space="preserve">The development is considered as enhancements of the Manchester Pizza Finder. They involve reading the configurations from the ontology file and act accordingly for more flexibility.  Also, different view of the content of the conceptual model and the result of the search query will be considered. As well as, adding a functionality to filter the content of the model based on some criteria saved in the ontology to personalize the search even further to the user. </w:t>
      </w:r>
    </w:p>
    <w:p w14:paraId="050D9888" w14:textId="3146A93F" w:rsidR="00CB2CE1" w:rsidRDefault="00CB2CE1" w:rsidP="00CA4FD0">
      <w:pPr>
        <w:pStyle w:val="Heading3"/>
        <w:spacing w:line="360" w:lineRule="auto"/>
      </w:pPr>
      <w:bookmarkStart w:id="74" w:name="_Toc263601904"/>
      <w:bookmarkStart w:id="75" w:name="_Toc269411816"/>
      <w:r>
        <w:t xml:space="preserve">Testing </w:t>
      </w:r>
      <w:bookmarkEnd w:id="74"/>
      <w:r w:rsidR="001C0F77">
        <w:t>Stage</w:t>
      </w:r>
      <w:bookmarkEnd w:id="75"/>
    </w:p>
    <w:p w14:paraId="75A15CC4" w14:textId="56B2D47C" w:rsidR="00CB2CE1" w:rsidRPr="005D314C" w:rsidRDefault="00CB2CE1" w:rsidP="00CA4FD0">
      <w:pPr>
        <w:spacing w:line="360" w:lineRule="auto"/>
        <w:jc w:val="both"/>
        <w:rPr>
          <w:rFonts w:cs="Times New Roman"/>
        </w:rPr>
      </w:pPr>
      <w:r>
        <w:rPr>
          <w:rFonts w:cs="Times New Roman"/>
        </w:rPr>
        <w:t xml:space="preserve">In this </w:t>
      </w:r>
      <w:r w:rsidR="001C0F77">
        <w:rPr>
          <w:rFonts w:cs="Times New Roman"/>
        </w:rPr>
        <w:t>stage</w:t>
      </w:r>
      <w:r>
        <w:rPr>
          <w:rFonts w:cs="Times New Roman"/>
        </w:rPr>
        <w:t xml:space="preserve">, testing will be conducted on the application according to some scenarios that are predefined. These scenarios are called users </w:t>
      </w:r>
      <w:proofErr w:type="gramStart"/>
      <w:r>
        <w:rPr>
          <w:rFonts w:cs="Times New Roman"/>
        </w:rPr>
        <w:t>stories which</w:t>
      </w:r>
      <w:proofErr w:type="gramEnd"/>
      <w:r>
        <w:rPr>
          <w:rFonts w:cs="Times New Roman"/>
        </w:rPr>
        <w:t xml:space="preserve"> will be elaborated on later on in the report. Since the strategy of doing the project is to develop functionalities alone then combine them, testing is carried out during the development </w:t>
      </w:r>
      <w:r w:rsidR="00CC64A3">
        <w:rPr>
          <w:rFonts w:cs="Times New Roman"/>
        </w:rPr>
        <w:t>stage</w:t>
      </w:r>
      <w:r>
        <w:rPr>
          <w:rFonts w:cs="Times New Roman"/>
        </w:rPr>
        <w:t xml:space="preserve"> on functionalities separately and on the final product after combining them. </w:t>
      </w:r>
    </w:p>
    <w:p w14:paraId="4A70B05B" w14:textId="6274D2B1" w:rsidR="00CB2CE1" w:rsidRDefault="00CB2CE1" w:rsidP="00CA4FD0">
      <w:pPr>
        <w:pStyle w:val="Heading3"/>
        <w:spacing w:line="360" w:lineRule="auto"/>
      </w:pPr>
      <w:bookmarkStart w:id="76" w:name="_Toc263601905"/>
      <w:bookmarkStart w:id="77" w:name="_Toc269411817"/>
      <w:r w:rsidRPr="00E75F9E">
        <w:t xml:space="preserve">Review and Submission </w:t>
      </w:r>
      <w:bookmarkEnd w:id="76"/>
      <w:r w:rsidR="00474A60">
        <w:t>Stage</w:t>
      </w:r>
      <w:bookmarkEnd w:id="77"/>
    </w:p>
    <w:p w14:paraId="602A754A" w14:textId="7CA1DA9B" w:rsidR="00CB2CE1" w:rsidRDefault="00CB2CE1" w:rsidP="00CA4FD0">
      <w:pPr>
        <w:spacing w:line="360" w:lineRule="auto"/>
        <w:jc w:val="both"/>
        <w:rPr>
          <w:rFonts w:cs="Times New Roman"/>
        </w:rPr>
      </w:pPr>
      <w:r>
        <w:rPr>
          <w:rFonts w:cs="Times New Roman"/>
        </w:rPr>
        <w:t xml:space="preserve">After success in evaluating the product, the review and submission </w:t>
      </w:r>
      <w:r w:rsidR="00610484">
        <w:rPr>
          <w:rFonts w:cs="Times New Roman"/>
        </w:rPr>
        <w:t>stage</w:t>
      </w:r>
      <w:r>
        <w:rPr>
          <w:rFonts w:cs="Times New Roman"/>
        </w:rPr>
        <w:t xml:space="preserve"> will start. An instruction file will be provided to guide the ontology developer in how to make his ontology to work with the application. The application would act as manual, so there will be no need for a guide for the system. The next step will be finishing the application and finalized the dissertation and then submitting them. </w:t>
      </w:r>
    </w:p>
    <w:p w14:paraId="57E276BE" w14:textId="77777777" w:rsidR="00CB2CE1" w:rsidRDefault="00CB2CE1" w:rsidP="00CA4FD0">
      <w:pPr>
        <w:spacing w:line="360" w:lineRule="auto"/>
        <w:jc w:val="both"/>
        <w:rPr>
          <w:rFonts w:cs="Times New Roman"/>
        </w:rPr>
      </w:pPr>
    </w:p>
    <w:p w14:paraId="25F22F37" w14:textId="77777777" w:rsidR="00CB2CE1" w:rsidRDefault="00CB2CE1" w:rsidP="00CA4FD0">
      <w:pPr>
        <w:spacing w:line="360" w:lineRule="auto"/>
        <w:jc w:val="both"/>
        <w:rPr>
          <w:rFonts w:cs="Times New Roman"/>
        </w:rPr>
      </w:pPr>
      <w:r>
        <w:rPr>
          <w:rFonts w:cs="Times New Roman"/>
        </w:rPr>
        <w:t>There are five milestones within this project that will guide me through the progress of the project. The milestones are:</w:t>
      </w:r>
    </w:p>
    <w:p w14:paraId="570A22CD" w14:textId="77777777" w:rsidR="00CB2CE1" w:rsidRDefault="00CB2CE1" w:rsidP="00CA4FD0">
      <w:pPr>
        <w:pStyle w:val="ListParagraph"/>
        <w:numPr>
          <w:ilvl w:val="0"/>
          <w:numId w:val="8"/>
        </w:numPr>
        <w:spacing w:line="360" w:lineRule="auto"/>
        <w:jc w:val="both"/>
        <w:rPr>
          <w:rFonts w:cs="Times New Roman"/>
        </w:rPr>
      </w:pPr>
      <w:bookmarkStart w:id="78" w:name="_Ref268063849"/>
      <w:r>
        <w:rPr>
          <w:rFonts w:cs="Times New Roman"/>
        </w:rPr>
        <w:t>Initial report.</w:t>
      </w:r>
      <w:bookmarkEnd w:id="78"/>
    </w:p>
    <w:p w14:paraId="3AE5F9CD" w14:textId="77777777" w:rsidR="00CB2CE1" w:rsidRDefault="00CB2CE1" w:rsidP="00CA4FD0">
      <w:pPr>
        <w:pStyle w:val="ListParagraph"/>
        <w:numPr>
          <w:ilvl w:val="0"/>
          <w:numId w:val="8"/>
        </w:numPr>
        <w:spacing w:line="360" w:lineRule="auto"/>
        <w:jc w:val="both"/>
        <w:rPr>
          <w:rFonts w:cs="Times New Roman"/>
        </w:rPr>
      </w:pPr>
      <w:r>
        <w:rPr>
          <w:rFonts w:cs="Times New Roman"/>
        </w:rPr>
        <w:t>Progress report.</w:t>
      </w:r>
    </w:p>
    <w:p w14:paraId="23ACF375"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prototype.</w:t>
      </w:r>
    </w:p>
    <w:p w14:paraId="3D049C02"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final product.</w:t>
      </w:r>
    </w:p>
    <w:p w14:paraId="74E1BDA8" w14:textId="77777777" w:rsidR="00CB2CE1" w:rsidRDefault="00CB2CE1" w:rsidP="00CA4FD0">
      <w:pPr>
        <w:pStyle w:val="ListParagraph"/>
        <w:numPr>
          <w:ilvl w:val="0"/>
          <w:numId w:val="8"/>
        </w:numPr>
        <w:spacing w:line="360" w:lineRule="auto"/>
        <w:jc w:val="both"/>
        <w:rPr>
          <w:rFonts w:cs="Times New Roman"/>
        </w:rPr>
      </w:pPr>
      <w:r>
        <w:rPr>
          <w:rFonts w:cs="Times New Roman"/>
        </w:rPr>
        <w:t>Dissertation submission.</w:t>
      </w:r>
    </w:p>
    <w:p w14:paraId="1335DA6F" w14:textId="77777777" w:rsidR="00CB2CE1" w:rsidRDefault="00CB2CE1" w:rsidP="00CA4FD0">
      <w:pPr>
        <w:spacing w:line="360" w:lineRule="auto"/>
        <w:jc w:val="both"/>
        <w:rPr>
          <w:rFonts w:cs="Times New Roman"/>
        </w:rPr>
      </w:pPr>
    </w:p>
    <w:p w14:paraId="1409864E" w14:textId="77777777" w:rsidR="00CB2CE1" w:rsidRPr="00E8059E" w:rsidRDefault="00CB2CE1" w:rsidP="00CA4FD0">
      <w:pPr>
        <w:spacing w:line="360" w:lineRule="auto"/>
        <w:jc w:val="both"/>
        <w:rPr>
          <w:rFonts w:cs="Times New Roman"/>
        </w:rPr>
      </w:pPr>
      <w:r>
        <w:rPr>
          <w:rFonts w:cs="Times New Roman"/>
        </w:rPr>
        <w:t>First milestone was already completed, since initial report was submitted successfully in March. However, submission of second milestone in time was not so successful. So the original plan was altered. The new deadline will be in June 6. The last three milestones would be worked on in parallel due to time restriction. The final product is expected to finish beginning of August. Finally, the submission of the dissertation will be in the first week of September. Gantt chart is included in the next section.</w:t>
      </w:r>
    </w:p>
    <w:p w14:paraId="4A03AEF3" w14:textId="1FE2208C" w:rsidR="002D37ED" w:rsidRDefault="002D37ED" w:rsidP="00CA4FD0">
      <w:pPr>
        <w:pStyle w:val="Heading2"/>
        <w:spacing w:line="360" w:lineRule="auto"/>
      </w:pPr>
      <w:bookmarkStart w:id="79" w:name="_Toc263601907"/>
      <w:bookmarkStart w:id="80" w:name="_Toc269411818"/>
      <w:bookmarkStart w:id="81" w:name="_Ref269412831"/>
      <w:r w:rsidRPr="00C45231">
        <w:t>Project Deliverables</w:t>
      </w:r>
      <w:bookmarkEnd w:id="79"/>
      <w:bookmarkEnd w:id="80"/>
      <w:bookmarkEnd w:id="81"/>
    </w:p>
    <w:p w14:paraId="0A5B886E" w14:textId="245937C3" w:rsidR="002D37ED" w:rsidRDefault="002D37ED" w:rsidP="00CA4FD0">
      <w:pPr>
        <w:spacing w:line="360" w:lineRule="auto"/>
        <w:jc w:val="both"/>
        <w:rPr>
          <w:rFonts w:cs="Times New Roman"/>
        </w:rPr>
      </w:pPr>
      <w:r>
        <w:rPr>
          <w:rFonts w:cs="Times New Roman"/>
        </w:rPr>
        <w:t xml:space="preserve">At the end of this project the benefits of using sematic web within </w:t>
      </w:r>
      <w:commentRangeStart w:id="82"/>
      <w:r>
        <w:rPr>
          <w:rFonts w:cs="Times New Roman"/>
        </w:rPr>
        <w:t>applications will be shown</w:t>
      </w:r>
      <w:r w:rsidR="00C16DEC">
        <w:rPr>
          <w:rFonts w:cs="Times New Roman"/>
        </w:rPr>
        <w:t xml:space="preserve"> building an application that demonstrates these benefits</w:t>
      </w:r>
      <w:r>
        <w:rPr>
          <w:rFonts w:cs="Times New Roman"/>
        </w:rPr>
        <w:t>.</w:t>
      </w:r>
      <w:commentRangeEnd w:id="82"/>
      <w:r w:rsidR="00891BD0">
        <w:rPr>
          <w:rStyle w:val="CommentReference"/>
        </w:rPr>
        <w:commentReference w:id="82"/>
      </w:r>
      <w:r>
        <w:rPr>
          <w:rFonts w:cs="Times New Roman"/>
        </w:rPr>
        <w:t xml:space="preserve"> The application will be flexible, as it will run ontology with specific annotations. In addition, it will be fully configurable. It will allow users to query for specific sushi based on some ingredients. There are three main deliverables of this project:</w:t>
      </w:r>
    </w:p>
    <w:p w14:paraId="748DA9DE" w14:textId="77777777" w:rsidR="002D37ED" w:rsidRDefault="002D37ED" w:rsidP="00CA4FD0">
      <w:pPr>
        <w:pStyle w:val="ListParagraph"/>
        <w:numPr>
          <w:ilvl w:val="0"/>
          <w:numId w:val="10"/>
        </w:numPr>
        <w:spacing w:line="360" w:lineRule="auto"/>
        <w:jc w:val="both"/>
        <w:rPr>
          <w:rFonts w:cs="Times New Roman"/>
        </w:rPr>
      </w:pPr>
      <w:r>
        <w:rPr>
          <w:rFonts w:cs="Times New Roman"/>
        </w:rPr>
        <w:t>User stories (scenarios) &amp; acceptance tests.</w:t>
      </w:r>
    </w:p>
    <w:p w14:paraId="79BA958B" w14:textId="77777777" w:rsidR="002D37ED" w:rsidRDefault="002D37ED" w:rsidP="00CA4FD0">
      <w:pPr>
        <w:pStyle w:val="ListParagraph"/>
        <w:numPr>
          <w:ilvl w:val="0"/>
          <w:numId w:val="10"/>
        </w:numPr>
        <w:spacing w:line="360" w:lineRule="auto"/>
        <w:jc w:val="both"/>
        <w:rPr>
          <w:rFonts w:cs="Times New Roman"/>
        </w:rPr>
      </w:pPr>
      <w:r>
        <w:rPr>
          <w:rFonts w:cs="Times New Roman"/>
        </w:rPr>
        <w:t>Final version of the application.</w:t>
      </w:r>
    </w:p>
    <w:p w14:paraId="0607E4EB" w14:textId="77777777" w:rsidR="002D37ED" w:rsidRPr="00553B19" w:rsidRDefault="002D37ED" w:rsidP="00CA4FD0">
      <w:pPr>
        <w:pStyle w:val="ListParagraph"/>
        <w:numPr>
          <w:ilvl w:val="0"/>
          <w:numId w:val="10"/>
        </w:numPr>
        <w:spacing w:line="360" w:lineRule="auto"/>
        <w:jc w:val="both"/>
        <w:rPr>
          <w:rFonts w:cs="Times New Roman"/>
        </w:rPr>
      </w:pPr>
      <w:r>
        <w:rPr>
          <w:rFonts w:cs="Times New Roman"/>
        </w:rPr>
        <w:t>Evaluation of the project.</w:t>
      </w:r>
    </w:p>
    <w:p w14:paraId="77E5C2BD" w14:textId="41076F3B" w:rsidR="002D37ED" w:rsidRDefault="002D37ED" w:rsidP="00CA4FD0">
      <w:pPr>
        <w:pStyle w:val="Heading2"/>
        <w:spacing w:line="360" w:lineRule="auto"/>
      </w:pPr>
      <w:bookmarkStart w:id="83" w:name="_Toc263601908"/>
      <w:bookmarkStart w:id="84" w:name="_Ref268962453"/>
      <w:bookmarkStart w:id="85" w:name="_Ref269236673"/>
      <w:bookmarkStart w:id="86" w:name="_Ref269313140"/>
      <w:bookmarkStart w:id="87" w:name="_Ref269313146"/>
      <w:bookmarkStart w:id="88" w:name="_Toc269411819"/>
      <w:r w:rsidRPr="00A26F7F">
        <w:t>Project Evaluation Plan</w:t>
      </w:r>
      <w:bookmarkEnd w:id="83"/>
      <w:bookmarkEnd w:id="84"/>
      <w:bookmarkEnd w:id="85"/>
      <w:bookmarkEnd w:id="86"/>
      <w:bookmarkEnd w:id="87"/>
      <w:bookmarkEnd w:id="88"/>
    </w:p>
    <w:p w14:paraId="446CD5C7" w14:textId="77777777" w:rsidR="002D37ED" w:rsidRDefault="002D37ED" w:rsidP="00CA4FD0">
      <w:pPr>
        <w:spacing w:line="360" w:lineRule="auto"/>
        <w:jc w:val="both"/>
        <w:rPr>
          <w:rFonts w:cs="Times New Roman"/>
        </w:rPr>
      </w:pPr>
      <w:r>
        <w:rPr>
          <w:rFonts w:cs="Times New Roman"/>
        </w:rPr>
        <w:t>In order to be able to evaluate the whole project, I need some measures to evaluate the project against. Some measures have been recognized to evaluate how good the system is and more importantly measure if the project is consider a success or not. In nutshell measuring the success of the objectives. These measures are:</w:t>
      </w:r>
    </w:p>
    <w:p w14:paraId="1E521CB8"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Where the deliverables met?</w:t>
      </w:r>
    </w:p>
    <w:p w14:paraId="4F24881F" w14:textId="77777777" w:rsidR="002D37ED" w:rsidRPr="00A60CF6" w:rsidRDefault="002D37ED" w:rsidP="00CA4FD0">
      <w:pPr>
        <w:pStyle w:val="ListParagraph"/>
        <w:spacing w:line="360" w:lineRule="auto"/>
        <w:jc w:val="both"/>
        <w:rPr>
          <w:rFonts w:cs="Times New Roman"/>
        </w:rPr>
      </w:pPr>
      <w:r>
        <w:rPr>
          <w:rFonts w:cs="Times New Roman"/>
        </w:rPr>
        <w:t>A most likely way to measure if the deliverables were met or not according to a timeframe is to check if a deliverable was done within its allocated time or not.</w:t>
      </w:r>
    </w:p>
    <w:p w14:paraId="4786FFD4"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Is the system accessible?</w:t>
      </w:r>
    </w:p>
    <w:p w14:paraId="21113771" w14:textId="77777777" w:rsidR="002D37ED" w:rsidRDefault="002D37ED" w:rsidP="00CA4FD0">
      <w:pPr>
        <w:pStyle w:val="ListParagraph"/>
        <w:spacing w:line="360" w:lineRule="auto"/>
        <w:jc w:val="both"/>
        <w:rPr>
          <w:rFonts w:cs="Times New Roman"/>
        </w:rPr>
      </w:pPr>
      <w:r>
        <w:rPr>
          <w:rFonts w:cs="Times New Roman"/>
        </w:rPr>
        <w:t xml:space="preserve">We can think of the system in two ways: one as a project for MSc program that should be accessible for students and lecturers who teach ontology engineering for semantic web, and as real-world application (restaurant menu). Based on that users who should access the system differ. As for the first case, since the application is desktop application and implemented on java this will assure the students and lecturers can access the system easily. In the second case end users can access the system but a web application would be more reasonable. For now it is only a desktop application. </w:t>
      </w:r>
    </w:p>
    <w:p w14:paraId="2C88B235" w14:textId="77777777" w:rsidR="002D37ED" w:rsidRDefault="002D37ED" w:rsidP="00CA4FD0">
      <w:pPr>
        <w:pStyle w:val="ListParagraph"/>
        <w:numPr>
          <w:ilvl w:val="0"/>
          <w:numId w:val="9"/>
        </w:numPr>
        <w:spacing w:line="360" w:lineRule="auto"/>
        <w:jc w:val="both"/>
        <w:rPr>
          <w:rFonts w:cs="Times New Roman"/>
          <w:b/>
        </w:rPr>
      </w:pPr>
      <w:r w:rsidRPr="002D75F2">
        <w:rPr>
          <w:rFonts w:cs="Times New Roman"/>
          <w:b/>
        </w:rPr>
        <w:t>Is the system (</w:t>
      </w:r>
      <w:proofErr w:type="gramStart"/>
      <w:r w:rsidRPr="002D75F2">
        <w:rPr>
          <w:rFonts w:cs="Times New Roman"/>
          <w:b/>
        </w:rPr>
        <w:t>re)usable</w:t>
      </w:r>
      <w:proofErr w:type="gramEnd"/>
      <w:r w:rsidRPr="002D75F2">
        <w:rPr>
          <w:rFonts w:cs="Times New Roman"/>
          <w:b/>
        </w:rPr>
        <w:t>?</w:t>
      </w:r>
    </w:p>
    <w:p w14:paraId="13297206" w14:textId="77777777" w:rsidR="002D37ED" w:rsidRPr="00845FCB" w:rsidRDefault="002D37ED" w:rsidP="00CA4FD0">
      <w:pPr>
        <w:pStyle w:val="ListParagraph"/>
        <w:spacing w:line="360" w:lineRule="auto"/>
        <w:jc w:val="both"/>
        <w:rPr>
          <w:rFonts w:cs="Times New Roman"/>
        </w:rPr>
      </w:pPr>
      <w:r>
        <w:rPr>
          <w:rFonts w:cs="Times New Roman"/>
        </w:rPr>
        <w:t xml:space="preserve">As the system designed for end users regardless of what kind of end user students or real-world users, they can determine the usability of the system. There are two concepts here determining the usability and reusability of the system. Therefore, both of them need to be checked as part of project evaluation. </w:t>
      </w:r>
    </w:p>
    <w:p w14:paraId="380810B2" w14:textId="77777777" w:rsidR="002D37ED" w:rsidRDefault="002D37ED" w:rsidP="00CA4FD0">
      <w:pPr>
        <w:pStyle w:val="ListParagraph"/>
        <w:numPr>
          <w:ilvl w:val="1"/>
          <w:numId w:val="9"/>
        </w:numPr>
        <w:spacing w:line="360" w:lineRule="auto"/>
        <w:jc w:val="both"/>
        <w:rPr>
          <w:rFonts w:cs="Times New Roman"/>
        </w:rPr>
      </w:pPr>
      <w:r w:rsidRPr="00EB435D">
        <w:rPr>
          <w:rFonts w:cs="Times New Roman"/>
          <w:b/>
        </w:rPr>
        <w:t>Usability</w:t>
      </w:r>
      <w:r>
        <w:rPr>
          <w:rFonts w:cs="Times New Roman"/>
        </w:rPr>
        <w:t>: as an end user, one can ask several questions that will assure the system is usable. Some of these questions are:</w:t>
      </w:r>
    </w:p>
    <w:p w14:paraId="28753F34" w14:textId="77777777" w:rsidR="002D37ED" w:rsidRDefault="002D37ED" w:rsidP="00CA4FD0">
      <w:pPr>
        <w:pStyle w:val="ListParagraph"/>
        <w:numPr>
          <w:ilvl w:val="0"/>
          <w:numId w:val="11"/>
        </w:numPr>
        <w:spacing w:line="360" w:lineRule="auto"/>
        <w:jc w:val="both"/>
        <w:rPr>
          <w:rFonts w:cs="Times New Roman"/>
        </w:rPr>
      </w:pPr>
      <w:r>
        <w:rPr>
          <w:rFonts w:cs="Times New Roman"/>
        </w:rPr>
        <w:t xml:space="preserve"> How easy to use the system?</w:t>
      </w:r>
    </w:p>
    <w:p w14:paraId="35066CC2" w14:textId="77777777" w:rsidR="002D37ED" w:rsidRDefault="002D37ED" w:rsidP="00CA4FD0">
      <w:pPr>
        <w:pStyle w:val="ListParagraph"/>
        <w:spacing w:line="360" w:lineRule="auto"/>
        <w:ind w:left="1440"/>
        <w:jc w:val="both"/>
        <w:rPr>
          <w:rFonts w:cs="Times New Roman"/>
        </w:rPr>
      </w:pPr>
      <w:r>
        <w:rPr>
          <w:rFonts w:cs="Times New Roman"/>
        </w:rPr>
        <w:t>The idea behind using ontology-based user interface is to guide the user in how to use it and ease that process. Therefore, the system should be easy to use.</w:t>
      </w:r>
    </w:p>
    <w:p w14:paraId="52871129" w14:textId="77777777" w:rsidR="002D37ED" w:rsidRDefault="002D37ED" w:rsidP="00CA4FD0">
      <w:pPr>
        <w:pStyle w:val="ListParagraph"/>
        <w:numPr>
          <w:ilvl w:val="0"/>
          <w:numId w:val="11"/>
        </w:numPr>
        <w:spacing w:line="360" w:lineRule="auto"/>
        <w:jc w:val="both"/>
        <w:rPr>
          <w:rFonts w:cs="Times New Roman"/>
        </w:rPr>
      </w:pPr>
      <w:r>
        <w:rPr>
          <w:rFonts w:cs="Times New Roman"/>
        </w:rPr>
        <w:t>How much time spent to figure out the system?</w:t>
      </w:r>
    </w:p>
    <w:p w14:paraId="22AA4510" w14:textId="77777777" w:rsidR="002D37ED" w:rsidRDefault="002D37ED" w:rsidP="00CA4FD0">
      <w:pPr>
        <w:pStyle w:val="ListParagraph"/>
        <w:spacing w:line="360" w:lineRule="auto"/>
        <w:ind w:left="1440"/>
        <w:jc w:val="both"/>
        <w:rPr>
          <w:rFonts w:cs="Times New Roman"/>
        </w:rPr>
      </w:pPr>
      <w:r>
        <w:rPr>
          <w:rFonts w:cs="Times New Roman"/>
        </w:rPr>
        <w:t>This question can be answered after submitting the project.</w:t>
      </w:r>
    </w:p>
    <w:p w14:paraId="79283141" w14:textId="77777777" w:rsidR="002D37ED" w:rsidRDefault="002D37ED" w:rsidP="00CA4FD0">
      <w:pPr>
        <w:pStyle w:val="ListParagraph"/>
        <w:numPr>
          <w:ilvl w:val="0"/>
          <w:numId w:val="11"/>
        </w:numPr>
        <w:spacing w:line="360" w:lineRule="auto"/>
        <w:jc w:val="both"/>
        <w:rPr>
          <w:rFonts w:cs="Times New Roman"/>
        </w:rPr>
      </w:pPr>
      <w:r>
        <w:rPr>
          <w:rFonts w:cs="Times New Roman"/>
        </w:rPr>
        <w:t>Does it require experts to use the system?</w:t>
      </w:r>
    </w:p>
    <w:p w14:paraId="15F67E88" w14:textId="77777777" w:rsidR="002D37ED" w:rsidRDefault="002D37ED" w:rsidP="00CA4FD0">
      <w:pPr>
        <w:pStyle w:val="ListParagraph"/>
        <w:spacing w:line="360" w:lineRule="auto"/>
        <w:ind w:left="1440"/>
        <w:jc w:val="both"/>
        <w:rPr>
          <w:rFonts w:cs="Times New Roman"/>
        </w:rPr>
      </w:pPr>
      <w:r>
        <w:rPr>
          <w:rFonts w:cs="Times New Roman"/>
        </w:rPr>
        <w:t>The system is designed for students who take ontology engineering for sematic web. So, some degree of expertise is needed to configure the ontology to work with the application.</w:t>
      </w:r>
    </w:p>
    <w:p w14:paraId="2C60DAE2" w14:textId="77777777" w:rsidR="002D37ED" w:rsidRDefault="002D37ED" w:rsidP="00CA4FD0">
      <w:pPr>
        <w:pStyle w:val="ListParagraph"/>
        <w:numPr>
          <w:ilvl w:val="0"/>
          <w:numId w:val="11"/>
        </w:numPr>
        <w:spacing w:line="360" w:lineRule="auto"/>
        <w:jc w:val="both"/>
        <w:rPr>
          <w:rFonts w:cs="Times New Roman"/>
        </w:rPr>
      </w:pPr>
      <w:r>
        <w:rPr>
          <w:rFonts w:cs="Times New Roman"/>
        </w:rPr>
        <w:t>How easy to administer the system?</w:t>
      </w:r>
    </w:p>
    <w:p w14:paraId="1AB9E1C7" w14:textId="77777777" w:rsidR="002D37ED" w:rsidRDefault="002D37ED" w:rsidP="00CA4FD0">
      <w:pPr>
        <w:pStyle w:val="ListParagraph"/>
        <w:spacing w:line="360" w:lineRule="auto"/>
        <w:ind w:left="1440"/>
        <w:jc w:val="both"/>
        <w:rPr>
          <w:rFonts w:cs="Times New Roman"/>
        </w:rPr>
      </w:pPr>
      <w:r>
        <w:rPr>
          <w:rFonts w:cs="Times New Roman"/>
        </w:rPr>
        <w:t>Since most of the configurations are saved within the ontology, administering the system would be a trivial task.</w:t>
      </w:r>
    </w:p>
    <w:p w14:paraId="68174251" w14:textId="77777777" w:rsidR="002D37ED" w:rsidRPr="00D70F29" w:rsidRDefault="002D37ED" w:rsidP="00CA4FD0">
      <w:pPr>
        <w:pStyle w:val="ListParagraph"/>
        <w:numPr>
          <w:ilvl w:val="1"/>
          <w:numId w:val="9"/>
        </w:numPr>
        <w:spacing w:line="360" w:lineRule="auto"/>
        <w:jc w:val="both"/>
        <w:rPr>
          <w:rFonts w:cs="Times New Roman"/>
        </w:rPr>
      </w:pPr>
      <w:r w:rsidRPr="006F562E">
        <w:rPr>
          <w:rFonts w:cs="Times New Roman"/>
          <w:b/>
        </w:rPr>
        <w:t>Reusability</w:t>
      </w:r>
      <w:r>
        <w:rPr>
          <w:rFonts w:cs="Times New Roman"/>
        </w:rPr>
        <w:t xml:space="preserve">: the system is reusable in sense of running different ontologies. This is another goal of the project, making it more flexible. The important question here is how easy it is reuse the system (running different ontologies). </w:t>
      </w:r>
    </w:p>
    <w:p w14:paraId="5F581203" w14:textId="77777777" w:rsidR="002D37ED" w:rsidRPr="00FB6C32" w:rsidRDefault="002D37ED" w:rsidP="00CA4FD0">
      <w:pPr>
        <w:pStyle w:val="ListParagraph"/>
        <w:numPr>
          <w:ilvl w:val="0"/>
          <w:numId w:val="9"/>
        </w:numPr>
        <w:spacing w:line="360" w:lineRule="auto"/>
        <w:jc w:val="both"/>
        <w:rPr>
          <w:rFonts w:cs="Times New Roman"/>
          <w:b/>
        </w:rPr>
      </w:pPr>
      <w:r w:rsidRPr="00A56040">
        <w:rPr>
          <w:rFonts w:cs="Times New Roman"/>
          <w:b/>
        </w:rPr>
        <w:t>Is the system easily configurable?</w:t>
      </w:r>
    </w:p>
    <w:p w14:paraId="50B7EF34" w14:textId="77777777" w:rsidR="002D37ED" w:rsidRPr="007B6086" w:rsidRDefault="002D37ED" w:rsidP="00CA4FD0">
      <w:pPr>
        <w:pStyle w:val="ListParagraph"/>
        <w:spacing w:line="360" w:lineRule="auto"/>
        <w:jc w:val="both"/>
        <w:rPr>
          <w:rFonts w:cs="Times New Roman"/>
        </w:rPr>
      </w:pPr>
      <w:r>
        <w:rPr>
          <w:rFonts w:cs="Times New Roman"/>
        </w:rPr>
        <w:t xml:space="preserve">As most of the configurations saved in the ontology file, it would be easy to configure the application interface. Ontology developer is the only stakeholder who has to deal with the </w:t>
      </w:r>
      <w:proofErr w:type="gramStart"/>
      <w:r>
        <w:rPr>
          <w:rFonts w:cs="Times New Roman"/>
        </w:rPr>
        <w:t>configurations which</w:t>
      </w:r>
      <w:proofErr w:type="gramEnd"/>
      <w:r>
        <w:rPr>
          <w:rFonts w:cs="Times New Roman"/>
        </w:rPr>
        <w:t xml:space="preserve"> are annotations in the ontology file. They are easy to write, as the ontology developer needs to follow some instructions provided with the application. The user interface should be configured automatically using annotations in the owl file.</w:t>
      </w:r>
    </w:p>
    <w:p w14:paraId="3B60903B" w14:textId="77777777" w:rsidR="002D37ED" w:rsidRDefault="002D37ED" w:rsidP="00CA4FD0">
      <w:pPr>
        <w:pStyle w:val="ListParagraph"/>
        <w:numPr>
          <w:ilvl w:val="0"/>
          <w:numId w:val="9"/>
        </w:numPr>
        <w:spacing w:line="360" w:lineRule="auto"/>
        <w:jc w:val="both"/>
        <w:rPr>
          <w:rFonts w:cs="Times New Roman"/>
          <w:b/>
        </w:rPr>
      </w:pPr>
      <w:r>
        <w:rPr>
          <w:rFonts w:cs="Times New Roman"/>
          <w:b/>
        </w:rPr>
        <w:t>Is the result of the search</w:t>
      </w:r>
      <w:r w:rsidRPr="00A56040">
        <w:rPr>
          <w:rFonts w:cs="Times New Roman"/>
          <w:b/>
        </w:rPr>
        <w:t xml:space="preserve"> query narrowed</w:t>
      </w:r>
      <w:r>
        <w:rPr>
          <w:rFonts w:cs="Times New Roman"/>
          <w:b/>
        </w:rPr>
        <w:t xml:space="preserve"> down</w:t>
      </w:r>
      <w:r w:rsidRPr="00A56040">
        <w:rPr>
          <w:rFonts w:cs="Times New Roman"/>
          <w:b/>
        </w:rPr>
        <w:t>?</w:t>
      </w:r>
    </w:p>
    <w:p w14:paraId="028A0852" w14:textId="77777777" w:rsidR="002D37ED" w:rsidRDefault="002D37ED" w:rsidP="00CA4FD0">
      <w:pPr>
        <w:spacing w:line="360" w:lineRule="auto"/>
        <w:ind w:left="720"/>
        <w:jc w:val="both"/>
        <w:rPr>
          <w:rFonts w:cs="Times New Roman"/>
        </w:rPr>
      </w:pPr>
      <w:r>
        <w:rPr>
          <w:rFonts w:cs="Times New Roman"/>
        </w:rPr>
        <w:t>Stakeholders such as students or real world users, like restaurant customers, will have direct contact with feature. This can be answered after submitting and using the application. Nevertheless, applying a set of filters on the search result will narrow the search for the user, since the system used faceted search method.</w:t>
      </w:r>
    </w:p>
    <w:p w14:paraId="046DDFF3" w14:textId="77777777" w:rsidR="002D37ED" w:rsidRPr="00F30EA2" w:rsidRDefault="002D37ED" w:rsidP="00CA4FD0">
      <w:pPr>
        <w:spacing w:line="360" w:lineRule="auto"/>
        <w:ind w:left="720"/>
        <w:jc w:val="both"/>
        <w:rPr>
          <w:rFonts w:cs="Times New Roman"/>
        </w:rPr>
      </w:pPr>
    </w:p>
    <w:p w14:paraId="06351C90" w14:textId="77777777" w:rsidR="002D37ED" w:rsidRPr="006F1FE5" w:rsidRDefault="002D37ED" w:rsidP="00CA4FD0">
      <w:pPr>
        <w:spacing w:line="360" w:lineRule="auto"/>
        <w:jc w:val="both"/>
        <w:rPr>
          <w:rFonts w:cs="Times New Roman"/>
        </w:rPr>
      </w:pPr>
      <w:r>
        <w:rPr>
          <w:rFonts w:cs="Times New Roman"/>
        </w:rPr>
        <w:t xml:space="preserve">These are some questions that can help assessing the project. </w:t>
      </w:r>
      <w:proofErr w:type="gramStart"/>
      <w:r>
        <w:rPr>
          <w:rFonts w:cs="Times New Roman"/>
        </w:rPr>
        <w:t>Most of them can be answered only after using the application by stakeholders</w:t>
      </w:r>
      <w:proofErr w:type="gramEnd"/>
      <w:r>
        <w:rPr>
          <w:rFonts w:cs="Times New Roman"/>
        </w:rPr>
        <w:t>. So, evaluation will help in a second version or the final product if it a prototype.</w:t>
      </w:r>
    </w:p>
    <w:p w14:paraId="3E957C05" w14:textId="246130DD" w:rsidR="002D37ED" w:rsidRDefault="002D37ED" w:rsidP="00CA4FD0">
      <w:pPr>
        <w:pStyle w:val="Heading2"/>
        <w:spacing w:line="360" w:lineRule="auto"/>
      </w:pPr>
      <w:bookmarkStart w:id="89" w:name="_Toc263601909"/>
      <w:bookmarkStart w:id="90" w:name="_Toc269411820"/>
      <w:r w:rsidRPr="00A26F7F">
        <w:t>Project Tools</w:t>
      </w:r>
      <w:bookmarkEnd w:id="89"/>
      <w:bookmarkEnd w:id="90"/>
    </w:p>
    <w:p w14:paraId="70ED3396" w14:textId="77777777" w:rsidR="00750A95" w:rsidRDefault="002D37ED" w:rsidP="00CA4FD0">
      <w:pPr>
        <w:spacing w:line="360" w:lineRule="auto"/>
        <w:jc w:val="both"/>
        <w:rPr>
          <w:rFonts w:cs="Times New Roman"/>
        </w:rPr>
      </w:pPr>
      <w:r>
        <w:rPr>
          <w:rFonts w:cs="Times New Roman"/>
        </w:rPr>
        <w:t xml:space="preserve">Since the main part of the project is development, a programming language needs to be chosen. OWL API, which was implemented in java, is used in the project to manage the interactivity between OWL ontology and application. So, choosing java as programming language makes sense. Project is developed using </w:t>
      </w:r>
      <w:proofErr w:type="spellStart"/>
      <w:r>
        <w:rPr>
          <w:rFonts w:cs="Times New Roman"/>
        </w:rPr>
        <w:t>NetBeans</w:t>
      </w:r>
      <w:proofErr w:type="spellEnd"/>
      <w:r>
        <w:rPr>
          <w:rFonts w:cs="Times New Roman"/>
        </w:rPr>
        <w:t xml:space="preserve"> 7.4.</w:t>
      </w:r>
    </w:p>
    <w:p w14:paraId="6B0A4762" w14:textId="77777777" w:rsidR="00CE436A" w:rsidRDefault="00750A95" w:rsidP="00CA4FD0">
      <w:pPr>
        <w:pStyle w:val="Heading2"/>
        <w:spacing w:line="360" w:lineRule="auto"/>
      </w:pPr>
      <w:bookmarkStart w:id="91" w:name="_Toc269411821"/>
      <w:r>
        <w:t>Conclusion</w:t>
      </w:r>
      <w:bookmarkEnd w:id="91"/>
    </w:p>
    <w:p w14:paraId="21E86442" w14:textId="32627CF1" w:rsidR="00980262" w:rsidRDefault="00F37B52" w:rsidP="00527C13">
      <w:pPr>
        <w:spacing w:line="360" w:lineRule="auto"/>
        <w:jc w:val="both"/>
      </w:pPr>
      <w:r>
        <w:t xml:space="preserve">In chapter three, </w:t>
      </w:r>
      <w:r w:rsidR="00F26C14">
        <w:t xml:space="preserve">the details of the research methods are demonstrated. </w:t>
      </w:r>
      <w:r w:rsidR="009D3726">
        <w:t xml:space="preserve">It starts with </w:t>
      </w:r>
      <w:r w:rsidR="00527C13">
        <w:t xml:space="preserve">methods </w:t>
      </w:r>
      <w:r w:rsidR="00916C68">
        <w:t xml:space="preserve">used to plan the project. Then, it states the </w:t>
      </w:r>
      <w:r w:rsidR="004A0825">
        <w:t xml:space="preserve">project deliverables. Next, it details the evaluation plan of the </w:t>
      </w:r>
      <w:r w:rsidR="00337EC5">
        <w:t>project</w:t>
      </w:r>
      <w:r w:rsidR="004A0825">
        <w:t>. Finally, it shows the tools used to complete this project.</w:t>
      </w:r>
      <w:r w:rsidR="00980262">
        <w:br w:type="page"/>
      </w:r>
    </w:p>
    <w:p w14:paraId="13D029EF" w14:textId="42D8B07E" w:rsidR="005A788A" w:rsidRDefault="00737C9C" w:rsidP="00CA4FD0">
      <w:pPr>
        <w:pStyle w:val="Heading1"/>
        <w:spacing w:line="360" w:lineRule="auto"/>
      </w:pPr>
      <w:bookmarkStart w:id="92" w:name="_Toc269411822"/>
      <w:r>
        <w:t xml:space="preserve">SYSTEM </w:t>
      </w:r>
      <w:r w:rsidR="004B3685" w:rsidRPr="00F80FDB">
        <w:t>DESIGN</w:t>
      </w:r>
      <w:bookmarkEnd w:id="92"/>
    </w:p>
    <w:p w14:paraId="1CBF0C4A" w14:textId="5532BF91" w:rsidR="00575A80" w:rsidRDefault="00E64261" w:rsidP="00CA4FD0">
      <w:pPr>
        <w:spacing w:line="360" w:lineRule="auto"/>
        <w:jc w:val="both"/>
      </w:pPr>
      <w:r>
        <w:t xml:space="preserve">This chapter provides details about the design process of the tool (the user interface) </w:t>
      </w:r>
      <w:r w:rsidR="008E695F">
        <w:t xml:space="preserve">as well as the user stories mentioned in </w:t>
      </w:r>
      <w:r w:rsidR="00286C76">
        <w:fldChar w:fldCharType="begin"/>
      </w:r>
      <w:r w:rsidR="00286C76">
        <w:instrText xml:space="preserve"> REF _Ref269412831 \r \h </w:instrText>
      </w:r>
      <w:r w:rsidR="00286C76">
        <w:fldChar w:fldCharType="separate"/>
      </w:r>
      <w:r w:rsidR="00286C76">
        <w:t>3.2</w:t>
      </w:r>
      <w:r w:rsidR="00286C76">
        <w:fldChar w:fldCharType="end"/>
      </w:r>
      <w:r w:rsidR="00996E97">
        <w:t xml:space="preserve">, </w:t>
      </w:r>
      <w:r w:rsidR="00A20498">
        <w:t xml:space="preserve">and </w:t>
      </w:r>
      <w:r w:rsidR="00464DE1">
        <w:t xml:space="preserve">the design process of an example ontology that has been used to test the tool. It starts with the details design of the user interface. Then, it moves to the design process of the user stories and how they have been used to specify system functionalities. Finally, it discusses the design of sushi </w:t>
      </w:r>
      <w:proofErr w:type="gramStart"/>
      <w:r w:rsidR="00464DE1">
        <w:t>ontology which</w:t>
      </w:r>
      <w:proofErr w:type="gramEnd"/>
      <w:r w:rsidR="00464DE1">
        <w:t xml:space="preserve"> is based on a sushi menu.</w:t>
      </w:r>
    </w:p>
    <w:p w14:paraId="0CD21F32" w14:textId="77777777" w:rsidR="00990ED1" w:rsidRDefault="00990ED1" w:rsidP="00990ED1">
      <w:pPr>
        <w:pStyle w:val="Heading2"/>
        <w:spacing w:line="360" w:lineRule="auto"/>
      </w:pPr>
      <w:bookmarkStart w:id="93" w:name="_Toc269411823"/>
      <w:r>
        <w:t>User Interface Design</w:t>
      </w:r>
      <w:bookmarkEnd w:id="93"/>
    </w:p>
    <w:p w14:paraId="74036DC8" w14:textId="77777777" w:rsidR="00990ED1" w:rsidRDefault="00990ED1" w:rsidP="00990ED1">
      <w:pPr>
        <w:spacing w:line="360" w:lineRule="auto"/>
        <w:jc w:val="both"/>
      </w:pPr>
      <w:r>
        <w:t xml:space="preserve">This section details the design process of the tool (UI). It also shows the interaction design with ontology like the one mentioned in </w:t>
      </w:r>
      <w:r>
        <w:fldChar w:fldCharType="begin"/>
      </w:r>
      <w:r>
        <w:instrText xml:space="preserve"> REF _Ref268063913 \r \h </w:instrText>
      </w:r>
      <w:r>
        <w:fldChar w:fldCharType="separate"/>
      </w:r>
      <w:r>
        <w:t>4.3</w:t>
      </w:r>
      <w:r>
        <w:fldChar w:fldCharType="end"/>
      </w:r>
      <w:r>
        <w:t>. The main ideas behind the design are developing a UI that is driven by ontology, the ability to run different ontologies, using different languages used in the ontology, as well as using filters on the browsed content and facets on the search result. To details those furthermore, this section starts with first idea that is building ontology driven UI. Then it moves to the second one the flexibility of using different ontologies with the UI. After that, using different languages available in the ontology. In addition, it elaborates on applying filters on the shown content and applying facets on the search result. Finally, it shad the light on some UI enhancements like importing ontologies during run time or having different views of the browsed contents.</w:t>
      </w:r>
    </w:p>
    <w:p w14:paraId="22F848BB" w14:textId="77777777" w:rsidR="00692FF9" w:rsidRDefault="0027177E" w:rsidP="00692FF9">
      <w:pPr>
        <w:keepNext/>
        <w:jc w:val="center"/>
      </w:pPr>
      <w:r>
        <w:rPr>
          <w:noProof/>
        </w:rPr>
        <w:drawing>
          <wp:inline distT="0" distB="0" distL="0" distR="0" wp14:anchorId="7C97DC40" wp14:editId="545B16BE">
            <wp:extent cx="5270500" cy="1737360"/>
            <wp:effectExtent l="25400" t="25400" r="38100" b="152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y Driven UI diagram.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737360"/>
                    </a:xfrm>
                    <a:prstGeom prst="rect">
                      <a:avLst/>
                    </a:prstGeom>
                    <a:ln>
                      <a:solidFill>
                        <a:srgbClr val="000000"/>
                      </a:solidFill>
                    </a:ln>
                  </pic:spPr>
                </pic:pic>
              </a:graphicData>
            </a:graphic>
          </wp:inline>
        </w:drawing>
      </w:r>
    </w:p>
    <w:p w14:paraId="49D95CC2" w14:textId="13961845" w:rsidR="00990ED1" w:rsidRDefault="00692FF9" w:rsidP="001C4A02">
      <w:pPr>
        <w:pStyle w:val="Caption"/>
        <w:spacing w:line="360" w:lineRule="auto"/>
        <w:jc w:val="center"/>
      </w:pPr>
      <w:bookmarkStart w:id="94" w:name="_Toc269559855"/>
      <w:bookmarkStart w:id="95" w:name="_Ref269559891"/>
      <w:r>
        <w:t xml:space="preserve">Figure </w:t>
      </w:r>
      <w:fldSimple w:instr=" SEQ Figure \* ARABIC ">
        <w:r w:rsidR="00E149D1">
          <w:rPr>
            <w:noProof/>
          </w:rPr>
          <w:t>5</w:t>
        </w:r>
      </w:fldSimple>
      <w:bookmarkEnd w:id="95"/>
      <w:r>
        <w:t>: Ontology Driven UI diagram</w:t>
      </w:r>
      <w:bookmarkEnd w:id="94"/>
    </w:p>
    <w:p w14:paraId="32C8480F" w14:textId="4F85A5A9" w:rsidR="00990ED1" w:rsidRDefault="007E5DE3" w:rsidP="00990ED1">
      <w:pPr>
        <w:spacing w:line="360" w:lineRule="auto"/>
        <w:jc w:val="both"/>
      </w:pPr>
      <w:r>
        <w:fldChar w:fldCharType="begin"/>
      </w:r>
      <w:r>
        <w:instrText xml:space="preserve"> REF _Ref269559891 \h </w:instrText>
      </w:r>
      <w:r>
        <w:fldChar w:fldCharType="separate"/>
      </w:r>
      <w:r>
        <w:t xml:space="preserve">Figure </w:t>
      </w:r>
      <w:r>
        <w:rPr>
          <w:noProof/>
        </w:rPr>
        <w:t>5</w:t>
      </w:r>
      <w:r>
        <w:fldChar w:fldCharType="end"/>
      </w:r>
      <w:r>
        <w:t xml:space="preserve"> </w:t>
      </w:r>
      <w:r w:rsidR="00990ED1">
        <w:t xml:space="preserve">demonstrates how the UI is driven by ontology. It shows three important parts: the ontology where it represents food domain concept, OWL API that link the ontology with UI and preform operations on the ontology programmatically, and the tool (UI) that displays content, result, and controls functionalities. The content (knowledge of concept domain) is preserved in ontology file. Ontology could have many classes like the one mentioned in </w:t>
      </w:r>
      <w:r w:rsidR="00990ED1">
        <w:fldChar w:fldCharType="begin"/>
      </w:r>
      <w:r w:rsidR="00990ED1">
        <w:instrText xml:space="preserve"> REF _Ref268063913 \r \h </w:instrText>
      </w:r>
      <w:r w:rsidR="00990ED1">
        <w:fldChar w:fldCharType="separate"/>
      </w:r>
      <w:r w:rsidR="00990ED1">
        <w:t>4.3</w:t>
      </w:r>
      <w:r w:rsidR="00990ED1">
        <w:fldChar w:fldCharType="end"/>
      </w:r>
      <w:r w:rsidR="00990ED1">
        <w:t xml:space="preserve">, Ingredient class is the important one since it is displayed for the user and it constructs the search query. To start with opening the ontology programmatically, its location is needed like any other file to be open via code. So user is asked for the ontology location as it mentioned in </w:t>
      </w:r>
      <w:r w:rsidR="00990ED1">
        <w:fldChar w:fldCharType="begin"/>
      </w:r>
      <w:r w:rsidR="00990ED1">
        <w:instrText xml:space="preserve"> REF _Ref268075713 \h </w:instrText>
      </w:r>
      <w:r w:rsidR="00990ED1">
        <w:fldChar w:fldCharType="separate"/>
      </w:r>
      <w:r w:rsidR="00990ED1">
        <w:t xml:space="preserve">Table </w:t>
      </w:r>
      <w:r w:rsidR="00990ED1">
        <w:rPr>
          <w:noProof/>
        </w:rPr>
        <w:t>2</w:t>
      </w:r>
      <w:r w:rsidR="00990ED1">
        <w:t>: Run 1 user story</w:t>
      </w:r>
      <w:r w:rsidR="00990ED1">
        <w:fldChar w:fldCharType="end"/>
      </w:r>
      <w:r w:rsidR="00990ED1">
        <w:t xml:space="preserve">. After getting the ontology location and open it, Ingredient class is retrieved by using a combination of two things: annotating the Ingredient class before hand using hasRole annotation property with the value “IngClass” as it mentioned in </w:t>
      </w:r>
      <w:r w:rsidR="00990ED1">
        <w:fldChar w:fldCharType="begin"/>
      </w:r>
      <w:r w:rsidR="00990ED1">
        <w:instrText xml:space="preserve"> REF _Ref268076013 \h </w:instrText>
      </w:r>
      <w:r w:rsidR="00990ED1">
        <w:fldChar w:fldCharType="separate"/>
      </w:r>
      <w:r w:rsidR="00990ED1">
        <w:t xml:space="preserve">Table </w:t>
      </w:r>
      <w:r w:rsidR="00990ED1">
        <w:rPr>
          <w:noProof/>
        </w:rPr>
        <w:t>3</w:t>
      </w:r>
      <w:r w:rsidR="00990ED1">
        <w:t>: Run 2 user story</w:t>
      </w:r>
      <w:r w:rsidR="00990ED1">
        <w:fldChar w:fldCharType="end"/>
      </w:r>
      <w:r w:rsidR="00990ED1">
        <w:t xml:space="preserve"> and using OWL API to retrieve the class with the annotation specified. An algorithm is implemented to search for the class that uses “hasRole” annotation property and the value “IngClass” by using OWL API to access the ontology, make sure it consistent, and get the ingredient class. The Ingredient class gets rendered using in a tree and a list OWL API; and displayed, so user can browse it and select from it to construct a search query. As a result, the user will be guided through the construction process of the search query and reduced the amount of recall of remembering keywords, and will has the clarity for constructing meaningful search query.</w:t>
      </w:r>
    </w:p>
    <w:p w14:paraId="0DA46438" w14:textId="77777777" w:rsidR="00E149D1" w:rsidRDefault="00E97250" w:rsidP="005D7272">
      <w:pPr>
        <w:pStyle w:val="Caption"/>
        <w:keepNext/>
        <w:spacing w:after="0"/>
        <w:jc w:val="center"/>
      </w:pPr>
      <w:r>
        <w:rPr>
          <w:noProof/>
        </w:rPr>
        <w:drawing>
          <wp:inline distT="0" distB="0" distL="0" distR="0" wp14:anchorId="6D1D9BBD" wp14:editId="2857C097">
            <wp:extent cx="5270500" cy="2905760"/>
            <wp:effectExtent l="25400" t="25400" r="38100" b="152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05.37 PM.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905760"/>
                    </a:xfrm>
                    <a:prstGeom prst="rect">
                      <a:avLst/>
                    </a:prstGeom>
                    <a:ln>
                      <a:solidFill>
                        <a:srgbClr val="000000"/>
                      </a:solidFill>
                    </a:ln>
                  </pic:spPr>
                </pic:pic>
              </a:graphicData>
            </a:graphic>
          </wp:inline>
        </w:drawing>
      </w:r>
    </w:p>
    <w:p w14:paraId="1E14EF33" w14:textId="1801BF86" w:rsidR="00990ED1" w:rsidRDefault="00E149D1" w:rsidP="00E149D1">
      <w:pPr>
        <w:pStyle w:val="Caption"/>
        <w:spacing w:line="360" w:lineRule="auto"/>
        <w:jc w:val="center"/>
      </w:pPr>
      <w:bookmarkStart w:id="96" w:name="_Ref269561817"/>
      <w:r>
        <w:t xml:space="preserve">Figure </w:t>
      </w:r>
      <w:fldSimple w:instr=" SEQ Figure \* ARABIC ">
        <w:r>
          <w:rPr>
            <w:noProof/>
          </w:rPr>
          <w:t>6</w:t>
        </w:r>
      </w:fldSimple>
      <w:bookmarkEnd w:id="96"/>
      <w:r>
        <w:t>: Three main things to run different ontologies</w:t>
      </w:r>
    </w:p>
    <w:p w14:paraId="2429412F" w14:textId="65B909BF" w:rsidR="00990ED1" w:rsidRDefault="00990ED1" w:rsidP="00990ED1">
      <w:pPr>
        <w:spacing w:line="360" w:lineRule="auto"/>
        <w:jc w:val="both"/>
      </w:pPr>
      <w:r>
        <w:t xml:space="preserve">While </w:t>
      </w:r>
      <w:r>
        <w:fldChar w:fldCharType="begin"/>
      </w:r>
      <w:r>
        <w:instrText xml:space="preserve"> REF _Ref268074591 \h </w:instrText>
      </w:r>
      <w:r>
        <w:fldChar w:fldCharType="separate"/>
      </w:r>
      <w:r>
        <w:t xml:space="preserve">Figure </w:t>
      </w:r>
      <w:r>
        <w:rPr>
          <w:noProof/>
        </w:rPr>
        <w:t>5</w:t>
      </w:r>
      <w:r>
        <w:fldChar w:fldCharType="end"/>
      </w:r>
      <w:r>
        <w:t xml:space="preserve"> shows how to display the ingredient class to the user by annotating it using hasRole annotation property. </w:t>
      </w:r>
      <w:r w:rsidR="007527AB">
        <w:fldChar w:fldCharType="begin"/>
      </w:r>
      <w:r w:rsidR="007527AB">
        <w:instrText xml:space="preserve"> REF _Ref269561817 \h </w:instrText>
      </w:r>
      <w:r w:rsidR="007527AB">
        <w:fldChar w:fldCharType="separate"/>
      </w:r>
      <w:r w:rsidR="007527AB">
        <w:t xml:space="preserve">Figure </w:t>
      </w:r>
      <w:r w:rsidR="007527AB">
        <w:rPr>
          <w:noProof/>
        </w:rPr>
        <w:t>6</w:t>
      </w:r>
      <w:r w:rsidR="007527AB">
        <w:fldChar w:fldCharType="end"/>
      </w:r>
      <w:r w:rsidR="007527AB">
        <w:t xml:space="preserve"> </w:t>
      </w:r>
      <w:r>
        <w:t xml:space="preserve">illustrates the idea of running different ontologies using the UI. The UI needs more information than just an ingredient class to preform queries and gets results. As it mentioned in </w:t>
      </w:r>
      <w:r>
        <w:fldChar w:fldCharType="begin"/>
      </w:r>
      <w:r>
        <w:instrText xml:space="preserve"> REF _Ref268076013 \h </w:instrText>
      </w:r>
      <w:r>
        <w:fldChar w:fldCharType="separate"/>
      </w:r>
      <w:r>
        <w:t xml:space="preserve">Table </w:t>
      </w:r>
      <w:r>
        <w:rPr>
          <w:noProof/>
        </w:rPr>
        <w:t>3</w:t>
      </w:r>
      <w:r>
        <w:t>: Run 2 user story</w:t>
      </w:r>
      <w:r>
        <w:fldChar w:fldCharType="end"/>
      </w:r>
      <w:r>
        <w:t xml:space="preserve"> and it is shown in</w:t>
      </w:r>
      <w:r w:rsidR="007527AB">
        <w:t xml:space="preserve"> </w:t>
      </w:r>
      <w:r w:rsidR="007527AB">
        <w:fldChar w:fldCharType="begin"/>
      </w:r>
      <w:r w:rsidR="007527AB">
        <w:instrText xml:space="preserve"> REF _Ref269561817 \h </w:instrText>
      </w:r>
      <w:r w:rsidR="007527AB">
        <w:fldChar w:fldCharType="separate"/>
      </w:r>
      <w:r w:rsidR="007527AB">
        <w:t xml:space="preserve">Figure </w:t>
      </w:r>
      <w:r w:rsidR="007527AB">
        <w:rPr>
          <w:noProof/>
        </w:rPr>
        <w:t>6</w:t>
      </w:r>
      <w:r w:rsidR="007527AB">
        <w:fldChar w:fldCharType="end"/>
      </w:r>
      <w:r>
        <w:t xml:space="preserve">, it needs three components to execute queries: the base class, the ingredient class, and the object property that link the previous two classes. An example of a DL search query would be like: [BaseClass] and ([Property] some [IngClass]). Where BaseClass is the named thing that we want to query for, IngClass the ingredients of BaseClass, and Property is the like between the two. To make ontologies work with the UI; base class, ingredient class, and the property </w:t>
      </w:r>
      <w:proofErr w:type="gramStart"/>
      <w:r>
        <w:t>are needed to be annotated</w:t>
      </w:r>
      <w:proofErr w:type="gramEnd"/>
      <w:r>
        <w:t xml:space="preserve"> with hasRole annotation property. The value of hasRole for base class is “BaseClass”, ingredient class is “IngClass”, and property is “Property”. The tool searches for the classes and object properties, which are annotated with hasRole and have the values “BaseClass”, “IngClass”, and “Property”, using OWL API. Then, UI displays the ingredient class to the user to select from the included and excluded ingredients. Then, the tool form different queries depending on the selected included and excluded ingredients. These queries would be like:</w:t>
      </w:r>
    </w:p>
    <w:p w14:paraId="5DB670C1" w14:textId="77777777" w:rsidR="00990ED1" w:rsidRDefault="00990ED1" w:rsidP="00990ED1">
      <w:pPr>
        <w:spacing w:line="360" w:lineRule="auto"/>
        <w:jc w:val="both"/>
      </w:pPr>
      <w:r>
        <w:t>Included Ingredients:</w:t>
      </w:r>
    </w:p>
    <w:p w14:paraId="3B107D4C" w14:textId="77777777" w:rsidR="00990ED1" w:rsidRDefault="00990ED1" w:rsidP="00990ED1">
      <w:pPr>
        <w:spacing w:line="360" w:lineRule="auto"/>
        <w:jc w:val="both"/>
      </w:pPr>
      <w:r>
        <w:t>[BaseClass] and ([Property] some [selected Ing</w:t>
      </w:r>
      <w:r w:rsidRPr="00361D1E">
        <w:rPr>
          <w:vertAlign w:val="subscript"/>
        </w:rPr>
        <w:t>1</w:t>
      </w:r>
      <w:r>
        <w:t>])</w:t>
      </w:r>
    </w:p>
    <w:p w14:paraId="02A396A5" w14:textId="77777777" w:rsidR="00990ED1" w:rsidRPr="00F764D7" w:rsidRDefault="00990ED1" w:rsidP="00990ED1">
      <w:pPr>
        <w:spacing w:line="360" w:lineRule="auto"/>
        <w:jc w:val="both"/>
      </w:pPr>
      <w:r>
        <w:t>[BaseClass] and ([Property] some [selected Ing</w:t>
      </w:r>
      <w:r w:rsidRPr="00361D1E">
        <w:rPr>
          <w:vertAlign w:val="subscript"/>
        </w:rPr>
        <w:t>2</w:t>
      </w:r>
      <w:r>
        <w:t>])</w:t>
      </w:r>
    </w:p>
    <w:p w14:paraId="58D6D6BC" w14:textId="77777777" w:rsidR="00990ED1" w:rsidRDefault="00990ED1" w:rsidP="00990ED1">
      <w:pPr>
        <w:spacing w:line="360" w:lineRule="auto"/>
        <w:jc w:val="both"/>
      </w:pPr>
      <w:r>
        <w:t>…</w:t>
      </w:r>
    </w:p>
    <w:p w14:paraId="44F8DD3D" w14:textId="77777777" w:rsidR="00990ED1" w:rsidRPr="00F764D7" w:rsidRDefault="00990ED1" w:rsidP="00990ED1">
      <w:pPr>
        <w:spacing w:line="360" w:lineRule="auto"/>
        <w:jc w:val="both"/>
      </w:pPr>
      <w:r>
        <w:t>[BaseClass] and ([Property] some [selected Ing</w:t>
      </w:r>
      <w:r w:rsidRPr="00361D1E">
        <w:rPr>
          <w:vertAlign w:val="subscript"/>
        </w:rPr>
        <w:t>n</w:t>
      </w:r>
      <w:r>
        <w:t>])</w:t>
      </w:r>
    </w:p>
    <w:p w14:paraId="1A4C5011" w14:textId="77777777" w:rsidR="00990ED1" w:rsidRDefault="00990ED1" w:rsidP="00990ED1">
      <w:pPr>
        <w:spacing w:line="360" w:lineRule="auto"/>
        <w:jc w:val="both"/>
      </w:pPr>
      <w:r>
        <w:t>Excluded Ingredients:</w:t>
      </w:r>
    </w:p>
    <w:p w14:paraId="7CA86D05" w14:textId="77777777" w:rsidR="00990ED1" w:rsidRDefault="00990ED1" w:rsidP="00990ED1">
      <w:pPr>
        <w:spacing w:line="360" w:lineRule="auto"/>
        <w:jc w:val="both"/>
      </w:pPr>
      <w:r>
        <w:t>[BaseClass] and not ([Property] some [selected Ing</w:t>
      </w:r>
      <w:r w:rsidRPr="00361D1E">
        <w:rPr>
          <w:vertAlign w:val="subscript"/>
        </w:rPr>
        <w:t>1</w:t>
      </w:r>
      <w:r>
        <w:t>])</w:t>
      </w:r>
    </w:p>
    <w:p w14:paraId="646B58A4" w14:textId="77777777" w:rsidR="00990ED1" w:rsidRPr="00F764D7" w:rsidRDefault="00990ED1" w:rsidP="00990ED1">
      <w:pPr>
        <w:spacing w:line="360" w:lineRule="auto"/>
        <w:jc w:val="both"/>
      </w:pPr>
      <w:r>
        <w:t>[BaseClass] and not ([Property] some [selected Ing</w:t>
      </w:r>
      <w:r w:rsidRPr="00361D1E">
        <w:rPr>
          <w:vertAlign w:val="subscript"/>
        </w:rPr>
        <w:t>2</w:t>
      </w:r>
      <w:r>
        <w:t>])</w:t>
      </w:r>
    </w:p>
    <w:p w14:paraId="0534874A" w14:textId="77777777" w:rsidR="00990ED1" w:rsidRDefault="00990ED1" w:rsidP="00990ED1">
      <w:pPr>
        <w:spacing w:line="360" w:lineRule="auto"/>
        <w:jc w:val="both"/>
      </w:pPr>
      <w:r>
        <w:t>…</w:t>
      </w:r>
    </w:p>
    <w:p w14:paraId="4B36D116" w14:textId="77777777" w:rsidR="00990ED1" w:rsidRPr="00F764D7" w:rsidRDefault="00990ED1" w:rsidP="00990ED1">
      <w:pPr>
        <w:spacing w:line="360" w:lineRule="auto"/>
        <w:jc w:val="both"/>
      </w:pPr>
      <w:r>
        <w:t>[BaseClass] and not ([Property] some [selected Ing</w:t>
      </w:r>
      <w:r w:rsidRPr="00361D1E">
        <w:rPr>
          <w:vertAlign w:val="subscript"/>
        </w:rPr>
        <w:t>n</w:t>
      </w:r>
      <w:r>
        <w:t>])</w:t>
      </w:r>
    </w:p>
    <w:p w14:paraId="11002378" w14:textId="77777777" w:rsidR="00990ED1" w:rsidRDefault="00990ED1" w:rsidP="00990ED1">
      <w:pPr>
        <w:spacing w:line="360" w:lineRule="auto"/>
        <w:jc w:val="both"/>
      </w:pPr>
    </w:p>
    <w:p w14:paraId="4D5D6A57" w14:textId="77777777" w:rsidR="00990ED1" w:rsidRDefault="00990ED1" w:rsidP="00990ED1">
      <w:pPr>
        <w:spacing w:line="360" w:lineRule="auto"/>
        <w:jc w:val="both"/>
      </w:pPr>
      <w:r>
        <w:t>As last part of this process, the intersection of the results of the included and excluded queries is taken. Finally, the result is displayed to the user.</w:t>
      </w:r>
    </w:p>
    <w:p w14:paraId="13C56AD8" w14:textId="77777777" w:rsidR="00990ED1" w:rsidRDefault="00990ED1" w:rsidP="00990ED1">
      <w:pPr>
        <w:spacing w:line="360" w:lineRule="auto"/>
        <w:jc w:val="both"/>
      </w:pPr>
    </w:p>
    <w:p w14:paraId="17A08EC7" w14:textId="77777777" w:rsidR="00990ED1" w:rsidRDefault="00990ED1" w:rsidP="00990ED1">
      <w:pPr>
        <w:spacing w:line="360" w:lineRule="auto"/>
        <w:jc w:val="both"/>
      </w:pPr>
      <w:r>
        <w:t xml:space="preserve">As it stated in </w:t>
      </w:r>
      <w:r>
        <w:fldChar w:fldCharType="begin"/>
      </w:r>
      <w:r>
        <w:instrText xml:space="preserve"> REF _Ref268175750 \h </w:instrText>
      </w:r>
      <w:r>
        <w:fldChar w:fldCharType="separate"/>
      </w:r>
      <w:r>
        <w:t xml:space="preserve">Table </w:t>
      </w:r>
      <w:r>
        <w:rPr>
          <w:noProof/>
        </w:rPr>
        <w:t>5</w:t>
      </w:r>
      <w:r>
        <w:t>: Language user story</w:t>
      </w:r>
      <w:r>
        <w:fldChar w:fldCharType="end"/>
      </w:r>
      <w:r>
        <w:t>, displaying languages depend in the ontology itself if it is labeled with more than language or not. As an assumption the default language is English. The tool looks for labels with language associated with them and calculates the percentage of the language to the whole ontology. The UI displays available languages in dropdown menu to the user. After choosing a language, the ingredients and the results get rendered with the new language and displayed to the user. In case of there is no language associated with class labels, the name of the ontology class is displayed.</w:t>
      </w:r>
    </w:p>
    <w:p w14:paraId="05922583" w14:textId="77777777" w:rsidR="00990ED1" w:rsidRDefault="00990ED1" w:rsidP="00990ED1">
      <w:pPr>
        <w:spacing w:line="360" w:lineRule="auto"/>
        <w:jc w:val="both"/>
      </w:pPr>
    </w:p>
    <w:p w14:paraId="52B5D56D" w14:textId="55405CEB" w:rsidR="00990ED1" w:rsidRDefault="0026439C" w:rsidP="00990ED1">
      <w:pPr>
        <w:keepNext/>
        <w:jc w:val="center"/>
      </w:pPr>
      <w:r>
        <w:rPr>
          <w:noProof/>
        </w:rPr>
        <w:drawing>
          <wp:inline distT="0" distB="0" distL="0" distR="0" wp14:anchorId="21398441" wp14:editId="3DC91934">
            <wp:extent cx="5270500" cy="2890520"/>
            <wp:effectExtent l="25400" t="25400" r="38100" b="304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35.56 PM.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890520"/>
                    </a:xfrm>
                    <a:prstGeom prst="rect">
                      <a:avLst/>
                    </a:prstGeom>
                    <a:ln>
                      <a:solidFill>
                        <a:srgbClr val="000000"/>
                      </a:solidFill>
                    </a:ln>
                  </pic:spPr>
                </pic:pic>
              </a:graphicData>
            </a:graphic>
          </wp:inline>
        </w:drawing>
      </w:r>
    </w:p>
    <w:p w14:paraId="24C99156" w14:textId="77777777" w:rsidR="00990ED1" w:rsidRDefault="00990ED1" w:rsidP="00990ED1">
      <w:pPr>
        <w:pStyle w:val="Caption"/>
        <w:spacing w:line="360" w:lineRule="auto"/>
        <w:jc w:val="center"/>
      </w:pPr>
      <w:bookmarkStart w:id="97" w:name="_Ref268178360"/>
      <w:bookmarkStart w:id="98" w:name="_Ref268178354"/>
      <w:bookmarkStart w:id="99" w:name="_Toc269559857"/>
      <w:r>
        <w:t xml:space="preserve">Figure </w:t>
      </w:r>
      <w:fldSimple w:instr=" SEQ Figure \* ARABIC ">
        <w:r w:rsidR="00E149D1">
          <w:rPr>
            <w:noProof/>
          </w:rPr>
          <w:t>7</w:t>
        </w:r>
      </w:fldSimple>
      <w:bookmarkEnd w:id="97"/>
      <w:r>
        <w:t>: Filter annotation</w:t>
      </w:r>
      <w:bookmarkEnd w:id="98"/>
      <w:bookmarkEnd w:id="99"/>
    </w:p>
    <w:p w14:paraId="63D968CE" w14:textId="77777777" w:rsidR="00990ED1" w:rsidRDefault="00990ED1" w:rsidP="00990ED1">
      <w:pPr>
        <w:spacing w:line="360" w:lineRule="auto"/>
        <w:jc w:val="both"/>
      </w:pPr>
      <w:r>
        <w:fldChar w:fldCharType="begin"/>
      </w:r>
      <w:r>
        <w:instrText xml:space="preserve"> REF _Ref268178360 \h </w:instrText>
      </w:r>
      <w:r>
        <w:fldChar w:fldCharType="separate"/>
      </w:r>
      <w:r>
        <w:t xml:space="preserve">Figure </w:t>
      </w:r>
      <w:r>
        <w:rPr>
          <w:noProof/>
        </w:rPr>
        <w:t>7</w:t>
      </w:r>
      <w:r>
        <w:fldChar w:fldCharType="end"/>
      </w:r>
      <w:r>
        <w:t xml:space="preserve"> shows the design of adding filters to the tree view within the tool. As stated in </w:t>
      </w:r>
      <w:r>
        <w:fldChar w:fldCharType="begin"/>
      </w:r>
      <w:r>
        <w:instrText xml:space="preserve"> REF _Ref268178439 \h </w:instrText>
      </w:r>
      <w:r>
        <w:fldChar w:fldCharType="separate"/>
      </w:r>
      <w:r>
        <w:t xml:space="preserve">Table </w:t>
      </w:r>
      <w:r>
        <w:rPr>
          <w:noProof/>
        </w:rPr>
        <w:t>6</w:t>
      </w:r>
      <w:r>
        <w:t>: Tree View Filter user story</w:t>
      </w:r>
      <w:r>
        <w:fldChar w:fldCharType="end"/>
      </w:r>
      <w:r>
        <w:t xml:space="preserve">, if the ontology contains filter annotations associated with ingredient class then the filter will appear in UI otherwise it won’t appear. Filtering using the tree’s view depends on the ontology annotations. </w:t>
      </w:r>
      <w:proofErr w:type="gramStart"/>
      <w:r>
        <w:t>hasRole</w:t>
      </w:r>
      <w:proofErr w:type="gramEnd"/>
      <w:r>
        <w:t xml:space="preserve"> annotation is used here also, where an ingredient class is annotated with the value “filter”. Filters usually are class expressions like any class with spicy ingredient. After annotated ingredient classes, the tool looks for classes with hasRole annotation property and the value of “filter”. Then, the tool shows to the user specified filters. Finally, upon choosing a filter the ingredients get rendered. The ingredient classes that match filtering criteria are highlighted with yellow color and the rest are disabled and cannot select from. As mentioned in </w:t>
      </w:r>
      <w:r>
        <w:fldChar w:fldCharType="begin"/>
      </w:r>
      <w:r>
        <w:instrText xml:space="preserve"> REF _Ref268343924 \h </w:instrText>
      </w:r>
      <w:r>
        <w:fldChar w:fldCharType="separate"/>
      </w:r>
      <w:r>
        <w:t xml:space="preserve">Table </w:t>
      </w:r>
      <w:r>
        <w:rPr>
          <w:noProof/>
        </w:rPr>
        <w:t>7</w:t>
      </w:r>
      <w:r>
        <w:t>: List View Filter user story</w:t>
      </w:r>
      <w:r>
        <w:fldChar w:fldCharType="end"/>
      </w:r>
      <w:r>
        <w:t xml:space="preserve">, filtering in the list view is completely different than the one in the tree list. Filtering in the list view is text based filtering, where is the user input a text in the input text filed. Then, the tool filters the list according to the input text. Any class that contains the input text is displayed to the user, whereas the others are hidden from the user. </w:t>
      </w:r>
    </w:p>
    <w:p w14:paraId="26969B80" w14:textId="77777777" w:rsidR="00990ED1" w:rsidRDefault="00990ED1" w:rsidP="00990ED1">
      <w:pPr>
        <w:spacing w:line="360" w:lineRule="auto"/>
        <w:jc w:val="both"/>
      </w:pPr>
    </w:p>
    <w:p w14:paraId="7AD85038" w14:textId="25F83A7C" w:rsidR="00990ED1" w:rsidRDefault="00FB2628" w:rsidP="00990ED1">
      <w:pPr>
        <w:keepNext/>
        <w:jc w:val="center"/>
      </w:pPr>
      <w:r>
        <w:rPr>
          <w:noProof/>
        </w:rPr>
        <w:drawing>
          <wp:inline distT="0" distB="0" distL="0" distR="0" wp14:anchorId="3EE865E9" wp14:editId="35044EBB">
            <wp:extent cx="5270500" cy="2891155"/>
            <wp:effectExtent l="25400" t="25400" r="38100" b="298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52.46 PM.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891155"/>
                    </a:xfrm>
                    <a:prstGeom prst="rect">
                      <a:avLst/>
                    </a:prstGeom>
                    <a:ln>
                      <a:solidFill>
                        <a:srgbClr val="000000"/>
                      </a:solidFill>
                    </a:ln>
                  </pic:spPr>
                </pic:pic>
              </a:graphicData>
            </a:graphic>
          </wp:inline>
        </w:drawing>
      </w:r>
    </w:p>
    <w:p w14:paraId="578A6290" w14:textId="77777777" w:rsidR="00990ED1" w:rsidRDefault="00990ED1" w:rsidP="00990ED1">
      <w:pPr>
        <w:pStyle w:val="Caption"/>
        <w:spacing w:line="360" w:lineRule="auto"/>
        <w:jc w:val="center"/>
      </w:pPr>
      <w:bookmarkStart w:id="100" w:name="_Ref268347279"/>
      <w:bookmarkStart w:id="101" w:name="_Toc269559858"/>
      <w:r>
        <w:t xml:space="preserve">Figure </w:t>
      </w:r>
      <w:fldSimple w:instr=" SEQ Figure \* ARABIC ">
        <w:r w:rsidR="00E149D1">
          <w:rPr>
            <w:noProof/>
          </w:rPr>
          <w:t>8</w:t>
        </w:r>
      </w:fldSimple>
      <w:bookmarkEnd w:id="100"/>
      <w:r>
        <w:t>: Facet design in the ontology</w:t>
      </w:r>
      <w:bookmarkEnd w:id="101"/>
    </w:p>
    <w:p w14:paraId="72F40FA4" w14:textId="77777777" w:rsidR="00990ED1" w:rsidRDefault="00990ED1" w:rsidP="00990ED1">
      <w:pPr>
        <w:spacing w:line="360" w:lineRule="auto"/>
        <w:jc w:val="both"/>
      </w:pPr>
      <w:r>
        <w:t xml:space="preserve">Facets require more work in the annotations than filters. As </w:t>
      </w:r>
      <w:r>
        <w:fldChar w:fldCharType="begin"/>
      </w:r>
      <w:r>
        <w:instrText xml:space="preserve"> REF _Ref268347279 \h </w:instrText>
      </w:r>
      <w:r>
        <w:fldChar w:fldCharType="separate"/>
      </w:r>
      <w:r>
        <w:t xml:space="preserve">Figure </w:t>
      </w:r>
      <w:r>
        <w:rPr>
          <w:noProof/>
        </w:rPr>
        <w:t>8</w:t>
      </w:r>
      <w:r>
        <w:fldChar w:fldCharType="end"/>
      </w:r>
      <w:r>
        <w:t xml:space="preserve"> shows, the value partition class such as Spicy class needs to be annotated using two annotation properties. Firstly, we use hasRole annotation property with the constant value “facet” to identify that this class is been used as facet. Secondly, we use hasProperty annotation property with IRI value of the object property that is used to link the value partition class and an ingredient class. The tool then search for classes annotated with hasRole annotation property with a constant value of  “facet”. After finding the facet class, the tool gets the object property used to like ingredients classes with the facet. Finally, when the user queries for something and get the result the UI shows facets that are specified in the ontology; the result changes based on the selected facet.</w:t>
      </w:r>
    </w:p>
    <w:p w14:paraId="5D66FA38" w14:textId="77777777" w:rsidR="00A0559A" w:rsidRDefault="00A0559A" w:rsidP="00A0559A">
      <w:pPr>
        <w:pStyle w:val="Heading2"/>
        <w:spacing w:line="360" w:lineRule="auto"/>
        <w:jc w:val="both"/>
      </w:pPr>
      <w:bookmarkStart w:id="102" w:name="_Toc269411824"/>
      <w:r>
        <w:t>User Stories</w:t>
      </w:r>
      <w:bookmarkEnd w:id="102"/>
    </w:p>
    <w:p w14:paraId="529A1E45" w14:textId="77777777" w:rsidR="00A0559A" w:rsidRDefault="00A0559A" w:rsidP="00A0559A">
      <w:pPr>
        <w:spacing w:line="360" w:lineRule="auto"/>
        <w:jc w:val="both"/>
      </w:pPr>
      <w:r>
        <w:t>This section demonstrates the functionalities of the tool in details. User story approach is used to determine the functionalities. User stories act as a guide to specify needed functionalities in clear way. All the user stories follow the idea of the “3 C’s”: The card, the conversation, and the confirmation. Where, the card is the general idea of the functionality, the conversation is the role of different stakeholders and what require from them, and the confirmation is the details of the functionality. These user stories are demonstrated on the below tables:</w:t>
      </w:r>
    </w:p>
    <w:tbl>
      <w:tblPr>
        <w:tblStyle w:val="TableGrid"/>
        <w:tblW w:w="0" w:type="auto"/>
        <w:tblLook w:val="0600" w:firstRow="0" w:lastRow="0" w:firstColumn="0" w:lastColumn="0" w:noHBand="1" w:noVBand="1"/>
      </w:tblPr>
      <w:tblGrid>
        <w:gridCol w:w="8516"/>
      </w:tblGrid>
      <w:tr w:rsidR="00A0559A" w:rsidRPr="001A3950" w14:paraId="469C2AB7" w14:textId="77777777" w:rsidTr="008D36B9">
        <w:tc>
          <w:tcPr>
            <w:tcW w:w="8516" w:type="dxa"/>
          </w:tcPr>
          <w:p w14:paraId="7D88146E" w14:textId="77777777" w:rsidR="00A0559A" w:rsidRPr="001A3950" w:rsidRDefault="00A0559A" w:rsidP="008D36B9">
            <w:pPr>
              <w:pStyle w:val="Subtitle"/>
              <w:spacing w:line="360" w:lineRule="auto"/>
              <w:rPr>
                <w:rFonts w:ascii="Times New Roman" w:hAnsi="Times New Roman" w:cs="Times New Roman"/>
              </w:rPr>
            </w:pPr>
            <w:r w:rsidRPr="001A3950">
              <w:rPr>
                <w:rFonts w:ascii="Times New Roman" w:hAnsi="Times New Roman" w:cs="Times New Roman"/>
              </w:rPr>
              <w:t>The card</w:t>
            </w:r>
          </w:p>
          <w:p w14:paraId="6884B838" w14:textId="77777777" w:rsidR="00A0559A" w:rsidRPr="001A3950" w:rsidRDefault="00A0559A" w:rsidP="008D36B9">
            <w:pPr>
              <w:spacing w:line="360" w:lineRule="auto"/>
              <w:rPr>
                <w:rFonts w:cs="Times New Roman"/>
              </w:rPr>
            </w:pPr>
            <w:r w:rsidRPr="001A3950">
              <w:rPr>
                <w:rFonts w:cs="Times New Roman"/>
              </w:rPr>
              <w:t>As a [user], I want [functionality], so that [value]</w:t>
            </w:r>
          </w:p>
        </w:tc>
      </w:tr>
      <w:tr w:rsidR="00A0559A" w:rsidRPr="001A3950" w14:paraId="023100D2" w14:textId="77777777" w:rsidTr="008D36B9">
        <w:tc>
          <w:tcPr>
            <w:tcW w:w="8516" w:type="dxa"/>
          </w:tcPr>
          <w:p w14:paraId="701F774F" w14:textId="77777777" w:rsidR="00A0559A" w:rsidRPr="001A3950" w:rsidRDefault="00A0559A" w:rsidP="008D36B9">
            <w:pPr>
              <w:spacing w:line="360" w:lineRule="auto"/>
              <w:rPr>
                <w:rFonts w:cs="Times New Roman"/>
              </w:rPr>
            </w:pPr>
            <w:r w:rsidRPr="001A3950">
              <w:rPr>
                <w:rFonts w:cs="Times New Roman"/>
                <w:b/>
              </w:rPr>
              <w:t>Story Narrative:</w:t>
            </w:r>
            <w:r w:rsidRPr="001A3950">
              <w:rPr>
                <w:rFonts w:cs="Times New Roman"/>
              </w:rPr>
              <w:t xml:space="preserve"> Access</w:t>
            </w:r>
          </w:p>
        </w:tc>
      </w:tr>
      <w:tr w:rsidR="00A0559A" w:rsidRPr="001A3950" w14:paraId="4AD31FC6" w14:textId="77777777" w:rsidTr="008D36B9">
        <w:tc>
          <w:tcPr>
            <w:tcW w:w="8516" w:type="dxa"/>
          </w:tcPr>
          <w:p w14:paraId="2CF93A27" w14:textId="77777777" w:rsidR="00A0559A" w:rsidRPr="001A3950" w:rsidRDefault="00A0559A" w:rsidP="008D36B9">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7038B70B" w14:textId="77777777" w:rsidR="00A0559A" w:rsidRPr="001A3950" w:rsidRDefault="00A0559A" w:rsidP="008D36B9">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tc>
      </w:tr>
      <w:tr w:rsidR="00A0559A" w:rsidRPr="001A3950" w14:paraId="09EF68FF" w14:textId="77777777" w:rsidTr="008D36B9">
        <w:tc>
          <w:tcPr>
            <w:tcW w:w="8516" w:type="dxa"/>
          </w:tcPr>
          <w:p w14:paraId="2076D5A9" w14:textId="77777777" w:rsidR="00A0559A" w:rsidRPr="001A3950" w:rsidRDefault="00A0559A" w:rsidP="008D36B9">
            <w:pPr>
              <w:pStyle w:val="Subtitle"/>
              <w:spacing w:line="360" w:lineRule="auto"/>
              <w:rPr>
                <w:rFonts w:ascii="Times New Roman" w:hAnsi="Times New Roman" w:cs="Times New Roman"/>
              </w:rPr>
            </w:pPr>
            <w:r w:rsidRPr="001A3950">
              <w:rPr>
                <w:rFonts w:ascii="Times New Roman" w:hAnsi="Times New Roman" w:cs="Times New Roman"/>
              </w:rPr>
              <w:t>The conversation</w:t>
            </w:r>
          </w:p>
        </w:tc>
      </w:tr>
      <w:tr w:rsidR="00A0559A" w:rsidRPr="001A3950" w14:paraId="56D6CE0D" w14:textId="77777777" w:rsidTr="008D36B9">
        <w:tc>
          <w:tcPr>
            <w:tcW w:w="8516" w:type="dxa"/>
          </w:tcPr>
          <w:p w14:paraId="409BC5BE" w14:textId="77777777" w:rsidR="00A0559A" w:rsidRPr="001A3950" w:rsidRDefault="00A0559A" w:rsidP="008D36B9">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32FDF253" w14:textId="77777777" w:rsidR="00A0559A" w:rsidRPr="001A3950" w:rsidRDefault="00A0559A" w:rsidP="008D36B9">
            <w:pPr>
              <w:pStyle w:val="ListParagraph"/>
              <w:numPr>
                <w:ilvl w:val="0"/>
                <w:numId w:val="14"/>
              </w:numPr>
              <w:spacing w:after="120" w:line="360" w:lineRule="auto"/>
              <w:ind w:left="357" w:hanging="357"/>
              <w:rPr>
                <w:rFonts w:cs="Times New Roman"/>
              </w:rPr>
            </w:pPr>
            <w:r w:rsidRPr="001A3950">
              <w:rPr>
                <w:rFonts w:cs="Times New Roman"/>
              </w:rPr>
              <w:t>Tool is accessible.</w:t>
            </w:r>
          </w:p>
          <w:p w14:paraId="53462DFF" w14:textId="77777777" w:rsidR="00A0559A" w:rsidRPr="001A3950" w:rsidRDefault="00A0559A" w:rsidP="008D36B9">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p w14:paraId="465F734B" w14:textId="77777777" w:rsidR="00A0559A" w:rsidRPr="001A3950" w:rsidRDefault="00A0559A" w:rsidP="008D36B9">
            <w:pPr>
              <w:pStyle w:val="ListParagraph"/>
              <w:numPr>
                <w:ilvl w:val="0"/>
                <w:numId w:val="14"/>
              </w:numPr>
              <w:spacing w:after="120" w:line="360" w:lineRule="auto"/>
              <w:ind w:left="357" w:hanging="357"/>
              <w:rPr>
                <w:rFonts w:cs="Times New Roman"/>
              </w:rPr>
            </w:pPr>
            <w:r w:rsidRPr="001A3950">
              <w:rPr>
                <w:rFonts w:cs="Times New Roman"/>
              </w:rPr>
              <w:t>Provide the tool.</w:t>
            </w:r>
          </w:p>
        </w:tc>
      </w:tr>
      <w:tr w:rsidR="00A0559A" w:rsidRPr="001A3950" w14:paraId="180CA58C" w14:textId="77777777" w:rsidTr="008D36B9">
        <w:tc>
          <w:tcPr>
            <w:tcW w:w="8516" w:type="dxa"/>
          </w:tcPr>
          <w:p w14:paraId="09AB9F58" w14:textId="77777777" w:rsidR="00A0559A" w:rsidRPr="001A3950" w:rsidRDefault="00A0559A" w:rsidP="008D36B9">
            <w:pPr>
              <w:pStyle w:val="Subtitle"/>
              <w:spacing w:line="360" w:lineRule="auto"/>
              <w:rPr>
                <w:rFonts w:ascii="Times New Roman" w:hAnsi="Times New Roman" w:cs="Times New Roman"/>
              </w:rPr>
            </w:pPr>
            <w:r w:rsidRPr="001A3950">
              <w:rPr>
                <w:rFonts w:ascii="Times New Roman" w:hAnsi="Times New Roman" w:cs="Times New Roman"/>
              </w:rPr>
              <w:t>The confirmation</w:t>
            </w:r>
          </w:p>
        </w:tc>
      </w:tr>
      <w:tr w:rsidR="00A0559A" w:rsidRPr="001A3950" w14:paraId="19FEA1AB" w14:textId="77777777" w:rsidTr="008D36B9">
        <w:tc>
          <w:tcPr>
            <w:tcW w:w="8516" w:type="dxa"/>
          </w:tcPr>
          <w:p w14:paraId="3837B6A3" w14:textId="77777777" w:rsidR="00A0559A" w:rsidRPr="001A3950" w:rsidRDefault="00A0559A" w:rsidP="008D36B9">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4C666FB1" w14:textId="77777777" w:rsidR="00A0559A" w:rsidRDefault="00A0559A" w:rsidP="008D36B9">
            <w:pPr>
              <w:pStyle w:val="ListParagraph"/>
              <w:numPr>
                <w:ilvl w:val="0"/>
                <w:numId w:val="15"/>
              </w:numPr>
              <w:spacing w:line="360" w:lineRule="auto"/>
              <w:rPr>
                <w:rFonts w:cs="Times New Roman"/>
              </w:rPr>
            </w:pPr>
            <w:r w:rsidRPr="001A3950">
              <w:rPr>
                <w:rFonts w:cs="Times New Roman"/>
              </w:rPr>
              <w:t>Click on the tool icon to run it.</w:t>
            </w:r>
          </w:p>
          <w:p w14:paraId="10D7C966" w14:textId="77777777" w:rsidR="00A0559A" w:rsidRDefault="00A0559A" w:rsidP="008D36B9">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r>
              <w:rPr>
                <w:rFonts w:cs="Times New Roman"/>
              </w:rPr>
              <w:t>.</w:t>
            </w:r>
          </w:p>
          <w:p w14:paraId="4155F757" w14:textId="77777777" w:rsidR="00A0559A" w:rsidRPr="00902218" w:rsidRDefault="00A0559A" w:rsidP="008D36B9">
            <w:pPr>
              <w:pStyle w:val="ListParagraph"/>
              <w:keepNext/>
              <w:numPr>
                <w:ilvl w:val="0"/>
                <w:numId w:val="16"/>
              </w:numPr>
              <w:spacing w:line="360" w:lineRule="auto"/>
              <w:rPr>
                <w:rFonts w:cs="Times New Roman"/>
              </w:rPr>
            </w:pPr>
            <w:r>
              <w:rPr>
                <w:rFonts w:cs="Times New Roman"/>
              </w:rPr>
              <w:t>Click on the tool icon and run it for the end user.</w:t>
            </w:r>
          </w:p>
        </w:tc>
      </w:tr>
    </w:tbl>
    <w:p w14:paraId="588CE786" w14:textId="77777777" w:rsidR="00A0559A" w:rsidRDefault="00A0559A" w:rsidP="00A0559A">
      <w:pPr>
        <w:pStyle w:val="Caption"/>
        <w:spacing w:line="360" w:lineRule="auto"/>
      </w:pPr>
      <w:bookmarkStart w:id="103" w:name="_Toc269312565"/>
      <w:r>
        <w:t xml:space="preserve">Table </w:t>
      </w:r>
      <w:fldSimple w:instr=" SEQ Table \* ARABIC ">
        <w:r w:rsidR="00F06A24">
          <w:rPr>
            <w:noProof/>
          </w:rPr>
          <w:t>1</w:t>
        </w:r>
      </w:fldSimple>
      <w:r>
        <w:t>: Access user story</w:t>
      </w:r>
      <w:bookmarkEnd w:id="103"/>
    </w:p>
    <w:tbl>
      <w:tblPr>
        <w:tblStyle w:val="TableGrid"/>
        <w:tblW w:w="0" w:type="auto"/>
        <w:tblLook w:val="0600" w:firstRow="0" w:lastRow="0" w:firstColumn="0" w:lastColumn="0" w:noHBand="1" w:noVBand="1"/>
      </w:tblPr>
      <w:tblGrid>
        <w:gridCol w:w="8516"/>
      </w:tblGrid>
      <w:tr w:rsidR="00A0559A" w:rsidRPr="00807B87" w14:paraId="1F37B4A3" w14:textId="77777777" w:rsidTr="008D36B9">
        <w:tc>
          <w:tcPr>
            <w:tcW w:w="8516" w:type="dxa"/>
          </w:tcPr>
          <w:p w14:paraId="309AE7AE"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41B6DC8C"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6C236805" w14:textId="77777777" w:rsidTr="008D36B9">
        <w:tc>
          <w:tcPr>
            <w:tcW w:w="8516" w:type="dxa"/>
          </w:tcPr>
          <w:p w14:paraId="37199986"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Run</w:t>
            </w:r>
            <w:r>
              <w:rPr>
                <w:rFonts w:cs="Times New Roman"/>
              </w:rPr>
              <w:t xml:space="preserve"> 1</w:t>
            </w:r>
          </w:p>
        </w:tc>
      </w:tr>
      <w:tr w:rsidR="00A0559A" w:rsidRPr="00807B87" w14:paraId="4C0EDAC0" w14:textId="77777777" w:rsidTr="008D36B9">
        <w:tc>
          <w:tcPr>
            <w:tcW w:w="8516" w:type="dxa"/>
          </w:tcPr>
          <w:p w14:paraId="255A6674"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18193381"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19D99AA8" w14:textId="77777777" w:rsidR="00A0559A" w:rsidRPr="00807B87" w:rsidRDefault="00A0559A" w:rsidP="008D36B9">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tc>
      </w:tr>
      <w:tr w:rsidR="00A0559A" w:rsidRPr="00807B87" w14:paraId="7A214EEA" w14:textId="77777777" w:rsidTr="008D36B9">
        <w:tc>
          <w:tcPr>
            <w:tcW w:w="8516" w:type="dxa"/>
          </w:tcPr>
          <w:p w14:paraId="70EAC8AB"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0BC623E2" w14:textId="77777777" w:rsidTr="008D36B9">
        <w:tc>
          <w:tcPr>
            <w:tcW w:w="8516" w:type="dxa"/>
          </w:tcPr>
          <w:p w14:paraId="6ADD5E84"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497FE35E"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On running the tool, it runs correctly.</w:t>
            </w:r>
          </w:p>
          <w:p w14:paraId="4A4258E7"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The tool runs on different platforms.</w:t>
            </w:r>
          </w:p>
          <w:p w14:paraId="6E5961E5"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760D6F12"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runs annotated ontologies.</w:t>
            </w:r>
          </w:p>
          <w:p w14:paraId="7C6B007E"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does not run annotated ontologies.</w:t>
            </w:r>
          </w:p>
          <w:p w14:paraId="2FFEE4D3" w14:textId="77777777" w:rsidR="00A0559A" w:rsidRPr="00807B87" w:rsidRDefault="00A0559A" w:rsidP="008D36B9">
            <w:pPr>
              <w:spacing w:after="120"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p w14:paraId="609D40A7" w14:textId="77777777" w:rsidR="00A0559A" w:rsidRPr="00807B87" w:rsidRDefault="00A0559A" w:rsidP="008D36B9">
            <w:pPr>
              <w:pStyle w:val="ListParagraph"/>
              <w:numPr>
                <w:ilvl w:val="0"/>
                <w:numId w:val="18"/>
              </w:numPr>
              <w:spacing w:after="120" w:line="360" w:lineRule="auto"/>
              <w:rPr>
                <w:rFonts w:cs="Times New Roman"/>
              </w:rPr>
            </w:pPr>
            <w:r w:rsidRPr="00807B87">
              <w:rPr>
                <w:rFonts w:cs="Times New Roman"/>
              </w:rPr>
              <w:t>Ontology is annotated with basic annotations to run it by the tool.</w:t>
            </w:r>
          </w:p>
        </w:tc>
      </w:tr>
      <w:tr w:rsidR="00A0559A" w:rsidRPr="00807B87" w14:paraId="07C2AA07" w14:textId="77777777" w:rsidTr="008D36B9">
        <w:tc>
          <w:tcPr>
            <w:tcW w:w="8516" w:type="dxa"/>
          </w:tcPr>
          <w:p w14:paraId="4B5B4714"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29BF89C4" w14:textId="77777777" w:rsidTr="008D36B9">
        <w:tc>
          <w:tcPr>
            <w:tcW w:w="8516" w:type="dxa"/>
          </w:tcPr>
          <w:p w14:paraId="52018743"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1FAF0270" w14:textId="77777777" w:rsidR="00A0559A" w:rsidRPr="00807B87" w:rsidRDefault="00A0559A" w:rsidP="008D36B9">
            <w:pPr>
              <w:pStyle w:val="ListParagraph"/>
              <w:numPr>
                <w:ilvl w:val="0"/>
                <w:numId w:val="17"/>
              </w:numPr>
              <w:spacing w:line="360" w:lineRule="auto"/>
              <w:rPr>
                <w:rFonts w:cs="Times New Roman"/>
              </w:rPr>
            </w:pPr>
            <w:r w:rsidRPr="00807B87">
              <w:rPr>
                <w:rFonts w:cs="Times New Roman"/>
              </w:rPr>
              <w:t>Click on the tool icon to run it.</w:t>
            </w:r>
          </w:p>
          <w:p w14:paraId="17FD4826" w14:textId="77777777" w:rsidR="00A0559A" w:rsidRPr="00807B87" w:rsidRDefault="00A0559A" w:rsidP="008D36B9">
            <w:pPr>
              <w:pStyle w:val="ListParagraph"/>
              <w:numPr>
                <w:ilvl w:val="0"/>
                <w:numId w:val="17"/>
              </w:numPr>
              <w:spacing w:after="120" w:line="360" w:lineRule="auto"/>
              <w:ind w:left="357" w:hanging="357"/>
              <w:rPr>
                <w:rFonts w:cs="Times New Roman"/>
              </w:rPr>
            </w:pPr>
            <w:r w:rsidRPr="00807B87">
              <w:rPr>
                <w:rFonts w:cs="Times New Roman"/>
              </w:rPr>
              <w:t>Click on ok to continue without modifying the settings of the tool.</w:t>
            </w:r>
          </w:p>
          <w:p w14:paraId="6AC59BE4"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39FA5B9C" w14:textId="77777777" w:rsidR="00A0559A" w:rsidRPr="00807B87" w:rsidRDefault="00A0559A" w:rsidP="008D36B9">
            <w:pPr>
              <w:pStyle w:val="ListParagraph"/>
              <w:numPr>
                <w:ilvl w:val="0"/>
                <w:numId w:val="19"/>
              </w:numPr>
              <w:spacing w:after="120" w:line="360" w:lineRule="auto"/>
              <w:ind w:left="357" w:hanging="357"/>
              <w:rPr>
                <w:rFonts w:cs="Times New Roman"/>
              </w:rPr>
            </w:pPr>
            <w:r w:rsidRPr="00807B87">
              <w:rPr>
                <w:rFonts w:cs="Times New Roman"/>
              </w:rPr>
              <w:t>Click on the tool icon to run it.</w:t>
            </w:r>
          </w:p>
          <w:p w14:paraId="54994B29" w14:textId="77777777" w:rsidR="00A0559A" w:rsidRPr="00807B87" w:rsidRDefault="00A0559A" w:rsidP="008D36B9">
            <w:pPr>
              <w:pStyle w:val="ListParagraph"/>
              <w:numPr>
                <w:ilvl w:val="0"/>
                <w:numId w:val="19"/>
              </w:numPr>
              <w:spacing w:after="120" w:line="360" w:lineRule="auto"/>
              <w:ind w:left="357" w:hanging="357"/>
              <w:rPr>
                <w:rFonts w:cs="Times New Roman"/>
              </w:rPr>
            </w:pPr>
            <w:r w:rsidRPr="00807B87">
              <w:rPr>
                <w:rFonts w:cs="Times New Roman"/>
              </w:rPr>
              <w:t>Brows for ontology.</w:t>
            </w:r>
          </w:p>
          <w:p w14:paraId="17E5356B" w14:textId="77777777" w:rsidR="00A0559A" w:rsidRPr="00807B87" w:rsidRDefault="00A0559A" w:rsidP="008D36B9">
            <w:pPr>
              <w:pStyle w:val="ListParagraph"/>
              <w:numPr>
                <w:ilvl w:val="0"/>
                <w:numId w:val="19"/>
              </w:numPr>
              <w:spacing w:after="120" w:line="360" w:lineRule="auto"/>
              <w:ind w:left="357" w:hanging="357"/>
              <w:rPr>
                <w:rFonts w:cs="Times New Roman"/>
              </w:rPr>
            </w:pPr>
            <w:r w:rsidRPr="00807B87">
              <w:rPr>
                <w:rFonts w:cs="Times New Roman"/>
              </w:rPr>
              <w:t>Brows for tool icon.</w:t>
            </w:r>
          </w:p>
          <w:p w14:paraId="4F3F1553" w14:textId="77777777" w:rsidR="00A0559A" w:rsidRPr="00807B87" w:rsidRDefault="00A0559A" w:rsidP="008D36B9">
            <w:pPr>
              <w:pStyle w:val="ListParagraph"/>
              <w:numPr>
                <w:ilvl w:val="0"/>
                <w:numId w:val="19"/>
              </w:numPr>
              <w:spacing w:after="120" w:line="360" w:lineRule="auto"/>
              <w:ind w:left="357" w:hanging="357"/>
              <w:rPr>
                <w:rFonts w:cs="Times New Roman"/>
              </w:rPr>
            </w:pPr>
            <w:r w:rsidRPr="00807B87">
              <w:rPr>
                <w:rFonts w:cs="Times New Roman"/>
              </w:rPr>
              <w:t>Brows for tool logo.</w:t>
            </w:r>
          </w:p>
          <w:p w14:paraId="4221E79F" w14:textId="77777777" w:rsidR="00A0559A" w:rsidRPr="00807B87" w:rsidRDefault="00A0559A" w:rsidP="008D36B9">
            <w:pPr>
              <w:pStyle w:val="ListParagraph"/>
              <w:keepNext/>
              <w:numPr>
                <w:ilvl w:val="0"/>
                <w:numId w:val="19"/>
              </w:numPr>
              <w:spacing w:after="120" w:line="360" w:lineRule="auto"/>
              <w:ind w:left="357" w:hanging="357"/>
              <w:rPr>
                <w:rFonts w:cs="Times New Roman"/>
              </w:rPr>
            </w:pPr>
            <w:r w:rsidRPr="00807B87">
              <w:rPr>
                <w:rFonts w:cs="Times New Roman"/>
              </w:rPr>
              <w:t>Click on OK to upload the files and configure the tool.</w:t>
            </w:r>
          </w:p>
        </w:tc>
      </w:tr>
    </w:tbl>
    <w:p w14:paraId="3414F73A" w14:textId="77777777" w:rsidR="00A0559A" w:rsidRDefault="00A0559A" w:rsidP="00A0559A">
      <w:pPr>
        <w:pStyle w:val="Caption"/>
        <w:spacing w:line="360" w:lineRule="auto"/>
      </w:pPr>
      <w:bookmarkStart w:id="104" w:name="_Ref268075622"/>
      <w:bookmarkStart w:id="105" w:name="_Ref268075615"/>
      <w:bookmarkStart w:id="106" w:name="_Ref268075713"/>
      <w:bookmarkStart w:id="107" w:name="_Toc269312566"/>
      <w:r>
        <w:t xml:space="preserve">Table </w:t>
      </w:r>
      <w:fldSimple w:instr=" SEQ Table \* ARABIC ">
        <w:r w:rsidR="00F06A24">
          <w:rPr>
            <w:noProof/>
          </w:rPr>
          <w:t>2</w:t>
        </w:r>
      </w:fldSimple>
      <w:bookmarkEnd w:id="104"/>
      <w:r>
        <w:t xml:space="preserve">: </w:t>
      </w:r>
      <w:bookmarkStart w:id="108" w:name="_Ref268075627"/>
      <w:r>
        <w:t>Run 1 user story</w:t>
      </w:r>
      <w:bookmarkEnd w:id="105"/>
      <w:bookmarkEnd w:id="106"/>
      <w:bookmarkEnd w:id="108"/>
      <w:bookmarkEnd w:id="107"/>
    </w:p>
    <w:tbl>
      <w:tblPr>
        <w:tblStyle w:val="TableGrid"/>
        <w:tblW w:w="0" w:type="auto"/>
        <w:tblLook w:val="0600" w:firstRow="0" w:lastRow="0" w:firstColumn="0" w:lastColumn="0" w:noHBand="1" w:noVBand="1"/>
      </w:tblPr>
      <w:tblGrid>
        <w:gridCol w:w="8516"/>
      </w:tblGrid>
      <w:tr w:rsidR="00A0559A" w:rsidRPr="00807B87" w14:paraId="7BFF475C" w14:textId="77777777" w:rsidTr="008D36B9">
        <w:tc>
          <w:tcPr>
            <w:tcW w:w="8516" w:type="dxa"/>
          </w:tcPr>
          <w:p w14:paraId="235D2970"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480B7E76"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397B70B4" w14:textId="77777777" w:rsidTr="008D36B9">
        <w:tc>
          <w:tcPr>
            <w:tcW w:w="8516" w:type="dxa"/>
          </w:tcPr>
          <w:p w14:paraId="0B61941A"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Run</w:t>
            </w:r>
            <w:r>
              <w:rPr>
                <w:rFonts w:cs="Times New Roman"/>
              </w:rPr>
              <w:t xml:space="preserve"> 2</w:t>
            </w:r>
          </w:p>
        </w:tc>
      </w:tr>
      <w:tr w:rsidR="00A0559A" w:rsidRPr="00807B87" w14:paraId="39CC38C9" w14:textId="77777777" w:rsidTr="008D36B9">
        <w:tc>
          <w:tcPr>
            <w:tcW w:w="8516" w:type="dxa"/>
          </w:tcPr>
          <w:p w14:paraId="4F9F7943"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33FBF14F"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636521BD" w14:textId="77777777" w:rsidR="00A0559A" w:rsidRPr="00807B87" w:rsidRDefault="00A0559A" w:rsidP="008D36B9">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tc>
      </w:tr>
      <w:tr w:rsidR="00A0559A" w:rsidRPr="00807B87" w14:paraId="48610412" w14:textId="77777777" w:rsidTr="008D36B9">
        <w:tc>
          <w:tcPr>
            <w:tcW w:w="8516" w:type="dxa"/>
          </w:tcPr>
          <w:p w14:paraId="6AAB4AC9"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21DE8B8B" w14:textId="77777777" w:rsidTr="008D36B9">
        <w:tc>
          <w:tcPr>
            <w:tcW w:w="8516" w:type="dxa"/>
          </w:tcPr>
          <w:p w14:paraId="4CE5F477"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2CE04F79"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3455B16B"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56843541"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28FBE138"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 xml:space="preserve">Tool prompts the user with warning if the ontology is been used, and if the user wants to overwrite it. </w:t>
            </w:r>
          </w:p>
          <w:p w14:paraId="61FBFCAE"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1B19892A"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3DAFBD97"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1A091F93"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6B0D1C72"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prompts the user with warning if the ontology is been used, and if the user wants to overwrite it.</w:t>
            </w:r>
          </w:p>
          <w:p w14:paraId="71093DA4" w14:textId="77777777" w:rsidR="00A0559A" w:rsidRPr="00807B87" w:rsidRDefault="00A0559A" w:rsidP="008D36B9">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0A8EC314" w14:textId="77777777" w:rsidR="00A0559A" w:rsidRPr="00807B87" w:rsidRDefault="00A0559A" w:rsidP="008D36B9">
            <w:pPr>
              <w:pStyle w:val="ListParagraph"/>
              <w:numPr>
                <w:ilvl w:val="0"/>
                <w:numId w:val="20"/>
              </w:numPr>
              <w:spacing w:line="360" w:lineRule="auto"/>
              <w:rPr>
                <w:rFonts w:cs="Times New Roman"/>
              </w:rPr>
            </w:pPr>
            <w:r w:rsidRPr="00807B87">
              <w:rPr>
                <w:rFonts w:cs="Times New Roman"/>
              </w:rPr>
              <w:t>Provide ontologies annotated with basic metadata to be running through the tool.</w:t>
            </w:r>
          </w:p>
        </w:tc>
      </w:tr>
      <w:tr w:rsidR="00A0559A" w:rsidRPr="00807B87" w14:paraId="0A9BE66F" w14:textId="77777777" w:rsidTr="008D36B9">
        <w:tc>
          <w:tcPr>
            <w:tcW w:w="8516" w:type="dxa"/>
          </w:tcPr>
          <w:p w14:paraId="719C0C97"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35CA7E70" w14:textId="77777777" w:rsidTr="008D36B9">
        <w:tc>
          <w:tcPr>
            <w:tcW w:w="8516" w:type="dxa"/>
          </w:tcPr>
          <w:p w14:paraId="19E3E141"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5645458A" w14:textId="77777777" w:rsidR="00A0559A" w:rsidRPr="00807B87" w:rsidRDefault="00A0559A" w:rsidP="008D36B9">
            <w:pPr>
              <w:pStyle w:val="ListParagraph"/>
              <w:numPr>
                <w:ilvl w:val="0"/>
                <w:numId w:val="21"/>
              </w:numPr>
              <w:spacing w:line="360" w:lineRule="auto"/>
              <w:rPr>
                <w:rFonts w:cs="Times New Roman"/>
              </w:rPr>
            </w:pPr>
            <w:r w:rsidRPr="00807B87">
              <w:rPr>
                <w:rFonts w:cs="Times New Roman"/>
              </w:rPr>
              <w:t>Click on file menu.</w:t>
            </w:r>
          </w:p>
          <w:p w14:paraId="3A89B18D" w14:textId="77777777" w:rsidR="00A0559A" w:rsidRPr="00807B87" w:rsidRDefault="00A0559A" w:rsidP="008D36B9">
            <w:pPr>
              <w:pStyle w:val="ListParagraph"/>
              <w:numPr>
                <w:ilvl w:val="0"/>
                <w:numId w:val="21"/>
              </w:numPr>
              <w:spacing w:line="360" w:lineRule="auto"/>
              <w:rPr>
                <w:rFonts w:cs="Times New Roman"/>
              </w:rPr>
            </w:pPr>
            <w:r w:rsidRPr="00807B87">
              <w:rPr>
                <w:rFonts w:cs="Times New Roman"/>
              </w:rPr>
              <w:t>Click on import new ontology.</w:t>
            </w:r>
          </w:p>
          <w:p w14:paraId="4F6D2FB6" w14:textId="77777777" w:rsidR="00A0559A" w:rsidRPr="00807B87" w:rsidRDefault="00A0559A" w:rsidP="008D36B9">
            <w:pPr>
              <w:pStyle w:val="ListParagraph"/>
              <w:numPr>
                <w:ilvl w:val="0"/>
                <w:numId w:val="21"/>
              </w:numPr>
              <w:spacing w:after="120" w:line="360" w:lineRule="auto"/>
              <w:rPr>
                <w:rFonts w:cs="Times New Roman"/>
              </w:rPr>
            </w:pPr>
            <w:r w:rsidRPr="00807B87">
              <w:rPr>
                <w:rFonts w:cs="Times New Roman"/>
              </w:rPr>
              <w:t>Browse for the new ontology file.</w:t>
            </w:r>
          </w:p>
          <w:p w14:paraId="2ACC2984" w14:textId="77777777" w:rsidR="00A0559A" w:rsidRPr="00807B87" w:rsidRDefault="00A0559A" w:rsidP="008D36B9">
            <w:pPr>
              <w:pStyle w:val="ListParagraph"/>
              <w:numPr>
                <w:ilvl w:val="0"/>
                <w:numId w:val="21"/>
              </w:numPr>
              <w:spacing w:after="120" w:line="360" w:lineRule="auto"/>
              <w:rPr>
                <w:rFonts w:cs="Times New Roman"/>
              </w:rPr>
            </w:pPr>
            <w:r w:rsidRPr="00807B87">
              <w:rPr>
                <w:rFonts w:cs="Times New Roman"/>
              </w:rPr>
              <w:t>Click OK.</w:t>
            </w:r>
          </w:p>
          <w:p w14:paraId="756182F8" w14:textId="77777777" w:rsidR="00A0559A" w:rsidRPr="00807B87" w:rsidRDefault="00A0559A" w:rsidP="008D36B9">
            <w:pPr>
              <w:pStyle w:val="ListParagraph"/>
              <w:numPr>
                <w:ilvl w:val="0"/>
                <w:numId w:val="21"/>
              </w:numPr>
              <w:spacing w:after="120" w:line="360" w:lineRule="auto"/>
              <w:rPr>
                <w:rFonts w:cs="Times New Roman"/>
              </w:rPr>
            </w:pPr>
            <w:r w:rsidRPr="00807B87">
              <w:rPr>
                <w:rFonts w:cs="Times New Roman"/>
              </w:rPr>
              <w:t>Tool prompts the user if the same ontology is been used and if user wishes to overwrite it.</w:t>
            </w:r>
          </w:p>
          <w:p w14:paraId="38EA5204" w14:textId="77777777" w:rsidR="00A0559A" w:rsidRPr="00807B87" w:rsidRDefault="00A0559A" w:rsidP="008D36B9">
            <w:pPr>
              <w:pStyle w:val="ListParagraph"/>
              <w:numPr>
                <w:ilvl w:val="0"/>
                <w:numId w:val="21"/>
              </w:numPr>
              <w:spacing w:after="120" w:line="360" w:lineRule="auto"/>
              <w:rPr>
                <w:rFonts w:cs="Times New Roman"/>
              </w:rPr>
            </w:pPr>
            <w:r w:rsidRPr="00807B87">
              <w:rPr>
                <w:rFonts w:cs="Times New Roman"/>
              </w:rPr>
              <w:t>Application refreshed with new ontology.</w:t>
            </w:r>
          </w:p>
          <w:p w14:paraId="105928EA"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47835B18" w14:textId="77777777" w:rsidR="00A0559A" w:rsidRPr="00807B87" w:rsidRDefault="00A0559A" w:rsidP="008D36B9">
            <w:pPr>
              <w:pStyle w:val="ListParagraph"/>
              <w:numPr>
                <w:ilvl w:val="0"/>
                <w:numId w:val="22"/>
              </w:numPr>
              <w:spacing w:line="360" w:lineRule="auto"/>
              <w:rPr>
                <w:rFonts w:cs="Times New Roman"/>
              </w:rPr>
            </w:pPr>
            <w:r w:rsidRPr="00807B87">
              <w:rPr>
                <w:rFonts w:cs="Times New Roman"/>
              </w:rPr>
              <w:t>Click on file menu.</w:t>
            </w:r>
          </w:p>
          <w:p w14:paraId="154A8981" w14:textId="77777777" w:rsidR="00A0559A" w:rsidRPr="00807B87" w:rsidRDefault="00A0559A" w:rsidP="008D36B9">
            <w:pPr>
              <w:pStyle w:val="ListParagraph"/>
              <w:numPr>
                <w:ilvl w:val="0"/>
                <w:numId w:val="22"/>
              </w:numPr>
              <w:spacing w:line="360" w:lineRule="auto"/>
              <w:rPr>
                <w:rFonts w:cs="Times New Roman"/>
              </w:rPr>
            </w:pPr>
            <w:r w:rsidRPr="00807B87">
              <w:rPr>
                <w:rFonts w:cs="Times New Roman"/>
              </w:rPr>
              <w:t>Click on import new ontology.</w:t>
            </w:r>
          </w:p>
          <w:p w14:paraId="6789CEE9" w14:textId="77777777" w:rsidR="00A0559A" w:rsidRPr="00807B87" w:rsidRDefault="00A0559A" w:rsidP="008D36B9">
            <w:pPr>
              <w:pStyle w:val="ListParagraph"/>
              <w:numPr>
                <w:ilvl w:val="0"/>
                <w:numId w:val="22"/>
              </w:numPr>
              <w:spacing w:after="120" w:line="360" w:lineRule="auto"/>
              <w:rPr>
                <w:rFonts w:cs="Times New Roman"/>
              </w:rPr>
            </w:pPr>
            <w:r w:rsidRPr="00807B87">
              <w:rPr>
                <w:rFonts w:cs="Times New Roman"/>
              </w:rPr>
              <w:t>Browse for the new ontology file.</w:t>
            </w:r>
          </w:p>
          <w:p w14:paraId="2CD3B190" w14:textId="77777777" w:rsidR="00A0559A" w:rsidRPr="00807B87" w:rsidRDefault="00A0559A" w:rsidP="008D36B9">
            <w:pPr>
              <w:pStyle w:val="ListParagraph"/>
              <w:numPr>
                <w:ilvl w:val="0"/>
                <w:numId w:val="22"/>
              </w:numPr>
              <w:spacing w:after="120" w:line="360" w:lineRule="auto"/>
              <w:rPr>
                <w:rFonts w:cs="Times New Roman"/>
              </w:rPr>
            </w:pPr>
            <w:r w:rsidRPr="00807B87">
              <w:rPr>
                <w:rFonts w:cs="Times New Roman"/>
              </w:rPr>
              <w:t>Click OK.</w:t>
            </w:r>
          </w:p>
          <w:p w14:paraId="504FB0E3" w14:textId="77777777" w:rsidR="00A0559A" w:rsidRPr="00807B87" w:rsidRDefault="00A0559A" w:rsidP="008D36B9">
            <w:pPr>
              <w:pStyle w:val="ListParagraph"/>
              <w:numPr>
                <w:ilvl w:val="0"/>
                <w:numId w:val="22"/>
              </w:numPr>
              <w:spacing w:after="120" w:line="360" w:lineRule="auto"/>
              <w:rPr>
                <w:rFonts w:cs="Times New Roman"/>
              </w:rPr>
            </w:pPr>
            <w:r w:rsidRPr="00807B87">
              <w:rPr>
                <w:rFonts w:cs="Times New Roman"/>
              </w:rPr>
              <w:t>Tool prompts the user if the same ontology is been used and if user wishes to overwrite it.</w:t>
            </w:r>
          </w:p>
          <w:p w14:paraId="1C41CA8F" w14:textId="77777777" w:rsidR="00A0559A" w:rsidRPr="00807B87" w:rsidRDefault="00A0559A" w:rsidP="008D36B9">
            <w:pPr>
              <w:pStyle w:val="ListParagraph"/>
              <w:numPr>
                <w:ilvl w:val="0"/>
                <w:numId w:val="22"/>
              </w:numPr>
              <w:spacing w:after="120" w:line="360" w:lineRule="auto"/>
              <w:rPr>
                <w:rFonts w:cs="Times New Roman"/>
              </w:rPr>
            </w:pPr>
            <w:r w:rsidRPr="00807B87">
              <w:rPr>
                <w:rFonts w:cs="Times New Roman"/>
              </w:rPr>
              <w:t>Application refreshed with new ontology.</w:t>
            </w:r>
          </w:p>
          <w:p w14:paraId="23049E7A" w14:textId="77777777" w:rsidR="00A0559A" w:rsidRPr="00807B87" w:rsidRDefault="00A0559A" w:rsidP="008D36B9">
            <w:pPr>
              <w:spacing w:after="120" w:line="360" w:lineRule="auto"/>
              <w:rPr>
                <w:rFonts w:cs="Times New Roman"/>
              </w:rPr>
            </w:pPr>
            <w:r w:rsidRPr="00807B87">
              <w:rPr>
                <w:rFonts w:cs="Times New Roman"/>
                <w:b/>
              </w:rPr>
              <w:t>As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03406F96" w14:textId="77777777" w:rsidR="00A0559A" w:rsidRPr="00807B87" w:rsidRDefault="00A0559A" w:rsidP="008D36B9">
            <w:pPr>
              <w:pStyle w:val="ListParagraph"/>
              <w:numPr>
                <w:ilvl w:val="0"/>
                <w:numId w:val="23"/>
              </w:numPr>
              <w:spacing w:after="120" w:line="360" w:lineRule="auto"/>
              <w:rPr>
                <w:rFonts w:cs="Times New Roman"/>
              </w:rPr>
            </w:pPr>
            <w:r w:rsidRPr="00807B87">
              <w:rPr>
                <w:rFonts w:cs="Times New Roman"/>
              </w:rPr>
              <w:t>Annotate the ontologies with hasRole object property.</w:t>
            </w:r>
          </w:p>
          <w:p w14:paraId="5A0588FC" w14:textId="77777777" w:rsidR="00A0559A" w:rsidRPr="00807B87" w:rsidRDefault="00A0559A" w:rsidP="008D36B9">
            <w:pPr>
              <w:pStyle w:val="ListParagraph"/>
              <w:numPr>
                <w:ilvl w:val="0"/>
                <w:numId w:val="23"/>
              </w:numPr>
              <w:spacing w:after="120" w:line="360" w:lineRule="auto"/>
              <w:rPr>
                <w:rFonts w:cs="Times New Roman"/>
              </w:rPr>
            </w:pPr>
            <w:r w:rsidRPr="00807B87">
              <w:rPr>
                <w:rFonts w:cs="Times New Roman"/>
              </w:rPr>
              <w:t>Specify the base class using hasRole property with the constant value “BaseClass”.</w:t>
            </w:r>
          </w:p>
          <w:p w14:paraId="21650DEF" w14:textId="77777777" w:rsidR="00A0559A" w:rsidRPr="00807B87" w:rsidRDefault="00A0559A" w:rsidP="008D36B9">
            <w:pPr>
              <w:pStyle w:val="ListParagraph"/>
              <w:numPr>
                <w:ilvl w:val="0"/>
                <w:numId w:val="23"/>
              </w:numPr>
              <w:spacing w:after="120" w:line="360" w:lineRule="auto"/>
              <w:rPr>
                <w:rFonts w:cs="Times New Roman"/>
              </w:rPr>
            </w:pPr>
            <w:r w:rsidRPr="00807B87">
              <w:rPr>
                <w:rFonts w:cs="Times New Roman"/>
              </w:rPr>
              <w:t>Specify the ingredient class using hasRole property with the constant value “IngClass”.</w:t>
            </w:r>
          </w:p>
          <w:p w14:paraId="3CD440E6" w14:textId="77777777" w:rsidR="00A0559A" w:rsidRPr="00807B87" w:rsidRDefault="00A0559A" w:rsidP="008D36B9">
            <w:pPr>
              <w:pStyle w:val="ListParagraph"/>
              <w:keepNext/>
              <w:numPr>
                <w:ilvl w:val="0"/>
                <w:numId w:val="23"/>
              </w:numPr>
              <w:spacing w:after="120" w:line="360" w:lineRule="auto"/>
              <w:rPr>
                <w:rFonts w:cs="Times New Roman"/>
              </w:rPr>
            </w:pPr>
            <w:r w:rsidRPr="00807B87">
              <w:rPr>
                <w:rFonts w:cs="Times New Roman"/>
              </w:rPr>
              <w:t>Specify the object property liking base class with ingredient class using hasRole property with the constant value “Property”.</w:t>
            </w:r>
          </w:p>
        </w:tc>
      </w:tr>
    </w:tbl>
    <w:p w14:paraId="34616215" w14:textId="77777777" w:rsidR="00A0559A" w:rsidRDefault="00A0559A" w:rsidP="00A0559A">
      <w:pPr>
        <w:pStyle w:val="Caption"/>
        <w:spacing w:line="360" w:lineRule="auto"/>
      </w:pPr>
      <w:bookmarkStart w:id="109" w:name="_Ref268076013"/>
      <w:bookmarkStart w:id="110" w:name="_Toc269312567"/>
      <w:r>
        <w:t xml:space="preserve">Table </w:t>
      </w:r>
      <w:fldSimple w:instr=" SEQ Table \* ARABIC ">
        <w:r w:rsidR="00F06A24">
          <w:rPr>
            <w:noProof/>
          </w:rPr>
          <w:t>3</w:t>
        </w:r>
      </w:fldSimple>
      <w:r>
        <w:t>: Run 2 user story</w:t>
      </w:r>
      <w:bookmarkEnd w:id="109"/>
      <w:bookmarkEnd w:id="110"/>
    </w:p>
    <w:tbl>
      <w:tblPr>
        <w:tblStyle w:val="TableGrid"/>
        <w:tblW w:w="0" w:type="auto"/>
        <w:tblLook w:val="0600" w:firstRow="0" w:lastRow="0" w:firstColumn="0" w:lastColumn="0" w:noHBand="1" w:noVBand="1"/>
      </w:tblPr>
      <w:tblGrid>
        <w:gridCol w:w="8516"/>
      </w:tblGrid>
      <w:tr w:rsidR="00A0559A" w:rsidRPr="00807B87" w14:paraId="555FCCCC" w14:textId="77777777" w:rsidTr="008D36B9">
        <w:tc>
          <w:tcPr>
            <w:tcW w:w="8516" w:type="dxa"/>
          </w:tcPr>
          <w:p w14:paraId="16FC9FD7"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748CB745"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64BA23C5" w14:textId="77777777" w:rsidTr="008D36B9">
        <w:tc>
          <w:tcPr>
            <w:tcW w:w="8516" w:type="dxa"/>
          </w:tcPr>
          <w:p w14:paraId="57409C54"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View</w:t>
            </w:r>
          </w:p>
        </w:tc>
      </w:tr>
      <w:tr w:rsidR="00A0559A" w:rsidRPr="00807B87" w14:paraId="6703F27F" w14:textId="77777777" w:rsidTr="008D36B9">
        <w:tc>
          <w:tcPr>
            <w:tcW w:w="8516" w:type="dxa"/>
          </w:tcPr>
          <w:p w14:paraId="53FB33ED"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tc>
      </w:tr>
      <w:tr w:rsidR="00A0559A" w:rsidRPr="00807B87" w14:paraId="0EC15B86" w14:textId="77777777" w:rsidTr="008D36B9">
        <w:tc>
          <w:tcPr>
            <w:tcW w:w="8516" w:type="dxa"/>
          </w:tcPr>
          <w:p w14:paraId="1D7AE574"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7AFD482C" w14:textId="77777777" w:rsidTr="008D36B9">
        <w:tc>
          <w:tcPr>
            <w:tcW w:w="8516" w:type="dxa"/>
          </w:tcPr>
          <w:p w14:paraId="2AE0E8FD"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11570C6D"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provides two views of the content “ingredients”: tree and list view.</w:t>
            </w:r>
          </w:p>
          <w:p w14:paraId="53847542"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switching between views during runtime.</w:t>
            </w:r>
          </w:p>
          <w:p w14:paraId="1B933FA4"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selecting contents from the two views</w:t>
            </w:r>
            <w:proofErr w:type="gramStart"/>
            <w:r w:rsidRPr="00807B87">
              <w:rPr>
                <w:rFonts w:cs="Times New Roman"/>
              </w:rPr>
              <w:t>..</w:t>
            </w:r>
            <w:proofErr w:type="gramEnd"/>
          </w:p>
        </w:tc>
      </w:tr>
      <w:tr w:rsidR="00A0559A" w:rsidRPr="00807B87" w14:paraId="1FAB2FEA" w14:textId="77777777" w:rsidTr="008D36B9">
        <w:tc>
          <w:tcPr>
            <w:tcW w:w="8516" w:type="dxa"/>
          </w:tcPr>
          <w:p w14:paraId="61C6B8C4"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344C7DB8" w14:textId="77777777" w:rsidTr="008D36B9">
        <w:tc>
          <w:tcPr>
            <w:tcW w:w="8516" w:type="dxa"/>
          </w:tcPr>
          <w:p w14:paraId="0559EF64"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66417876" w14:textId="77777777" w:rsidR="00A0559A" w:rsidRPr="00807B87" w:rsidRDefault="00A0559A" w:rsidP="008D36B9">
            <w:pPr>
              <w:pStyle w:val="ListParagraph"/>
              <w:numPr>
                <w:ilvl w:val="0"/>
                <w:numId w:val="24"/>
              </w:numPr>
              <w:spacing w:line="360" w:lineRule="auto"/>
              <w:rPr>
                <w:rFonts w:cs="Times New Roman"/>
              </w:rPr>
            </w:pPr>
            <w:r w:rsidRPr="00807B87">
              <w:rPr>
                <w:rFonts w:cs="Times New Roman"/>
              </w:rPr>
              <w:t>Click on view menu on the menu bar.</w:t>
            </w:r>
          </w:p>
          <w:p w14:paraId="78B73C5A" w14:textId="77777777" w:rsidR="00A0559A" w:rsidRPr="00807B87" w:rsidRDefault="00A0559A" w:rsidP="008D36B9">
            <w:pPr>
              <w:pStyle w:val="ListParagraph"/>
              <w:numPr>
                <w:ilvl w:val="0"/>
                <w:numId w:val="24"/>
              </w:numPr>
              <w:spacing w:line="360" w:lineRule="auto"/>
              <w:rPr>
                <w:rFonts w:cs="Times New Roman"/>
              </w:rPr>
            </w:pPr>
            <w:r w:rsidRPr="00807B87">
              <w:rPr>
                <w:rFonts w:cs="Times New Roman"/>
              </w:rPr>
              <w:t>Click on tree or list view.</w:t>
            </w:r>
          </w:p>
          <w:p w14:paraId="289341B5" w14:textId="77777777" w:rsidR="00A0559A" w:rsidRPr="00807B87" w:rsidRDefault="00A0559A" w:rsidP="008D36B9">
            <w:pPr>
              <w:pStyle w:val="ListParagraph"/>
              <w:keepNext/>
              <w:numPr>
                <w:ilvl w:val="0"/>
                <w:numId w:val="24"/>
              </w:numPr>
              <w:spacing w:after="120" w:line="360" w:lineRule="auto"/>
              <w:rPr>
                <w:rFonts w:cs="Times New Roman"/>
              </w:rPr>
            </w:pPr>
            <w:r w:rsidRPr="00807B87">
              <w:rPr>
                <w:rFonts w:cs="Times New Roman"/>
              </w:rPr>
              <w:t>Application refreshed with new view.</w:t>
            </w:r>
          </w:p>
        </w:tc>
      </w:tr>
    </w:tbl>
    <w:p w14:paraId="757FC1D3" w14:textId="77777777" w:rsidR="00A0559A" w:rsidRDefault="00A0559A" w:rsidP="00A0559A">
      <w:pPr>
        <w:pStyle w:val="Caption"/>
        <w:spacing w:line="360" w:lineRule="auto"/>
      </w:pPr>
      <w:bookmarkStart w:id="111" w:name="_Toc269312568"/>
      <w:r>
        <w:t xml:space="preserve">Table </w:t>
      </w:r>
      <w:fldSimple w:instr=" SEQ Table \* ARABIC ">
        <w:r w:rsidR="00F06A24">
          <w:rPr>
            <w:noProof/>
          </w:rPr>
          <w:t>4</w:t>
        </w:r>
      </w:fldSimple>
      <w:r>
        <w:t>: View user story</w:t>
      </w:r>
      <w:bookmarkEnd w:id="111"/>
    </w:p>
    <w:tbl>
      <w:tblPr>
        <w:tblStyle w:val="TableGrid"/>
        <w:tblW w:w="0" w:type="auto"/>
        <w:tblLook w:val="0600" w:firstRow="0" w:lastRow="0" w:firstColumn="0" w:lastColumn="0" w:noHBand="1" w:noVBand="1"/>
      </w:tblPr>
      <w:tblGrid>
        <w:gridCol w:w="8516"/>
      </w:tblGrid>
      <w:tr w:rsidR="00A0559A" w:rsidRPr="00807B87" w14:paraId="69DDFA27" w14:textId="77777777" w:rsidTr="008D36B9">
        <w:tc>
          <w:tcPr>
            <w:tcW w:w="8516" w:type="dxa"/>
          </w:tcPr>
          <w:p w14:paraId="413BAE85"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29A2E954"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43045A03" w14:textId="77777777" w:rsidTr="008D36B9">
        <w:tc>
          <w:tcPr>
            <w:tcW w:w="8516" w:type="dxa"/>
          </w:tcPr>
          <w:p w14:paraId="03D2A4AE"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Language</w:t>
            </w:r>
          </w:p>
        </w:tc>
      </w:tr>
      <w:tr w:rsidR="00A0559A" w:rsidRPr="00807B87" w14:paraId="6D7DAF36" w14:textId="77777777" w:rsidTr="008D36B9">
        <w:tc>
          <w:tcPr>
            <w:tcW w:w="8516" w:type="dxa"/>
          </w:tcPr>
          <w:p w14:paraId="18FE04C7"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6409F80B"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tc>
      </w:tr>
      <w:tr w:rsidR="00A0559A" w:rsidRPr="00807B87" w14:paraId="6304CFEF" w14:textId="77777777" w:rsidTr="008D36B9">
        <w:tc>
          <w:tcPr>
            <w:tcW w:w="8516" w:type="dxa"/>
          </w:tcPr>
          <w:p w14:paraId="09B79611"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0D4B1658" w14:textId="77777777" w:rsidTr="008D36B9">
        <w:tc>
          <w:tcPr>
            <w:tcW w:w="8516" w:type="dxa"/>
          </w:tcPr>
          <w:p w14:paraId="4AA9E1C9"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7247AD50"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available languages used in ontology file.</w:t>
            </w:r>
          </w:p>
          <w:p w14:paraId="42D0D956"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the percentage of a language usage in ontology file.</w:t>
            </w:r>
          </w:p>
          <w:p w14:paraId="612E9B12"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switches languages upon choosing a language.</w:t>
            </w:r>
          </w:p>
          <w:p w14:paraId="53FFF1C8" w14:textId="77777777" w:rsidR="00A0559A" w:rsidRPr="00807B87" w:rsidRDefault="00A0559A" w:rsidP="008D36B9">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1CEB633F" w14:textId="77777777" w:rsidR="00A0559A" w:rsidRPr="00807B87" w:rsidRDefault="00A0559A" w:rsidP="008D36B9">
            <w:pPr>
              <w:pStyle w:val="ListParagraph"/>
              <w:numPr>
                <w:ilvl w:val="0"/>
                <w:numId w:val="25"/>
              </w:numPr>
              <w:spacing w:after="120" w:line="360" w:lineRule="auto"/>
              <w:rPr>
                <w:rFonts w:cs="Times New Roman"/>
              </w:rPr>
            </w:pPr>
            <w:r w:rsidRPr="00807B87">
              <w:rPr>
                <w:rFonts w:cs="Times New Roman"/>
              </w:rPr>
              <w:t>Label classes in the ontology with different languages.</w:t>
            </w:r>
          </w:p>
        </w:tc>
      </w:tr>
      <w:tr w:rsidR="00A0559A" w:rsidRPr="00807B87" w14:paraId="17F5FB39" w14:textId="77777777" w:rsidTr="008D36B9">
        <w:tc>
          <w:tcPr>
            <w:tcW w:w="8516" w:type="dxa"/>
          </w:tcPr>
          <w:p w14:paraId="14A4F920"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48F0883A" w14:textId="77777777" w:rsidTr="008D36B9">
        <w:tc>
          <w:tcPr>
            <w:tcW w:w="8516" w:type="dxa"/>
          </w:tcPr>
          <w:p w14:paraId="52B36ED5"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48AFB2E7" w14:textId="77777777" w:rsidR="00A0559A" w:rsidRPr="00807B87" w:rsidRDefault="00A0559A" w:rsidP="008D36B9">
            <w:pPr>
              <w:pStyle w:val="ListParagraph"/>
              <w:numPr>
                <w:ilvl w:val="0"/>
                <w:numId w:val="26"/>
              </w:numPr>
              <w:spacing w:line="360" w:lineRule="auto"/>
              <w:rPr>
                <w:rFonts w:cs="Times New Roman"/>
              </w:rPr>
            </w:pPr>
            <w:r w:rsidRPr="00807B87">
              <w:rPr>
                <w:rFonts w:cs="Times New Roman"/>
              </w:rPr>
              <w:t>Click on configuration menu on the menu bar.</w:t>
            </w:r>
          </w:p>
          <w:p w14:paraId="176F1360" w14:textId="77777777" w:rsidR="00A0559A" w:rsidRPr="00807B87" w:rsidRDefault="00A0559A" w:rsidP="008D36B9">
            <w:pPr>
              <w:pStyle w:val="ListParagraph"/>
              <w:numPr>
                <w:ilvl w:val="0"/>
                <w:numId w:val="26"/>
              </w:numPr>
              <w:spacing w:line="360" w:lineRule="auto"/>
              <w:rPr>
                <w:rFonts w:cs="Times New Roman"/>
              </w:rPr>
            </w:pPr>
            <w:r w:rsidRPr="00807B87">
              <w:rPr>
                <w:rFonts w:cs="Times New Roman"/>
              </w:rPr>
              <w:t>View available languages drop down menu.</w:t>
            </w:r>
          </w:p>
          <w:p w14:paraId="1B46F9FB" w14:textId="77777777" w:rsidR="00A0559A" w:rsidRPr="00807B87" w:rsidRDefault="00A0559A" w:rsidP="008D36B9">
            <w:pPr>
              <w:pStyle w:val="ListParagraph"/>
              <w:numPr>
                <w:ilvl w:val="0"/>
                <w:numId w:val="26"/>
              </w:numPr>
              <w:spacing w:line="360" w:lineRule="auto"/>
              <w:rPr>
                <w:rFonts w:cs="Times New Roman"/>
              </w:rPr>
            </w:pPr>
            <w:r w:rsidRPr="00807B87">
              <w:rPr>
                <w:rFonts w:cs="Times New Roman"/>
              </w:rPr>
              <w:t>Click on wanted language.</w:t>
            </w:r>
          </w:p>
          <w:p w14:paraId="0CF0DD31" w14:textId="77777777" w:rsidR="00A0559A" w:rsidRPr="00807B87" w:rsidRDefault="00A0559A" w:rsidP="008D36B9">
            <w:pPr>
              <w:pStyle w:val="ListParagraph"/>
              <w:numPr>
                <w:ilvl w:val="0"/>
                <w:numId w:val="26"/>
              </w:numPr>
              <w:spacing w:after="120" w:line="360" w:lineRule="auto"/>
              <w:rPr>
                <w:rFonts w:cs="Times New Roman"/>
              </w:rPr>
            </w:pPr>
            <w:r w:rsidRPr="00807B87">
              <w:rPr>
                <w:rFonts w:cs="Times New Roman"/>
              </w:rPr>
              <w:t>Application refreshed with new language.</w:t>
            </w:r>
          </w:p>
          <w:p w14:paraId="0F624D76" w14:textId="77777777" w:rsidR="00A0559A" w:rsidRPr="00807B87" w:rsidRDefault="00A0559A" w:rsidP="008D36B9">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4942653C" w14:textId="77777777" w:rsidR="00A0559A" w:rsidRPr="00807B87" w:rsidRDefault="00A0559A" w:rsidP="008D36B9">
            <w:pPr>
              <w:pStyle w:val="ListParagraph"/>
              <w:numPr>
                <w:ilvl w:val="0"/>
                <w:numId w:val="27"/>
              </w:numPr>
              <w:spacing w:after="120" w:line="360" w:lineRule="auto"/>
              <w:rPr>
                <w:rFonts w:cs="Times New Roman"/>
              </w:rPr>
            </w:pPr>
            <w:r w:rsidRPr="00807B87">
              <w:rPr>
                <w:rFonts w:cs="Times New Roman"/>
              </w:rPr>
              <w:t>Open ontology with Protégé.</w:t>
            </w:r>
          </w:p>
          <w:p w14:paraId="13327F93" w14:textId="77777777" w:rsidR="00A0559A" w:rsidRPr="00807B87" w:rsidRDefault="00A0559A" w:rsidP="008D36B9">
            <w:pPr>
              <w:pStyle w:val="ListParagraph"/>
              <w:numPr>
                <w:ilvl w:val="0"/>
                <w:numId w:val="27"/>
              </w:numPr>
              <w:spacing w:after="120" w:line="360" w:lineRule="auto"/>
              <w:ind w:left="357" w:hanging="357"/>
              <w:rPr>
                <w:rFonts w:cs="Times New Roman"/>
              </w:rPr>
            </w:pPr>
            <w:r w:rsidRPr="00807B87">
              <w:rPr>
                <w:rFonts w:cs="Times New Roman"/>
              </w:rPr>
              <w:t>Annotate classes with label annotation property.</w:t>
            </w:r>
          </w:p>
          <w:p w14:paraId="1354D68A" w14:textId="77777777" w:rsidR="00A0559A" w:rsidRPr="00807B87" w:rsidRDefault="00A0559A" w:rsidP="008D36B9">
            <w:pPr>
              <w:pStyle w:val="ListParagraph"/>
              <w:numPr>
                <w:ilvl w:val="0"/>
                <w:numId w:val="27"/>
              </w:numPr>
              <w:spacing w:after="120" w:line="360" w:lineRule="auto"/>
              <w:rPr>
                <w:rFonts w:cs="Times New Roman"/>
              </w:rPr>
            </w:pPr>
            <w:r w:rsidRPr="00807B87">
              <w:rPr>
                <w:rFonts w:cs="Times New Roman"/>
              </w:rPr>
              <w:t>Choose language for the label.</w:t>
            </w:r>
          </w:p>
          <w:p w14:paraId="38B71F16" w14:textId="77777777" w:rsidR="00A0559A" w:rsidRPr="00807B87" w:rsidRDefault="00A0559A" w:rsidP="008D36B9">
            <w:pPr>
              <w:pStyle w:val="ListParagraph"/>
              <w:numPr>
                <w:ilvl w:val="0"/>
                <w:numId w:val="27"/>
              </w:numPr>
              <w:spacing w:after="120" w:line="360" w:lineRule="auto"/>
              <w:rPr>
                <w:rFonts w:cs="Times New Roman"/>
              </w:rPr>
            </w:pPr>
            <w:r w:rsidRPr="00807B87">
              <w:rPr>
                <w:rFonts w:cs="Times New Roman"/>
              </w:rPr>
              <w:t>Write down the label value as constant value.</w:t>
            </w:r>
          </w:p>
          <w:p w14:paraId="6430563F" w14:textId="77777777" w:rsidR="00A0559A" w:rsidRPr="00807B87" w:rsidRDefault="00A0559A" w:rsidP="008D36B9">
            <w:pPr>
              <w:pStyle w:val="ListParagraph"/>
              <w:numPr>
                <w:ilvl w:val="0"/>
                <w:numId w:val="27"/>
              </w:numPr>
              <w:spacing w:after="120" w:line="360" w:lineRule="auto"/>
              <w:rPr>
                <w:rFonts w:cs="Times New Roman"/>
              </w:rPr>
            </w:pPr>
            <w:r w:rsidRPr="00807B87">
              <w:rPr>
                <w:rFonts w:cs="Times New Roman"/>
              </w:rPr>
              <w:t>Click Ok.</w:t>
            </w:r>
          </w:p>
          <w:p w14:paraId="2D69A520" w14:textId="77777777" w:rsidR="00A0559A" w:rsidRPr="00807B87" w:rsidRDefault="00A0559A" w:rsidP="008D36B9">
            <w:pPr>
              <w:pStyle w:val="ListParagraph"/>
              <w:keepNext/>
              <w:numPr>
                <w:ilvl w:val="0"/>
                <w:numId w:val="27"/>
              </w:numPr>
              <w:spacing w:after="120" w:line="360" w:lineRule="auto"/>
              <w:rPr>
                <w:rFonts w:cs="Times New Roman"/>
              </w:rPr>
            </w:pPr>
            <w:r w:rsidRPr="00807B87">
              <w:rPr>
                <w:rFonts w:cs="Times New Roman"/>
              </w:rPr>
              <w:t>Save ontology file.</w:t>
            </w:r>
          </w:p>
        </w:tc>
      </w:tr>
    </w:tbl>
    <w:p w14:paraId="4EA6FD79" w14:textId="77777777" w:rsidR="00A0559A" w:rsidRDefault="00A0559A" w:rsidP="00A0559A">
      <w:pPr>
        <w:pStyle w:val="Caption"/>
        <w:spacing w:line="360" w:lineRule="auto"/>
      </w:pPr>
      <w:bookmarkStart w:id="112" w:name="_Ref268175750"/>
      <w:bookmarkStart w:id="113" w:name="_Toc269312569"/>
      <w:r>
        <w:t xml:space="preserve">Table </w:t>
      </w:r>
      <w:fldSimple w:instr=" SEQ Table \* ARABIC ">
        <w:r w:rsidR="00F06A24">
          <w:rPr>
            <w:noProof/>
          </w:rPr>
          <w:t>5</w:t>
        </w:r>
      </w:fldSimple>
      <w:r>
        <w:t>: Language user story</w:t>
      </w:r>
      <w:bookmarkEnd w:id="112"/>
      <w:bookmarkEnd w:id="113"/>
    </w:p>
    <w:tbl>
      <w:tblPr>
        <w:tblStyle w:val="TableGrid"/>
        <w:tblW w:w="0" w:type="auto"/>
        <w:tblLook w:val="0600" w:firstRow="0" w:lastRow="0" w:firstColumn="0" w:lastColumn="0" w:noHBand="1" w:noVBand="1"/>
      </w:tblPr>
      <w:tblGrid>
        <w:gridCol w:w="8516"/>
      </w:tblGrid>
      <w:tr w:rsidR="00A0559A" w:rsidRPr="00807B87" w14:paraId="40492EE4" w14:textId="77777777" w:rsidTr="008D36B9">
        <w:tc>
          <w:tcPr>
            <w:tcW w:w="8516" w:type="dxa"/>
          </w:tcPr>
          <w:p w14:paraId="7756F414"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5DDE9D66"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488BA04D" w14:textId="77777777" w:rsidTr="008D36B9">
        <w:tc>
          <w:tcPr>
            <w:tcW w:w="8516" w:type="dxa"/>
          </w:tcPr>
          <w:p w14:paraId="5298BCB0"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Tree View Filter</w:t>
            </w:r>
          </w:p>
        </w:tc>
      </w:tr>
      <w:tr w:rsidR="00A0559A" w:rsidRPr="00807B87" w14:paraId="67F63844" w14:textId="77777777" w:rsidTr="008D36B9">
        <w:tc>
          <w:tcPr>
            <w:tcW w:w="8516" w:type="dxa"/>
          </w:tcPr>
          <w:p w14:paraId="2F91872F"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7CFBEE69"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tc>
      </w:tr>
      <w:tr w:rsidR="00A0559A" w:rsidRPr="00807B87" w14:paraId="0E7536DC" w14:textId="77777777" w:rsidTr="008D36B9">
        <w:tc>
          <w:tcPr>
            <w:tcW w:w="8516" w:type="dxa"/>
          </w:tcPr>
          <w:p w14:paraId="6BD967EF"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0616F8C5" w14:textId="77777777" w:rsidTr="008D36B9">
        <w:tc>
          <w:tcPr>
            <w:tcW w:w="8516" w:type="dxa"/>
          </w:tcPr>
          <w:p w14:paraId="41C6534A"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70760EA7"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filter options.</w:t>
            </w:r>
          </w:p>
          <w:p w14:paraId="7C1D1586"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filter ingredients by highlighting them and disable the rest.</w:t>
            </w:r>
          </w:p>
          <w:p w14:paraId="02CFB570"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does not show filters if they are not specified in the ontology.</w:t>
            </w:r>
          </w:p>
          <w:p w14:paraId="7570319F"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6C2C99D9" w14:textId="77777777" w:rsidR="00A0559A" w:rsidRPr="00807B87" w:rsidRDefault="00A0559A" w:rsidP="008D36B9">
            <w:pPr>
              <w:pStyle w:val="ListParagraph"/>
              <w:numPr>
                <w:ilvl w:val="0"/>
                <w:numId w:val="30"/>
              </w:numPr>
              <w:spacing w:after="120" w:line="360" w:lineRule="auto"/>
              <w:ind w:left="357" w:hanging="357"/>
              <w:rPr>
                <w:rFonts w:cs="Times New Roman"/>
              </w:rPr>
            </w:pPr>
            <w:r w:rsidRPr="00807B87">
              <w:rPr>
                <w:rFonts w:cs="Times New Roman"/>
              </w:rPr>
              <w:t>Annotate ingredients classes to be used as filters.</w:t>
            </w:r>
          </w:p>
        </w:tc>
      </w:tr>
      <w:tr w:rsidR="00A0559A" w:rsidRPr="00807B87" w14:paraId="03CADB5C" w14:textId="77777777" w:rsidTr="008D36B9">
        <w:tc>
          <w:tcPr>
            <w:tcW w:w="8516" w:type="dxa"/>
          </w:tcPr>
          <w:p w14:paraId="3A525670"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0948F028" w14:textId="77777777" w:rsidTr="008D36B9">
        <w:tc>
          <w:tcPr>
            <w:tcW w:w="8516" w:type="dxa"/>
          </w:tcPr>
          <w:p w14:paraId="184E15A4"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06A0F76B" w14:textId="77777777" w:rsidR="00A0559A" w:rsidRPr="00807B87" w:rsidRDefault="00A0559A" w:rsidP="008D36B9">
            <w:pPr>
              <w:pStyle w:val="ListParagraph"/>
              <w:numPr>
                <w:ilvl w:val="0"/>
                <w:numId w:val="28"/>
              </w:numPr>
              <w:spacing w:line="360" w:lineRule="auto"/>
              <w:rPr>
                <w:rFonts w:cs="Times New Roman"/>
              </w:rPr>
            </w:pPr>
            <w:r w:rsidRPr="00807B87">
              <w:rPr>
                <w:rFonts w:cs="Times New Roman"/>
              </w:rPr>
              <w:t>On tree view, choose one of the check boxes in the filter section.</w:t>
            </w:r>
          </w:p>
          <w:p w14:paraId="6840783E" w14:textId="77777777" w:rsidR="00A0559A" w:rsidRPr="00807B87" w:rsidRDefault="00A0559A" w:rsidP="008D36B9">
            <w:pPr>
              <w:pStyle w:val="ListParagraph"/>
              <w:numPr>
                <w:ilvl w:val="0"/>
                <w:numId w:val="28"/>
              </w:numPr>
              <w:spacing w:line="360" w:lineRule="auto"/>
              <w:rPr>
                <w:rFonts w:cs="Times New Roman"/>
              </w:rPr>
            </w:pPr>
            <w:r w:rsidRPr="00807B87">
              <w:rPr>
                <w:rFonts w:cs="Times New Roman"/>
              </w:rPr>
              <w:t>Ingredients are filtered based on the chosen criteria.</w:t>
            </w:r>
          </w:p>
          <w:p w14:paraId="0C51E175" w14:textId="77777777" w:rsidR="00A0559A" w:rsidRPr="00807B87" w:rsidRDefault="00A0559A" w:rsidP="008D36B9">
            <w:pPr>
              <w:pStyle w:val="ListParagraph"/>
              <w:numPr>
                <w:ilvl w:val="0"/>
                <w:numId w:val="28"/>
              </w:numPr>
              <w:spacing w:line="360" w:lineRule="auto"/>
              <w:rPr>
                <w:rFonts w:cs="Times New Roman"/>
              </w:rPr>
            </w:pPr>
            <w:r w:rsidRPr="00807B87">
              <w:rPr>
                <w:rFonts w:cs="Times New Roman"/>
              </w:rPr>
              <w:t>Filtered ingredients are highlighted.</w:t>
            </w:r>
          </w:p>
          <w:p w14:paraId="3C42ED71" w14:textId="77777777" w:rsidR="00A0559A" w:rsidRPr="00807B87" w:rsidRDefault="00A0559A" w:rsidP="008D36B9">
            <w:pPr>
              <w:pStyle w:val="ListParagraph"/>
              <w:numPr>
                <w:ilvl w:val="0"/>
                <w:numId w:val="28"/>
              </w:numPr>
              <w:spacing w:after="120" w:line="360" w:lineRule="auto"/>
              <w:rPr>
                <w:rFonts w:cs="Times New Roman"/>
              </w:rPr>
            </w:pPr>
            <w:r w:rsidRPr="00807B87">
              <w:rPr>
                <w:rFonts w:cs="Times New Roman"/>
              </w:rPr>
              <w:t>The unmatched content is disabled and cannot be chosen.</w:t>
            </w:r>
          </w:p>
          <w:p w14:paraId="6E9BDAC5" w14:textId="77777777" w:rsidR="00A0559A" w:rsidRPr="00807B87" w:rsidRDefault="00A0559A" w:rsidP="008D36B9">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6C24A5C9" w14:textId="77777777" w:rsidR="00A0559A" w:rsidRPr="00807B87" w:rsidRDefault="00A0559A" w:rsidP="008D36B9">
            <w:pPr>
              <w:pStyle w:val="ListParagraph"/>
              <w:numPr>
                <w:ilvl w:val="0"/>
                <w:numId w:val="29"/>
              </w:numPr>
              <w:spacing w:after="120" w:line="360" w:lineRule="auto"/>
              <w:rPr>
                <w:rFonts w:cs="Times New Roman"/>
              </w:rPr>
            </w:pPr>
            <w:r w:rsidRPr="00807B87">
              <w:rPr>
                <w:rFonts w:cs="Times New Roman"/>
              </w:rPr>
              <w:t>Open ontology with Protégé.</w:t>
            </w:r>
          </w:p>
          <w:p w14:paraId="54F8F15A" w14:textId="77777777" w:rsidR="00A0559A" w:rsidRPr="00807B87" w:rsidRDefault="00A0559A" w:rsidP="008D36B9">
            <w:pPr>
              <w:pStyle w:val="ListParagraph"/>
              <w:numPr>
                <w:ilvl w:val="0"/>
                <w:numId w:val="29"/>
              </w:numPr>
              <w:spacing w:after="120" w:line="360" w:lineRule="auto"/>
              <w:ind w:left="357" w:hanging="357"/>
              <w:rPr>
                <w:rFonts w:cs="Times New Roman"/>
              </w:rPr>
            </w:pPr>
            <w:r w:rsidRPr="00807B87">
              <w:rPr>
                <w:rFonts w:cs="Times New Roman"/>
              </w:rPr>
              <w:t>Annotate wanted ingredient classes with hasRole annotation property.</w:t>
            </w:r>
          </w:p>
          <w:p w14:paraId="6D4FE1BC" w14:textId="77777777" w:rsidR="00A0559A" w:rsidRPr="00807B87" w:rsidRDefault="00A0559A" w:rsidP="008D36B9">
            <w:pPr>
              <w:pStyle w:val="ListParagraph"/>
              <w:numPr>
                <w:ilvl w:val="0"/>
                <w:numId w:val="29"/>
              </w:numPr>
              <w:spacing w:after="120" w:line="360" w:lineRule="auto"/>
              <w:rPr>
                <w:rFonts w:cs="Times New Roman"/>
              </w:rPr>
            </w:pPr>
            <w:r w:rsidRPr="00807B87">
              <w:rPr>
                <w:rFonts w:cs="Times New Roman"/>
              </w:rPr>
              <w:t>Write down the “filter” value as constant value.</w:t>
            </w:r>
          </w:p>
          <w:p w14:paraId="2C93D38C" w14:textId="77777777" w:rsidR="00A0559A" w:rsidRPr="00807B87" w:rsidRDefault="00A0559A" w:rsidP="008D36B9">
            <w:pPr>
              <w:pStyle w:val="ListParagraph"/>
              <w:numPr>
                <w:ilvl w:val="0"/>
                <w:numId w:val="29"/>
              </w:numPr>
              <w:spacing w:after="120" w:line="360" w:lineRule="auto"/>
              <w:rPr>
                <w:rFonts w:cs="Times New Roman"/>
              </w:rPr>
            </w:pPr>
            <w:r w:rsidRPr="00807B87">
              <w:rPr>
                <w:rFonts w:cs="Times New Roman"/>
              </w:rPr>
              <w:t>Click Ok.</w:t>
            </w:r>
          </w:p>
          <w:p w14:paraId="3E276B37" w14:textId="77777777" w:rsidR="00A0559A" w:rsidRPr="00807B87" w:rsidRDefault="00A0559A" w:rsidP="008D36B9">
            <w:pPr>
              <w:pStyle w:val="ListParagraph"/>
              <w:keepNext/>
              <w:numPr>
                <w:ilvl w:val="0"/>
                <w:numId w:val="29"/>
              </w:numPr>
              <w:spacing w:after="120" w:line="360" w:lineRule="auto"/>
              <w:rPr>
                <w:rFonts w:cs="Times New Roman"/>
              </w:rPr>
            </w:pPr>
            <w:r w:rsidRPr="00807B87">
              <w:rPr>
                <w:rFonts w:cs="Times New Roman"/>
              </w:rPr>
              <w:t>Save ontology file.</w:t>
            </w:r>
          </w:p>
        </w:tc>
      </w:tr>
    </w:tbl>
    <w:p w14:paraId="4E31D378" w14:textId="77777777" w:rsidR="00A0559A" w:rsidRDefault="00A0559A" w:rsidP="00A0559A">
      <w:pPr>
        <w:pStyle w:val="Caption"/>
        <w:spacing w:line="360" w:lineRule="auto"/>
      </w:pPr>
      <w:bookmarkStart w:id="114" w:name="_Ref268178439"/>
      <w:bookmarkStart w:id="115" w:name="_Toc269312570"/>
      <w:r>
        <w:t xml:space="preserve">Table </w:t>
      </w:r>
      <w:fldSimple w:instr=" SEQ Table \* ARABIC ">
        <w:r w:rsidR="00F06A24">
          <w:rPr>
            <w:noProof/>
          </w:rPr>
          <w:t>6</w:t>
        </w:r>
      </w:fldSimple>
      <w:r>
        <w:t>: Tree View Filter user story</w:t>
      </w:r>
      <w:bookmarkEnd w:id="114"/>
      <w:bookmarkEnd w:id="115"/>
    </w:p>
    <w:tbl>
      <w:tblPr>
        <w:tblStyle w:val="TableGrid"/>
        <w:tblW w:w="0" w:type="auto"/>
        <w:tblLook w:val="0600" w:firstRow="0" w:lastRow="0" w:firstColumn="0" w:lastColumn="0" w:noHBand="1" w:noVBand="1"/>
      </w:tblPr>
      <w:tblGrid>
        <w:gridCol w:w="8516"/>
      </w:tblGrid>
      <w:tr w:rsidR="00A0559A" w:rsidRPr="00807B87" w14:paraId="35896E4E" w14:textId="77777777" w:rsidTr="008D36B9">
        <w:tc>
          <w:tcPr>
            <w:tcW w:w="8516" w:type="dxa"/>
          </w:tcPr>
          <w:p w14:paraId="688A917C"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26FC3BA8"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2560F502" w14:textId="77777777" w:rsidTr="008D36B9">
        <w:tc>
          <w:tcPr>
            <w:tcW w:w="8516" w:type="dxa"/>
          </w:tcPr>
          <w:p w14:paraId="74596ABE"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List View Filter</w:t>
            </w:r>
          </w:p>
        </w:tc>
      </w:tr>
      <w:tr w:rsidR="00A0559A" w:rsidRPr="00807B87" w14:paraId="19E54A7E" w14:textId="77777777" w:rsidTr="008D36B9">
        <w:tc>
          <w:tcPr>
            <w:tcW w:w="8516" w:type="dxa"/>
          </w:tcPr>
          <w:p w14:paraId="13A41C7B"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tc>
      </w:tr>
      <w:tr w:rsidR="00A0559A" w:rsidRPr="00807B87" w14:paraId="77AFEB6B" w14:textId="77777777" w:rsidTr="008D36B9">
        <w:tc>
          <w:tcPr>
            <w:tcW w:w="8516" w:type="dxa"/>
          </w:tcPr>
          <w:p w14:paraId="0C6772E8"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29539CB9" w14:textId="77777777" w:rsidTr="008D36B9">
        <w:tc>
          <w:tcPr>
            <w:tcW w:w="8516" w:type="dxa"/>
          </w:tcPr>
          <w:p w14:paraId="32E77077"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73D26429"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filter text field.</w:t>
            </w:r>
          </w:p>
          <w:p w14:paraId="69597E6A"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filter ingredients by having only the ingredients matching input text.</w:t>
            </w:r>
          </w:p>
        </w:tc>
      </w:tr>
      <w:tr w:rsidR="00A0559A" w:rsidRPr="00807B87" w14:paraId="0DDA3345" w14:textId="77777777" w:rsidTr="008D36B9">
        <w:tc>
          <w:tcPr>
            <w:tcW w:w="8516" w:type="dxa"/>
          </w:tcPr>
          <w:p w14:paraId="07B0347C"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7937CF3B" w14:textId="77777777" w:rsidTr="008D36B9">
        <w:tc>
          <w:tcPr>
            <w:tcW w:w="8516" w:type="dxa"/>
          </w:tcPr>
          <w:p w14:paraId="06ED96B7"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63BBAA3E" w14:textId="77777777" w:rsidR="00A0559A" w:rsidRPr="00807B87" w:rsidRDefault="00A0559A" w:rsidP="008D36B9">
            <w:pPr>
              <w:pStyle w:val="ListParagraph"/>
              <w:numPr>
                <w:ilvl w:val="0"/>
                <w:numId w:val="31"/>
              </w:numPr>
              <w:spacing w:line="360" w:lineRule="auto"/>
              <w:rPr>
                <w:rFonts w:cs="Times New Roman"/>
              </w:rPr>
            </w:pPr>
            <w:r w:rsidRPr="00807B87">
              <w:rPr>
                <w:rFonts w:cs="Times New Roman"/>
              </w:rPr>
              <w:t>On list view, write filter text in the text filed.</w:t>
            </w:r>
          </w:p>
          <w:p w14:paraId="317EFC78" w14:textId="77777777" w:rsidR="00A0559A" w:rsidRPr="00807B87" w:rsidRDefault="00A0559A" w:rsidP="008D36B9">
            <w:pPr>
              <w:pStyle w:val="ListParagraph"/>
              <w:numPr>
                <w:ilvl w:val="0"/>
                <w:numId w:val="31"/>
              </w:numPr>
              <w:spacing w:line="360" w:lineRule="auto"/>
              <w:rPr>
                <w:rFonts w:cs="Times New Roman"/>
              </w:rPr>
            </w:pPr>
            <w:r w:rsidRPr="00807B87">
              <w:rPr>
                <w:rFonts w:cs="Times New Roman"/>
              </w:rPr>
              <w:t>Ingredients are filtered based on the input criteria.</w:t>
            </w:r>
          </w:p>
          <w:p w14:paraId="6FA8494E" w14:textId="77777777" w:rsidR="00A0559A" w:rsidRPr="00807B87" w:rsidRDefault="00A0559A" w:rsidP="008D36B9">
            <w:pPr>
              <w:pStyle w:val="ListParagraph"/>
              <w:numPr>
                <w:ilvl w:val="0"/>
                <w:numId w:val="31"/>
              </w:numPr>
              <w:spacing w:line="360" w:lineRule="auto"/>
              <w:rPr>
                <w:rFonts w:cs="Times New Roman"/>
              </w:rPr>
            </w:pPr>
            <w:r w:rsidRPr="00807B87">
              <w:rPr>
                <w:rFonts w:cs="Times New Roman"/>
              </w:rPr>
              <w:t>Filtered ingredients are displayed.</w:t>
            </w:r>
          </w:p>
          <w:p w14:paraId="26111AA4" w14:textId="77777777" w:rsidR="00A0559A" w:rsidRPr="00807B87" w:rsidRDefault="00A0559A" w:rsidP="008D36B9">
            <w:pPr>
              <w:pStyle w:val="ListParagraph"/>
              <w:keepNext/>
              <w:numPr>
                <w:ilvl w:val="0"/>
                <w:numId w:val="31"/>
              </w:numPr>
              <w:spacing w:after="120" w:line="360" w:lineRule="auto"/>
              <w:rPr>
                <w:rFonts w:cs="Times New Roman"/>
              </w:rPr>
            </w:pPr>
            <w:r w:rsidRPr="00807B87">
              <w:rPr>
                <w:rFonts w:cs="Times New Roman"/>
              </w:rPr>
              <w:t>The unmatched content is not displayed and cannot be chosen.</w:t>
            </w:r>
          </w:p>
        </w:tc>
      </w:tr>
    </w:tbl>
    <w:p w14:paraId="6D15F97A" w14:textId="77777777" w:rsidR="00A0559A" w:rsidRDefault="00A0559A" w:rsidP="00A0559A">
      <w:pPr>
        <w:pStyle w:val="Caption"/>
        <w:spacing w:line="360" w:lineRule="auto"/>
      </w:pPr>
      <w:bookmarkStart w:id="116" w:name="_Ref268343924"/>
      <w:bookmarkStart w:id="117" w:name="_Toc269312571"/>
      <w:r>
        <w:t xml:space="preserve">Table </w:t>
      </w:r>
      <w:fldSimple w:instr=" SEQ Table \* ARABIC ">
        <w:r w:rsidR="00F06A24">
          <w:rPr>
            <w:noProof/>
          </w:rPr>
          <w:t>7</w:t>
        </w:r>
      </w:fldSimple>
      <w:r>
        <w:t>: List View Filter user story</w:t>
      </w:r>
      <w:bookmarkEnd w:id="116"/>
      <w:bookmarkEnd w:id="117"/>
    </w:p>
    <w:tbl>
      <w:tblPr>
        <w:tblStyle w:val="TableGrid"/>
        <w:tblW w:w="0" w:type="auto"/>
        <w:tblLook w:val="0600" w:firstRow="0" w:lastRow="0" w:firstColumn="0" w:lastColumn="0" w:noHBand="1" w:noVBand="1"/>
      </w:tblPr>
      <w:tblGrid>
        <w:gridCol w:w="8516"/>
      </w:tblGrid>
      <w:tr w:rsidR="00A0559A" w:rsidRPr="00807B87" w14:paraId="018FBE15" w14:textId="77777777" w:rsidTr="008D36B9">
        <w:tc>
          <w:tcPr>
            <w:tcW w:w="8516" w:type="dxa"/>
          </w:tcPr>
          <w:p w14:paraId="7F109EA6"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3BA344B6"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63B8112A" w14:textId="77777777" w:rsidTr="008D36B9">
        <w:tc>
          <w:tcPr>
            <w:tcW w:w="8516" w:type="dxa"/>
          </w:tcPr>
          <w:p w14:paraId="027BD571"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Query</w:t>
            </w:r>
          </w:p>
        </w:tc>
      </w:tr>
      <w:tr w:rsidR="00A0559A" w:rsidRPr="00807B87" w14:paraId="286B6A28" w14:textId="77777777" w:rsidTr="008D36B9">
        <w:tc>
          <w:tcPr>
            <w:tcW w:w="8516" w:type="dxa"/>
          </w:tcPr>
          <w:p w14:paraId="277757AE"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tc>
      </w:tr>
      <w:tr w:rsidR="00A0559A" w:rsidRPr="00807B87" w14:paraId="58A7EDB5" w14:textId="77777777" w:rsidTr="008D36B9">
        <w:tc>
          <w:tcPr>
            <w:tcW w:w="8516" w:type="dxa"/>
          </w:tcPr>
          <w:p w14:paraId="3BD43FFF"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324763E3" w14:textId="77777777" w:rsidTr="008D36B9">
        <w:tc>
          <w:tcPr>
            <w:tcW w:w="8516" w:type="dxa"/>
          </w:tcPr>
          <w:p w14:paraId="3D570AF3"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4F4BF015"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ingredients and two input list for included and excluded ingredients.</w:t>
            </w:r>
          </w:p>
          <w:p w14:paraId="2F462D5F"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the result that sushi ingredients match included and excluded ingredients.</w:t>
            </w:r>
          </w:p>
        </w:tc>
      </w:tr>
      <w:tr w:rsidR="00A0559A" w:rsidRPr="00807B87" w14:paraId="7B312343" w14:textId="77777777" w:rsidTr="008D36B9">
        <w:tc>
          <w:tcPr>
            <w:tcW w:w="8516" w:type="dxa"/>
          </w:tcPr>
          <w:p w14:paraId="77CFD527"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58B8A1B4" w14:textId="77777777" w:rsidTr="008D36B9">
        <w:tc>
          <w:tcPr>
            <w:tcW w:w="8516" w:type="dxa"/>
          </w:tcPr>
          <w:p w14:paraId="2722C956"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7C92B5CA" w14:textId="77777777" w:rsidR="00A0559A" w:rsidRPr="00807B87" w:rsidRDefault="00A0559A" w:rsidP="008D36B9">
            <w:pPr>
              <w:pStyle w:val="ListParagraph"/>
              <w:numPr>
                <w:ilvl w:val="0"/>
                <w:numId w:val="32"/>
              </w:numPr>
              <w:spacing w:line="360" w:lineRule="auto"/>
              <w:rPr>
                <w:rFonts w:cs="Times New Roman"/>
              </w:rPr>
            </w:pPr>
            <w:r w:rsidRPr="00807B87">
              <w:rPr>
                <w:rFonts w:cs="Times New Roman"/>
              </w:rPr>
              <w:t>On list or tree view, select ingredient.</w:t>
            </w:r>
          </w:p>
          <w:p w14:paraId="23550683" w14:textId="77777777" w:rsidR="00A0559A" w:rsidRPr="00807B87" w:rsidRDefault="00A0559A" w:rsidP="008D36B9">
            <w:pPr>
              <w:pStyle w:val="ListParagraph"/>
              <w:numPr>
                <w:ilvl w:val="0"/>
                <w:numId w:val="32"/>
              </w:numPr>
              <w:spacing w:line="360" w:lineRule="auto"/>
              <w:rPr>
                <w:rFonts w:cs="Times New Roman"/>
              </w:rPr>
            </w:pPr>
            <w:r w:rsidRPr="00807B87">
              <w:rPr>
                <w:rFonts w:cs="Times New Roman"/>
              </w:rPr>
              <w:t>Click on the add button to add selected ingredient to included or excluded lists.</w:t>
            </w:r>
          </w:p>
          <w:p w14:paraId="0FE79A72" w14:textId="77777777" w:rsidR="00A0559A" w:rsidRPr="00807B87" w:rsidRDefault="00A0559A" w:rsidP="008D36B9">
            <w:pPr>
              <w:pStyle w:val="ListParagraph"/>
              <w:numPr>
                <w:ilvl w:val="0"/>
                <w:numId w:val="32"/>
              </w:numPr>
              <w:spacing w:line="360" w:lineRule="auto"/>
              <w:rPr>
                <w:rFonts w:cs="Times New Roman"/>
              </w:rPr>
            </w:pPr>
            <w:r w:rsidRPr="00807B87">
              <w:rPr>
                <w:rFonts w:cs="Times New Roman"/>
              </w:rPr>
              <w:t>Click on the rem button to remove selected ingredient to included or excluded lists.</w:t>
            </w:r>
          </w:p>
          <w:p w14:paraId="431CCC80" w14:textId="77777777" w:rsidR="00A0559A" w:rsidRPr="00807B87" w:rsidRDefault="00A0559A" w:rsidP="008D36B9">
            <w:pPr>
              <w:pStyle w:val="ListParagraph"/>
              <w:numPr>
                <w:ilvl w:val="0"/>
                <w:numId w:val="32"/>
              </w:numPr>
              <w:spacing w:after="120" w:line="360" w:lineRule="auto"/>
              <w:rPr>
                <w:rFonts w:cs="Times New Roman"/>
              </w:rPr>
            </w:pPr>
            <w:r w:rsidRPr="00807B87">
              <w:rPr>
                <w:rFonts w:cs="Times New Roman"/>
              </w:rPr>
              <w:t>Click on run button.</w:t>
            </w:r>
          </w:p>
          <w:p w14:paraId="42DE101C" w14:textId="77777777" w:rsidR="00A0559A" w:rsidRPr="00807B87" w:rsidRDefault="00A0559A" w:rsidP="008D36B9">
            <w:pPr>
              <w:pStyle w:val="ListParagraph"/>
              <w:numPr>
                <w:ilvl w:val="0"/>
                <w:numId w:val="32"/>
              </w:numPr>
              <w:spacing w:after="120" w:line="360" w:lineRule="auto"/>
              <w:rPr>
                <w:rFonts w:cs="Times New Roman"/>
              </w:rPr>
            </w:pPr>
            <w:r w:rsidRPr="00807B87">
              <w:rPr>
                <w:rFonts w:cs="Times New Roman"/>
              </w:rPr>
              <w:t>Tool shows the results.</w:t>
            </w:r>
          </w:p>
          <w:p w14:paraId="5C1CD232" w14:textId="77777777" w:rsidR="00A0559A" w:rsidRPr="00807B87" w:rsidRDefault="00A0559A" w:rsidP="008D36B9">
            <w:pPr>
              <w:pStyle w:val="ListParagraph"/>
              <w:keepNext/>
              <w:numPr>
                <w:ilvl w:val="0"/>
                <w:numId w:val="32"/>
              </w:numPr>
              <w:spacing w:after="120" w:line="360" w:lineRule="auto"/>
              <w:rPr>
                <w:rFonts w:cs="Times New Roman"/>
              </w:rPr>
            </w:pPr>
            <w:r w:rsidRPr="00807B87">
              <w:rPr>
                <w:rFonts w:cs="Times New Roman"/>
              </w:rPr>
              <w:t xml:space="preserve">Click on back button to go back </w:t>
            </w:r>
            <w:proofErr w:type="gramStart"/>
            <w:r w:rsidRPr="00807B87">
              <w:rPr>
                <w:rFonts w:cs="Times New Roman"/>
              </w:rPr>
              <w:t>and  form</w:t>
            </w:r>
            <w:proofErr w:type="gramEnd"/>
            <w:r w:rsidRPr="00807B87">
              <w:rPr>
                <w:rFonts w:cs="Times New Roman"/>
              </w:rPr>
              <w:t xml:space="preserve"> another query.</w:t>
            </w:r>
          </w:p>
        </w:tc>
      </w:tr>
    </w:tbl>
    <w:p w14:paraId="3E20528E" w14:textId="77777777" w:rsidR="00A0559A" w:rsidRDefault="00A0559A" w:rsidP="00A0559A">
      <w:pPr>
        <w:pStyle w:val="Caption"/>
        <w:spacing w:line="360" w:lineRule="auto"/>
      </w:pPr>
      <w:bookmarkStart w:id="118" w:name="_Toc269312572"/>
      <w:r>
        <w:t xml:space="preserve">Table </w:t>
      </w:r>
      <w:fldSimple w:instr=" SEQ Table \* ARABIC ">
        <w:r w:rsidR="00F06A24">
          <w:rPr>
            <w:noProof/>
          </w:rPr>
          <w:t>8</w:t>
        </w:r>
      </w:fldSimple>
      <w:r>
        <w:t>: Query user story</w:t>
      </w:r>
      <w:bookmarkEnd w:id="118"/>
    </w:p>
    <w:tbl>
      <w:tblPr>
        <w:tblStyle w:val="TableGrid"/>
        <w:tblW w:w="0" w:type="auto"/>
        <w:tblLook w:val="0600" w:firstRow="0" w:lastRow="0" w:firstColumn="0" w:lastColumn="0" w:noHBand="1" w:noVBand="1"/>
      </w:tblPr>
      <w:tblGrid>
        <w:gridCol w:w="8516"/>
      </w:tblGrid>
      <w:tr w:rsidR="00A0559A" w:rsidRPr="00807B87" w14:paraId="165B9B0B" w14:textId="77777777" w:rsidTr="008D36B9">
        <w:tc>
          <w:tcPr>
            <w:tcW w:w="8516" w:type="dxa"/>
          </w:tcPr>
          <w:p w14:paraId="790BD518"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55FAECCF"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63ADA9B9" w14:textId="77777777" w:rsidTr="008D36B9">
        <w:tc>
          <w:tcPr>
            <w:tcW w:w="8516" w:type="dxa"/>
          </w:tcPr>
          <w:p w14:paraId="5357A04E"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Facet</w:t>
            </w:r>
          </w:p>
        </w:tc>
      </w:tr>
      <w:tr w:rsidR="00A0559A" w:rsidRPr="00807B87" w14:paraId="40D1D543" w14:textId="77777777" w:rsidTr="008D36B9">
        <w:tc>
          <w:tcPr>
            <w:tcW w:w="8516" w:type="dxa"/>
          </w:tcPr>
          <w:p w14:paraId="185512CC"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12BEE7DD"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tc>
      </w:tr>
      <w:tr w:rsidR="00A0559A" w:rsidRPr="00807B87" w14:paraId="134BFB3B" w14:textId="77777777" w:rsidTr="008D36B9">
        <w:tc>
          <w:tcPr>
            <w:tcW w:w="8516" w:type="dxa"/>
          </w:tcPr>
          <w:p w14:paraId="4CEF4C39"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143580D4" w14:textId="77777777" w:rsidTr="008D36B9">
        <w:tc>
          <w:tcPr>
            <w:tcW w:w="8516" w:type="dxa"/>
          </w:tcPr>
          <w:p w14:paraId="64F1B5B6"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27D4F88F"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facets options upon getting the result.</w:t>
            </w:r>
          </w:p>
          <w:p w14:paraId="30505FF0"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filter result.</w:t>
            </w:r>
          </w:p>
          <w:p w14:paraId="167D59CD"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new result upon applying the facets.</w:t>
            </w:r>
          </w:p>
          <w:p w14:paraId="61EAB841"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Different facets have different filtered results.</w:t>
            </w:r>
          </w:p>
          <w:p w14:paraId="04AB8AF4"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43FE775A" w14:textId="77777777" w:rsidR="00A0559A" w:rsidRPr="00807B87" w:rsidRDefault="00A0559A" w:rsidP="008D36B9">
            <w:pPr>
              <w:pStyle w:val="ListParagraph"/>
              <w:numPr>
                <w:ilvl w:val="0"/>
                <w:numId w:val="30"/>
              </w:numPr>
              <w:spacing w:after="120" w:line="360" w:lineRule="auto"/>
              <w:ind w:left="357" w:hanging="357"/>
              <w:rPr>
                <w:rFonts w:cs="Times New Roman"/>
              </w:rPr>
            </w:pPr>
            <w:r w:rsidRPr="00807B87">
              <w:rPr>
                <w:rFonts w:cs="Times New Roman"/>
              </w:rPr>
              <w:t>Annotate value partition classes to be used as facets.</w:t>
            </w:r>
          </w:p>
        </w:tc>
      </w:tr>
      <w:tr w:rsidR="00A0559A" w:rsidRPr="00807B87" w14:paraId="7336B8D2" w14:textId="77777777" w:rsidTr="008D36B9">
        <w:tc>
          <w:tcPr>
            <w:tcW w:w="8516" w:type="dxa"/>
          </w:tcPr>
          <w:p w14:paraId="639C0347"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04C59B55" w14:textId="77777777" w:rsidTr="008D36B9">
        <w:tc>
          <w:tcPr>
            <w:tcW w:w="8516" w:type="dxa"/>
          </w:tcPr>
          <w:p w14:paraId="155D3E10"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3522A356" w14:textId="77777777" w:rsidR="00A0559A" w:rsidRPr="00807B87" w:rsidRDefault="00A0559A" w:rsidP="008D36B9">
            <w:pPr>
              <w:pStyle w:val="ListParagraph"/>
              <w:numPr>
                <w:ilvl w:val="0"/>
                <w:numId w:val="33"/>
              </w:numPr>
              <w:spacing w:line="360" w:lineRule="auto"/>
              <w:rPr>
                <w:rFonts w:cs="Times New Roman"/>
              </w:rPr>
            </w:pPr>
            <w:r w:rsidRPr="00807B87">
              <w:rPr>
                <w:rFonts w:cs="Times New Roman"/>
              </w:rPr>
              <w:t>Upon getting the result, choose one of the radio buttons in the facet section.</w:t>
            </w:r>
          </w:p>
          <w:p w14:paraId="0CE0E493" w14:textId="77777777" w:rsidR="00A0559A" w:rsidRPr="00807B87" w:rsidRDefault="00A0559A" w:rsidP="008D36B9">
            <w:pPr>
              <w:pStyle w:val="ListParagraph"/>
              <w:numPr>
                <w:ilvl w:val="0"/>
                <w:numId w:val="33"/>
              </w:numPr>
              <w:spacing w:line="360" w:lineRule="auto"/>
              <w:rPr>
                <w:rFonts w:cs="Times New Roman"/>
              </w:rPr>
            </w:pPr>
            <w:r w:rsidRPr="00807B87">
              <w:rPr>
                <w:rFonts w:cs="Times New Roman"/>
              </w:rPr>
              <w:t>Result view refreshed with the new filtered result.</w:t>
            </w:r>
          </w:p>
          <w:p w14:paraId="2AAD9613" w14:textId="77777777" w:rsidR="00A0559A" w:rsidRPr="00807B87" w:rsidRDefault="00A0559A" w:rsidP="008D36B9">
            <w:pPr>
              <w:pStyle w:val="ListParagraph"/>
              <w:numPr>
                <w:ilvl w:val="0"/>
                <w:numId w:val="33"/>
              </w:numPr>
              <w:spacing w:after="120" w:line="360" w:lineRule="auto"/>
              <w:ind w:left="357" w:hanging="357"/>
              <w:rPr>
                <w:rFonts w:cs="Times New Roman"/>
              </w:rPr>
            </w:pPr>
            <w:r w:rsidRPr="00807B87">
              <w:rPr>
                <w:rFonts w:cs="Times New Roman"/>
              </w:rPr>
              <w:t>Choose All Result radio button to get the original result.</w:t>
            </w:r>
          </w:p>
          <w:p w14:paraId="606312FE"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53DC8E09" w14:textId="77777777" w:rsidR="00A0559A" w:rsidRPr="00807B87" w:rsidRDefault="00A0559A" w:rsidP="008D36B9">
            <w:pPr>
              <w:pStyle w:val="ListParagraph"/>
              <w:numPr>
                <w:ilvl w:val="0"/>
                <w:numId w:val="34"/>
              </w:numPr>
              <w:spacing w:line="360" w:lineRule="auto"/>
              <w:rPr>
                <w:rFonts w:cs="Times New Roman"/>
              </w:rPr>
            </w:pPr>
            <w:r w:rsidRPr="00807B87">
              <w:rPr>
                <w:rFonts w:cs="Times New Roman"/>
              </w:rPr>
              <w:t>Open ontology with Protégé.</w:t>
            </w:r>
          </w:p>
          <w:p w14:paraId="4F41E176" w14:textId="77777777" w:rsidR="00A0559A" w:rsidRPr="00807B87" w:rsidRDefault="00A0559A" w:rsidP="008D36B9">
            <w:pPr>
              <w:pStyle w:val="ListParagraph"/>
              <w:numPr>
                <w:ilvl w:val="0"/>
                <w:numId w:val="34"/>
              </w:numPr>
              <w:spacing w:after="120" w:line="360" w:lineRule="auto"/>
              <w:rPr>
                <w:rFonts w:cs="Times New Roman"/>
              </w:rPr>
            </w:pPr>
            <w:r w:rsidRPr="00807B87">
              <w:rPr>
                <w:rFonts w:cs="Times New Roman"/>
              </w:rPr>
              <w:t>Annotate wanted partition value classes with hasRole annotation property.</w:t>
            </w:r>
          </w:p>
          <w:p w14:paraId="2D733ED0" w14:textId="77777777" w:rsidR="00A0559A" w:rsidRPr="00807B87" w:rsidRDefault="00A0559A" w:rsidP="008D36B9">
            <w:pPr>
              <w:pStyle w:val="ListParagraph"/>
              <w:numPr>
                <w:ilvl w:val="0"/>
                <w:numId w:val="34"/>
              </w:numPr>
              <w:spacing w:after="120" w:line="360" w:lineRule="auto"/>
              <w:rPr>
                <w:rFonts w:cs="Times New Roman"/>
              </w:rPr>
            </w:pPr>
            <w:r w:rsidRPr="00807B87">
              <w:rPr>
                <w:rFonts w:cs="Times New Roman"/>
              </w:rPr>
              <w:t>Write down the “facet” value as constant value.</w:t>
            </w:r>
          </w:p>
          <w:p w14:paraId="393D8E53" w14:textId="77777777" w:rsidR="00A0559A" w:rsidRPr="00807B87" w:rsidRDefault="00A0559A" w:rsidP="008D36B9">
            <w:pPr>
              <w:pStyle w:val="ListParagraph"/>
              <w:numPr>
                <w:ilvl w:val="0"/>
                <w:numId w:val="34"/>
              </w:numPr>
              <w:spacing w:after="120" w:line="360" w:lineRule="auto"/>
              <w:rPr>
                <w:rFonts w:cs="Times New Roman"/>
              </w:rPr>
            </w:pPr>
            <w:r w:rsidRPr="00807B87">
              <w:rPr>
                <w:rFonts w:cs="Times New Roman"/>
              </w:rPr>
              <w:t>Annotate wanted partition value classes with hasProperty annotation property.</w:t>
            </w:r>
          </w:p>
          <w:p w14:paraId="0989DB0D" w14:textId="77777777" w:rsidR="00A0559A" w:rsidRPr="00807B87" w:rsidRDefault="00A0559A" w:rsidP="008D36B9">
            <w:pPr>
              <w:pStyle w:val="ListParagraph"/>
              <w:numPr>
                <w:ilvl w:val="0"/>
                <w:numId w:val="34"/>
              </w:numPr>
              <w:spacing w:after="120" w:line="360" w:lineRule="auto"/>
              <w:rPr>
                <w:rFonts w:cs="Times New Roman"/>
              </w:rPr>
            </w:pPr>
            <w:r w:rsidRPr="00807B87">
              <w:rPr>
                <w:rFonts w:cs="Times New Roman"/>
              </w:rPr>
              <w:t>Choose IRI tab to input the value of hasProperty.</w:t>
            </w:r>
          </w:p>
          <w:p w14:paraId="08A52D7C" w14:textId="77777777" w:rsidR="00A0559A" w:rsidRPr="00807B87" w:rsidRDefault="00A0559A" w:rsidP="008D36B9">
            <w:pPr>
              <w:pStyle w:val="ListParagraph"/>
              <w:numPr>
                <w:ilvl w:val="0"/>
                <w:numId w:val="34"/>
              </w:numPr>
              <w:spacing w:after="120" w:line="360" w:lineRule="auto"/>
              <w:rPr>
                <w:rFonts w:cs="Times New Roman"/>
              </w:rPr>
            </w:pPr>
            <w:r w:rsidRPr="00807B87">
              <w:rPr>
                <w:rFonts w:cs="Times New Roman"/>
              </w:rPr>
              <w:t>Choose Object Properties tab,</w:t>
            </w:r>
          </w:p>
          <w:p w14:paraId="43CEA485" w14:textId="77777777" w:rsidR="00A0559A" w:rsidRPr="00807B87" w:rsidRDefault="00A0559A" w:rsidP="008D36B9">
            <w:pPr>
              <w:pStyle w:val="ListParagraph"/>
              <w:numPr>
                <w:ilvl w:val="0"/>
                <w:numId w:val="34"/>
              </w:numPr>
              <w:spacing w:after="120" w:line="360" w:lineRule="auto"/>
              <w:rPr>
                <w:rFonts w:cs="Times New Roman"/>
              </w:rPr>
            </w:pPr>
            <w:r w:rsidRPr="00807B87">
              <w:rPr>
                <w:rFonts w:cs="Times New Roman"/>
              </w:rPr>
              <w:t>Choose object property that connect ingredient with partition class.</w:t>
            </w:r>
          </w:p>
          <w:p w14:paraId="698A5E2D" w14:textId="77777777" w:rsidR="00A0559A" w:rsidRPr="00807B87" w:rsidRDefault="00A0559A" w:rsidP="008D36B9">
            <w:pPr>
              <w:pStyle w:val="ListParagraph"/>
              <w:numPr>
                <w:ilvl w:val="0"/>
                <w:numId w:val="34"/>
              </w:numPr>
              <w:spacing w:after="120" w:line="360" w:lineRule="auto"/>
              <w:rPr>
                <w:rFonts w:cs="Times New Roman"/>
              </w:rPr>
            </w:pPr>
            <w:r>
              <w:rPr>
                <w:rFonts w:cs="Times New Roman"/>
              </w:rPr>
              <w:t>Click OK</w:t>
            </w:r>
            <w:r w:rsidRPr="00807B87">
              <w:rPr>
                <w:rFonts w:cs="Times New Roman"/>
              </w:rPr>
              <w:t>.</w:t>
            </w:r>
          </w:p>
          <w:p w14:paraId="7C4BD8B5" w14:textId="77777777" w:rsidR="00A0559A" w:rsidRPr="00807B87" w:rsidRDefault="00A0559A" w:rsidP="008D36B9">
            <w:pPr>
              <w:pStyle w:val="ListParagraph"/>
              <w:keepNext/>
              <w:numPr>
                <w:ilvl w:val="0"/>
                <w:numId w:val="34"/>
              </w:numPr>
              <w:spacing w:after="120" w:line="360" w:lineRule="auto"/>
              <w:rPr>
                <w:rFonts w:cs="Times New Roman"/>
              </w:rPr>
            </w:pPr>
            <w:r w:rsidRPr="00807B87">
              <w:rPr>
                <w:rFonts w:cs="Times New Roman"/>
              </w:rPr>
              <w:t>Save ontology file.</w:t>
            </w:r>
          </w:p>
        </w:tc>
      </w:tr>
    </w:tbl>
    <w:p w14:paraId="2BE4BDDC" w14:textId="77777777" w:rsidR="00A0559A" w:rsidRPr="001543AD" w:rsidRDefault="00A0559A" w:rsidP="00A0559A">
      <w:pPr>
        <w:pStyle w:val="Caption"/>
        <w:spacing w:line="360" w:lineRule="auto"/>
      </w:pPr>
      <w:bookmarkStart w:id="119" w:name="_Ref268709230"/>
      <w:bookmarkStart w:id="120" w:name="_Toc269312573"/>
      <w:r>
        <w:t xml:space="preserve">Table </w:t>
      </w:r>
      <w:fldSimple w:instr=" SEQ Table \* ARABIC ">
        <w:r w:rsidR="00F06A24">
          <w:rPr>
            <w:noProof/>
          </w:rPr>
          <w:t>9</w:t>
        </w:r>
      </w:fldSimple>
      <w:r>
        <w:t>: Facet user story</w:t>
      </w:r>
      <w:bookmarkEnd w:id="119"/>
      <w:bookmarkEnd w:id="120"/>
    </w:p>
    <w:p w14:paraId="227C122D" w14:textId="77777777" w:rsidR="00990ED1" w:rsidRPr="00372545" w:rsidRDefault="00990ED1" w:rsidP="00CA4FD0">
      <w:pPr>
        <w:spacing w:line="360" w:lineRule="auto"/>
        <w:jc w:val="both"/>
      </w:pPr>
    </w:p>
    <w:p w14:paraId="365B72E9" w14:textId="3BD33636" w:rsidR="00666919" w:rsidRDefault="00EF5760" w:rsidP="00CA4FD0">
      <w:pPr>
        <w:pStyle w:val="Heading2"/>
        <w:spacing w:line="360" w:lineRule="auto"/>
      </w:pPr>
      <w:bookmarkStart w:id="121" w:name="_Ref268063913"/>
      <w:bookmarkStart w:id="122" w:name="_Toc269411825"/>
      <w:r>
        <w:t>Sushi Ontology</w:t>
      </w:r>
      <w:r w:rsidR="00A83825">
        <w:t xml:space="preserve"> Design</w:t>
      </w:r>
      <w:bookmarkEnd w:id="121"/>
      <w:bookmarkEnd w:id="122"/>
    </w:p>
    <w:p w14:paraId="601275CD" w14:textId="3DE2E3B8" w:rsidR="001C6D61" w:rsidRDefault="00E22934" w:rsidP="00CA4FD0">
      <w:pPr>
        <w:spacing w:line="360" w:lineRule="auto"/>
        <w:jc w:val="both"/>
      </w:pPr>
      <w:r>
        <w:t>In this section,</w:t>
      </w:r>
      <w:r w:rsidR="009F5D30">
        <w:t xml:space="preserve"> an example of design of ontology that used with the tool is given. It</w:t>
      </w:r>
      <w:r>
        <w:t xml:space="preserve"> details of designing Sushi Ontology are provided. It shows the class hierarchy, object properties, and annotation properties. </w:t>
      </w:r>
      <w:r w:rsidR="00F26F6C">
        <w:t>Then, it</w:t>
      </w:r>
      <w:r>
        <w:t xml:space="preserve"> </w:t>
      </w:r>
      <w:r w:rsidR="00F26F6C">
        <w:t>explains semantics used. F</w:t>
      </w:r>
      <w:r w:rsidR="00156FA1">
        <w:t xml:space="preserve">inally, it provides some examples of </w:t>
      </w:r>
      <w:r w:rsidR="00CF6480">
        <w:t>DL queries that are applied on the ontology.</w:t>
      </w:r>
    </w:p>
    <w:p w14:paraId="15B03238" w14:textId="77777777" w:rsidR="00E0083C" w:rsidRDefault="00E0083C" w:rsidP="00CA4FD0">
      <w:pPr>
        <w:spacing w:line="360" w:lineRule="auto"/>
        <w:jc w:val="both"/>
      </w:pPr>
    </w:p>
    <w:p w14:paraId="2149FF3E" w14:textId="3D755495" w:rsidR="007D7090" w:rsidRPr="009242C6" w:rsidRDefault="001C6D61" w:rsidP="00CA4FD0">
      <w:pPr>
        <w:spacing w:line="360" w:lineRule="auto"/>
        <w:jc w:val="both"/>
      </w:pPr>
      <w:r>
        <w:t xml:space="preserve">This ontology was developed using </w:t>
      </w:r>
      <w:r w:rsidR="00CD6657">
        <w:t>Protégé</w:t>
      </w:r>
      <w:r>
        <w:t>.</w:t>
      </w:r>
    </w:p>
    <w:p w14:paraId="51C7B07A" w14:textId="13A0CA58" w:rsidR="00EF5760" w:rsidRDefault="00304C11" w:rsidP="00CA4FD0">
      <w:pPr>
        <w:pStyle w:val="Heading3"/>
        <w:spacing w:line="360" w:lineRule="auto"/>
        <w:rPr>
          <w:rFonts w:cs="Times New Roman"/>
        </w:rPr>
      </w:pPr>
      <w:bookmarkStart w:id="123" w:name="_Toc269411826"/>
      <w:r w:rsidRPr="00B951CD">
        <w:rPr>
          <w:rFonts w:cs="Times New Roman"/>
        </w:rPr>
        <w:t>Class Hierarchy</w:t>
      </w:r>
      <w:bookmarkEnd w:id="123"/>
    </w:p>
    <w:p w14:paraId="1AE48094" w14:textId="77777777" w:rsidR="00246285" w:rsidRDefault="00B247B9" w:rsidP="00F00AB9">
      <w:pPr>
        <w:keepNext/>
      </w:pPr>
      <w:r>
        <w:rPr>
          <w:noProof/>
        </w:rPr>
        <w:drawing>
          <wp:inline distT="0" distB="0" distL="0" distR="0" wp14:anchorId="386D9828" wp14:editId="55565F6E">
            <wp:extent cx="5270500" cy="4965700"/>
            <wp:effectExtent l="25400" t="25400" r="38100"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s.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4965700"/>
                    </a:xfrm>
                    <a:prstGeom prst="rect">
                      <a:avLst/>
                    </a:prstGeom>
                    <a:ln>
                      <a:solidFill>
                        <a:srgbClr val="000000"/>
                      </a:solidFill>
                    </a:ln>
                    <a:effectLst/>
                  </pic:spPr>
                </pic:pic>
              </a:graphicData>
            </a:graphic>
          </wp:inline>
        </w:drawing>
      </w:r>
    </w:p>
    <w:p w14:paraId="530DEAB4" w14:textId="5BD984B9" w:rsidR="002A3906" w:rsidRDefault="00246285" w:rsidP="00CA4FD0">
      <w:pPr>
        <w:pStyle w:val="Caption"/>
        <w:spacing w:line="360" w:lineRule="auto"/>
      </w:pPr>
      <w:bookmarkStart w:id="124" w:name="_Ref267743703"/>
      <w:bookmarkStart w:id="125" w:name="_Toc269559859"/>
      <w:r>
        <w:t xml:space="preserve">Figure </w:t>
      </w:r>
      <w:fldSimple w:instr=" SEQ Figure \* ARABIC ">
        <w:r w:rsidR="00E149D1">
          <w:rPr>
            <w:noProof/>
          </w:rPr>
          <w:t>9</w:t>
        </w:r>
      </w:fldSimple>
      <w:bookmarkEnd w:id="124"/>
      <w:r>
        <w:t>: Class Hierarchy of the sushi ontology</w:t>
      </w:r>
      <w:bookmarkEnd w:id="125"/>
    </w:p>
    <w:p w14:paraId="68C93DE0" w14:textId="36689EC2" w:rsidR="00DA6DC4" w:rsidRDefault="004202B7" w:rsidP="00CA4FD0">
      <w:pPr>
        <w:spacing w:line="360" w:lineRule="auto"/>
        <w:jc w:val="both"/>
      </w:pPr>
      <w:r>
        <w:fldChar w:fldCharType="begin"/>
      </w:r>
      <w:r>
        <w:instrText xml:space="preserve"> REF _Ref267743703 \h </w:instrText>
      </w:r>
      <w:r>
        <w:fldChar w:fldCharType="separate"/>
      </w:r>
      <w:r w:rsidR="00C431B2">
        <w:t xml:space="preserve">Figure </w:t>
      </w:r>
      <w:r w:rsidR="00C431B2">
        <w:rPr>
          <w:noProof/>
        </w:rPr>
        <w:t>5</w:t>
      </w:r>
      <w:r>
        <w:fldChar w:fldCharType="end"/>
      </w:r>
      <w:r>
        <w:t xml:space="preserve"> </w:t>
      </w:r>
      <w:r w:rsidR="00393885">
        <w:t xml:space="preserve">demonstrates the classes’ hierarchy of the sushi ontology. </w:t>
      </w:r>
      <w:r w:rsidR="00C9401D">
        <w:t xml:space="preserve">The Thing class is default super class of all other classes. The subclasses of Thing class </w:t>
      </w:r>
      <w:r w:rsidR="00DC4E8A">
        <w:t>describe sushi</w:t>
      </w:r>
      <w:r w:rsidR="00B74A5D">
        <w:t xml:space="preserve"> concept domain. </w:t>
      </w:r>
      <w:r w:rsidR="00CC3B3F">
        <w:t xml:space="preserve">Notice that there are two </w:t>
      </w:r>
      <w:r w:rsidR="00332043">
        <w:t>main</w:t>
      </w:r>
      <w:r w:rsidR="00CC3B3F">
        <w:t xml:space="preserve"> classes: </w:t>
      </w:r>
      <w:proofErr w:type="spellStart"/>
      <w:r w:rsidR="00CC3B3F">
        <w:t>NamedSushi</w:t>
      </w:r>
      <w:proofErr w:type="spellEnd"/>
      <w:r w:rsidR="00CC3B3F">
        <w:t xml:space="preserve"> and </w:t>
      </w:r>
      <w:proofErr w:type="spellStart"/>
      <w:r w:rsidR="00CC3B3F">
        <w:t>SushiIngredient</w:t>
      </w:r>
      <w:proofErr w:type="spellEnd"/>
      <w:r w:rsidR="00CC3B3F">
        <w:t xml:space="preserve"> under the generic class Thing</w:t>
      </w:r>
      <w:r w:rsidR="00931B59">
        <w:t>.</w:t>
      </w:r>
      <w:r w:rsidR="008745EB">
        <w:t xml:space="preserve"> </w:t>
      </w:r>
      <w:proofErr w:type="spellStart"/>
      <w:r w:rsidR="008745EB">
        <w:t>NamedSushi</w:t>
      </w:r>
      <w:proofErr w:type="spellEnd"/>
      <w:r w:rsidR="008745EB">
        <w:t xml:space="preserve"> class describes different names of sushi such as </w:t>
      </w:r>
      <w:proofErr w:type="spellStart"/>
      <w:r w:rsidR="008745EB">
        <w:t>AvocadoMaki</w:t>
      </w:r>
      <w:proofErr w:type="spellEnd"/>
      <w:r w:rsidR="008745EB">
        <w:t xml:space="preserve"> and </w:t>
      </w:r>
      <w:proofErr w:type="spellStart"/>
      <w:r w:rsidR="008745EB">
        <w:t>BeefNigiri</w:t>
      </w:r>
      <w:proofErr w:type="spellEnd"/>
      <w:r w:rsidR="008745EB">
        <w:t xml:space="preserve">. While </w:t>
      </w:r>
      <w:proofErr w:type="spellStart"/>
      <w:r w:rsidR="008745EB">
        <w:t>SushiIngredient</w:t>
      </w:r>
      <w:proofErr w:type="spellEnd"/>
      <w:r w:rsidR="008745EB">
        <w:t xml:space="preserve"> class describe the different ingredients of sushi.</w:t>
      </w:r>
    </w:p>
    <w:p w14:paraId="028378EA" w14:textId="77777777" w:rsidR="004A4B6B" w:rsidRDefault="004A4B6B" w:rsidP="00CA4FD0">
      <w:pPr>
        <w:spacing w:line="360" w:lineRule="auto"/>
        <w:jc w:val="both"/>
      </w:pPr>
    </w:p>
    <w:p w14:paraId="2AA32CA8" w14:textId="3EF88175" w:rsidR="00A17229" w:rsidRDefault="002F7CE2" w:rsidP="00CA4FD0">
      <w:pPr>
        <w:spacing w:line="360" w:lineRule="auto"/>
        <w:jc w:val="both"/>
      </w:pPr>
      <w:proofErr w:type="spellStart"/>
      <w:r>
        <w:t>SushiIngredient</w:t>
      </w:r>
      <w:proofErr w:type="spellEnd"/>
      <w:r w:rsidR="00E23F7A">
        <w:t xml:space="preserve"> </w:t>
      </w:r>
      <w:r w:rsidR="00BB2A29">
        <w:t>class classifies</w:t>
      </w:r>
      <w:r w:rsidR="00E23F7A">
        <w:t xml:space="preserve"> the ingredients of sushi from general to specific ingredients. </w:t>
      </w:r>
      <w:r w:rsidR="00BB2A29">
        <w:t>Notice the meat class is general class,</w:t>
      </w:r>
      <w:r w:rsidR="00805E3F">
        <w:t xml:space="preserve"> </w:t>
      </w:r>
      <w:r w:rsidR="00A84FE9">
        <w:t xml:space="preserve">while Beef and Duck class demonstrate specific concepts. Seafood class specifies </w:t>
      </w:r>
      <w:r w:rsidR="001D7C47">
        <w:t>the ingredients furthermore</w:t>
      </w:r>
      <w:r w:rsidR="00A84FE9">
        <w:t xml:space="preserve"> </w:t>
      </w:r>
      <w:r w:rsidR="001D7C47">
        <w:t>to describe the seafood concepts domain.</w:t>
      </w:r>
      <w:r w:rsidR="00710AFE">
        <w:t xml:space="preserve"> Notice also equivalent ingredients classes</w:t>
      </w:r>
      <w:r w:rsidR="00FE66ED">
        <w:t>,</w:t>
      </w:r>
      <w:r w:rsidR="00710AFE">
        <w:t xml:space="preserve"> that are equivalent to some class </w:t>
      </w:r>
      <w:r w:rsidR="00FE66ED">
        <w:t xml:space="preserve">expressions, like </w:t>
      </w:r>
      <w:proofErr w:type="spellStart"/>
      <w:r w:rsidR="00FE66ED">
        <w:t>vegetarianIngredients</w:t>
      </w:r>
      <w:proofErr w:type="spellEnd"/>
      <w:r w:rsidR="00FE66ED">
        <w:t xml:space="preserve">, </w:t>
      </w:r>
      <w:proofErr w:type="spellStart"/>
      <w:r w:rsidR="00FE66ED">
        <w:t>vegenIngredients</w:t>
      </w:r>
      <w:proofErr w:type="spellEnd"/>
      <w:r w:rsidR="00FE66ED">
        <w:t xml:space="preserve">, and </w:t>
      </w:r>
      <w:proofErr w:type="spellStart"/>
      <w:r w:rsidR="00FE66ED">
        <w:t>SpicyIngredients</w:t>
      </w:r>
      <w:proofErr w:type="spellEnd"/>
      <w:r w:rsidR="00FE66ED">
        <w:t>.</w:t>
      </w:r>
      <w:r w:rsidR="008C5083">
        <w:t xml:space="preserve"> </w:t>
      </w:r>
      <w:r w:rsidR="007B657C">
        <w:t xml:space="preserve">Any class under </w:t>
      </w:r>
      <w:proofErr w:type="spellStart"/>
      <w:r w:rsidR="007B657C">
        <w:t>sushiIngredient</w:t>
      </w:r>
      <w:proofErr w:type="spellEnd"/>
      <w:r w:rsidR="007B657C">
        <w:t xml:space="preserve"> can be used as a filter. </w:t>
      </w:r>
    </w:p>
    <w:p w14:paraId="280AD398" w14:textId="77777777" w:rsidR="00D06760" w:rsidRDefault="00D06760" w:rsidP="00CA4FD0">
      <w:pPr>
        <w:spacing w:line="360" w:lineRule="auto"/>
        <w:jc w:val="both"/>
      </w:pPr>
    </w:p>
    <w:p w14:paraId="426427B0" w14:textId="267302A5" w:rsidR="00D06760" w:rsidRPr="002A3906" w:rsidRDefault="001F66E0" w:rsidP="00CA4FD0">
      <w:pPr>
        <w:spacing w:line="360" w:lineRule="auto"/>
        <w:jc w:val="both"/>
      </w:pPr>
      <w:r>
        <w:t>Moreover, t</w:t>
      </w:r>
      <w:r w:rsidR="00E83A12">
        <w:t>his figure also shows the use of value partition pattern</w:t>
      </w:r>
      <w:r w:rsidR="00833E91">
        <w:t>s</w:t>
      </w:r>
      <w:r w:rsidR="00E83A12">
        <w:t xml:space="preserve"> </w:t>
      </w:r>
      <w:r w:rsidR="008D3EE3">
        <w:t>such as S</w:t>
      </w:r>
      <w:r w:rsidR="00833E91">
        <w:t>piciness</w:t>
      </w:r>
      <w:r w:rsidR="003E29E0">
        <w:t xml:space="preserve">, </w:t>
      </w:r>
      <w:proofErr w:type="spellStart"/>
      <w:r w:rsidR="003E29E0">
        <w:t>CookingStyle</w:t>
      </w:r>
      <w:proofErr w:type="spellEnd"/>
      <w:r w:rsidR="003E29E0">
        <w:t xml:space="preserve">, </w:t>
      </w:r>
      <w:r w:rsidR="008D3EE3">
        <w:t>Shape and S</w:t>
      </w:r>
      <w:r w:rsidR="00833E91">
        <w:t>weetness</w:t>
      </w:r>
      <w:r w:rsidR="008D3EE3">
        <w:t xml:space="preserve"> classes</w:t>
      </w:r>
      <w:r w:rsidR="002F6572">
        <w:t>. Spiciness class partition the spiciness into s</w:t>
      </w:r>
      <w:r w:rsidR="00710AFE">
        <w:t xml:space="preserve">picy and </w:t>
      </w:r>
      <w:proofErr w:type="spellStart"/>
      <w:r w:rsidR="00710AFE">
        <w:t>nonS</w:t>
      </w:r>
      <w:r w:rsidR="002F6572">
        <w:t>picy</w:t>
      </w:r>
      <w:proofErr w:type="spellEnd"/>
      <w:r w:rsidR="002F6572">
        <w:t>, and Sweetness into s</w:t>
      </w:r>
      <w:r w:rsidR="00710AFE">
        <w:t xml:space="preserve">weet and </w:t>
      </w:r>
      <w:proofErr w:type="spellStart"/>
      <w:r w:rsidR="00710AFE">
        <w:t>nonS</w:t>
      </w:r>
      <w:r w:rsidR="002F6572">
        <w:t>weet</w:t>
      </w:r>
      <w:proofErr w:type="spellEnd"/>
      <w:r w:rsidR="002F6572">
        <w:t>. Thes</w:t>
      </w:r>
      <w:r w:rsidR="00833E91">
        <w:t>e value partitions can be used to specify facets in order to narrow down the result of a search query.</w:t>
      </w:r>
      <w:r w:rsidR="00D233AC">
        <w:t xml:space="preserve"> For example, spicy class could be use to specify that I want only spicy sushi.</w:t>
      </w:r>
    </w:p>
    <w:p w14:paraId="67D53447" w14:textId="389B71B3" w:rsidR="00A52234" w:rsidRPr="00CD7B18" w:rsidRDefault="00304C11" w:rsidP="00CA4FD0">
      <w:pPr>
        <w:pStyle w:val="Heading3"/>
        <w:spacing w:line="360" w:lineRule="auto"/>
        <w:rPr>
          <w:rFonts w:cs="Times New Roman"/>
        </w:rPr>
      </w:pPr>
      <w:bookmarkStart w:id="126" w:name="_Toc269411827"/>
      <w:r w:rsidRPr="00B951CD">
        <w:rPr>
          <w:rFonts w:cs="Times New Roman"/>
        </w:rPr>
        <w:t>Properties</w:t>
      </w:r>
      <w:bookmarkEnd w:id="126"/>
    </w:p>
    <w:p w14:paraId="74407E8E" w14:textId="1837C002" w:rsidR="00B476AC" w:rsidRDefault="002716EE" w:rsidP="00CA4FD0">
      <w:pPr>
        <w:spacing w:line="360" w:lineRule="auto"/>
        <w:jc w:val="both"/>
      </w:pPr>
      <w:r>
        <w:t>There are three types of OWL properties that are being used here</w:t>
      </w:r>
      <w:r w:rsidR="000E07F5">
        <w:t xml:space="preserve">. These properties are object properties, data properties, and annotation properties. </w:t>
      </w:r>
    </w:p>
    <w:p w14:paraId="029F2E4F" w14:textId="7D120C37" w:rsidR="00182FD7" w:rsidRDefault="00CD7B18" w:rsidP="00F00AB9">
      <w:pPr>
        <w:jc w:val="center"/>
      </w:pPr>
      <w:r w:rsidRPr="00CD7B18">
        <w:rPr>
          <w:noProof/>
        </w:rPr>
        <w:drawing>
          <wp:inline distT="0" distB="0" distL="0" distR="0" wp14:anchorId="386B8368" wp14:editId="0F9CF624">
            <wp:extent cx="2141883" cy="1696085"/>
            <wp:effectExtent l="25400" t="25400" r="17145" b="311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_Properties.png"/>
                    <pic:cNvPicPr/>
                  </pic:nvPicPr>
                  <pic:blipFill>
                    <a:blip r:embed="rId21">
                      <a:extLst>
                        <a:ext uri="{28A0092B-C50C-407E-A947-70E740481C1C}">
                          <a14:useLocalDpi xmlns:a14="http://schemas.microsoft.com/office/drawing/2010/main" val="0"/>
                        </a:ext>
                      </a:extLst>
                    </a:blip>
                    <a:stretch>
                      <a:fillRect/>
                    </a:stretch>
                  </pic:blipFill>
                  <pic:spPr>
                    <a:xfrm>
                      <a:off x="0" y="0"/>
                      <a:ext cx="2141883" cy="1696085"/>
                    </a:xfrm>
                    <a:prstGeom prst="rect">
                      <a:avLst/>
                    </a:prstGeom>
                    <a:ln>
                      <a:solidFill>
                        <a:srgbClr val="000000"/>
                      </a:solidFill>
                    </a:ln>
                    <a:effectLst/>
                  </pic:spPr>
                </pic:pic>
              </a:graphicData>
            </a:graphic>
          </wp:inline>
        </w:drawing>
      </w:r>
    </w:p>
    <w:p w14:paraId="4D2022C4" w14:textId="66579A53" w:rsidR="00CD7B18" w:rsidRDefault="00CD7B18" w:rsidP="00CA4FD0">
      <w:pPr>
        <w:pStyle w:val="Caption"/>
        <w:spacing w:line="360" w:lineRule="auto"/>
        <w:jc w:val="center"/>
      </w:pPr>
      <w:bookmarkStart w:id="127" w:name="_Ref267743782"/>
      <w:bookmarkStart w:id="128" w:name="_Toc269559860"/>
      <w:r>
        <w:t xml:space="preserve">Figure </w:t>
      </w:r>
      <w:fldSimple w:instr=" SEQ Figure \* ARABIC ">
        <w:r w:rsidR="00E149D1">
          <w:rPr>
            <w:noProof/>
          </w:rPr>
          <w:t>10</w:t>
        </w:r>
      </w:fldSimple>
      <w:bookmarkEnd w:id="127"/>
      <w:r>
        <w:t>: Object properties of the sushi ontology</w:t>
      </w:r>
      <w:bookmarkEnd w:id="128"/>
    </w:p>
    <w:p w14:paraId="241B1AFB" w14:textId="19217697" w:rsidR="00994248" w:rsidRDefault="00F50473" w:rsidP="00CA4FD0">
      <w:pPr>
        <w:spacing w:line="360" w:lineRule="auto"/>
        <w:jc w:val="both"/>
      </w:pPr>
      <w:r>
        <w:fldChar w:fldCharType="begin"/>
      </w:r>
      <w:r>
        <w:instrText xml:space="preserve"> REF _Ref267743782 \h </w:instrText>
      </w:r>
      <w:r>
        <w:fldChar w:fldCharType="separate"/>
      </w:r>
      <w:r w:rsidR="00C431B2">
        <w:t xml:space="preserve">Figure </w:t>
      </w:r>
      <w:r w:rsidR="00C431B2">
        <w:rPr>
          <w:noProof/>
        </w:rPr>
        <w:t>6</w:t>
      </w:r>
      <w:r>
        <w:fldChar w:fldCharType="end"/>
      </w:r>
      <w:r>
        <w:t xml:space="preserve"> </w:t>
      </w:r>
      <w:r w:rsidR="00CE0101">
        <w:t>illustrates the object properties used within the ontology.</w:t>
      </w:r>
      <w:r w:rsidR="00A0200B">
        <w:t xml:space="preserve"> </w:t>
      </w:r>
      <w:r w:rsidR="00AA392C">
        <w:t xml:space="preserve">Notice there is a default generic object property </w:t>
      </w:r>
      <w:r w:rsidR="00410D9D">
        <w:t xml:space="preserve">exists </w:t>
      </w:r>
      <w:r w:rsidR="00AA392C">
        <w:t xml:space="preserve">here also. </w:t>
      </w:r>
      <w:r w:rsidR="00297E9C">
        <w:t xml:space="preserve">These object properties represent the relations between the classes. </w:t>
      </w:r>
      <w:proofErr w:type="spellStart"/>
      <w:proofErr w:type="gramStart"/>
      <w:r w:rsidR="00765A2F">
        <w:t>hasIngredient</w:t>
      </w:r>
      <w:proofErr w:type="spellEnd"/>
      <w:proofErr w:type="gramEnd"/>
      <w:r w:rsidR="00765A2F">
        <w:t xml:space="preserve"> object property play an important role since it connects </w:t>
      </w:r>
      <w:proofErr w:type="spellStart"/>
      <w:r w:rsidR="00765A2F">
        <w:t>NamedSushi</w:t>
      </w:r>
      <w:proofErr w:type="spellEnd"/>
      <w:r w:rsidR="00765A2F">
        <w:t xml:space="preserve"> class with </w:t>
      </w:r>
      <w:proofErr w:type="spellStart"/>
      <w:r w:rsidR="00765A2F">
        <w:t>SushiIngredients</w:t>
      </w:r>
      <w:proofErr w:type="spellEnd"/>
      <w:r w:rsidR="00765A2F">
        <w:t xml:space="preserve"> class.</w:t>
      </w:r>
      <w:r w:rsidR="00077026">
        <w:t xml:space="preserve"> The domain of </w:t>
      </w:r>
      <w:proofErr w:type="spellStart"/>
      <w:r w:rsidR="00077026">
        <w:t>hasIngredients</w:t>
      </w:r>
      <w:proofErr w:type="spellEnd"/>
      <w:r w:rsidR="00077026">
        <w:t xml:space="preserve"> </w:t>
      </w:r>
      <w:proofErr w:type="spellStart"/>
      <w:r w:rsidR="00077026">
        <w:t>NamedSushi</w:t>
      </w:r>
      <w:proofErr w:type="spellEnd"/>
      <w:r w:rsidR="00077026">
        <w:t xml:space="preserve"> and the range is </w:t>
      </w:r>
      <w:proofErr w:type="spellStart"/>
      <w:r w:rsidR="00077026">
        <w:t>SushiIngredients</w:t>
      </w:r>
      <w:proofErr w:type="spellEnd"/>
      <w:r w:rsidR="00077026">
        <w:t>.</w:t>
      </w:r>
      <w:r w:rsidR="00E83867">
        <w:t xml:space="preserve"> </w:t>
      </w:r>
      <w:r w:rsidR="00584CC5">
        <w:t xml:space="preserve">Any specified sushi query use </w:t>
      </w:r>
      <w:proofErr w:type="spellStart"/>
      <w:r w:rsidR="00584CC5">
        <w:t>hasIngredients</w:t>
      </w:r>
      <w:proofErr w:type="spellEnd"/>
      <w:r w:rsidR="00584CC5">
        <w:t xml:space="preserve"> property in constructing it. </w:t>
      </w:r>
    </w:p>
    <w:p w14:paraId="26A117FB" w14:textId="77777777" w:rsidR="005364FE" w:rsidRDefault="005364FE" w:rsidP="00CA4FD0">
      <w:pPr>
        <w:spacing w:line="360" w:lineRule="auto"/>
        <w:jc w:val="both"/>
      </w:pPr>
    </w:p>
    <w:p w14:paraId="6B138585" w14:textId="77777777" w:rsidR="0074463E" w:rsidRDefault="00D20D5D" w:rsidP="00CA4FD0">
      <w:pPr>
        <w:spacing w:line="360" w:lineRule="auto"/>
        <w:jc w:val="both"/>
      </w:pPr>
      <w:r>
        <w:t xml:space="preserve">The properties </w:t>
      </w:r>
      <w:proofErr w:type="spellStart"/>
      <w:r w:rsidR="005364FE">
        <w:t>hasSpicness</w:t>
      </w:r>
      <w:proofErr w:type="spellEnd"/>
      <w:r w:rsidR="005364FE">
        <w:t xml:space="preserve"> and </w:t>
      </w:r>
      <w:proofErr w:type="spellStart"/>
      <w:r w:rsidR="005364FE">
        <w:t>hasSweetness</w:t>
      </w:r>
      <w:proofErr w:type="spellEnd"/>
      <w:r w:rsidR="005364FE">
        <w:t xml:space="preserve"> represent test of sushi ingredients. </w:t>
      </w:r>
      <w:r w:rsidR="005E05FF">
        <w:t xml:space="preserve">They also represent the relations </w:t>
      </w:r>
      <w:r w:rsidR="00027578">
        <w:t>of</w:t>
      </w:r>
      <w:r w:rsidR="005E05FF">
        <w:t xml:space="preserve"> </w:t>
      </w:r>
      <w:proofErr w:type="spellStart"/>
      <w:r w:rsidR="00027578">
        <w:t>SushiIngredients</w:t>
      </w:r>
      <w:proofErr w:type="spellEnd"/>
      <w:r w:rsidR="00027578">
        <w:t xml:space="preserve"> and wither they are spicy, </w:t>
      </w:r>
      <w:proofErr w:type="spellStart"/>
      <w:r w:rsidR="00027578">
        <w:t>nonSpicy</w:t>
      </w:r>
      <w:proofErr w:type="spellEnd"/>
      <w:r w:rsidR="00027578">
        <w:t xml:space="preserve">, sweet, or </w:t>
      </w:r>
      <w:proofErr w:type="spellStart"/>
      <w:proofErr w:type="gramStart"/>
      <w:r w:rsidR="00027578">
        <w:t>nonSweet</w:t>
      </w:r>
      <w:proofErr w:type="spellEnd"/>
      <w:proofErr w:type="gramEnd"/>
      <w:r w:rsidR="004C0C2A">
        <w:t>.</w:t>
      </w:r>
      <w:r w:rsidR="001C1884">
        <w:t xml:space="preserve"> While these </w:t>
      </w:r>
      <w:r w:rsidR="00857738">
        <w:t xml:space="preserve">object </w:t>
      </w:r>
      <w:r w:rsidR="001C1884">
        <w:t xml:space="preserve">properties </w:t>
      </w:r>
      <w:r w:rsidR="00857738">
        <w:t xml:space="preserve">show the relations between the sushi ingredients and some their </w:t>
      </w:r>
      <w:r w:rsidR="00857738" w:rsidRPr="00857738">
        <w:t>characteristics</w:t>
      </w:r>
      <w:r w:rsidR="00857738">
        <w:t xml:space="preserve">, other properties represent different thing like </w:t>
      </w:r>
      <w:proofErr w:type="spellStart"/>
      <w:r w:rsidR="00857738">
        <w:t>hasShape</w:t>
      </w:r>
      <w:proofErr w:type="spellEnd"/>
      <w:r w:rsidR="00857738">
        <w:t xml:space="preserve"> which illustrates </w:t>
      </w:r>
      <w:r w:rsidR="00992D2A">
        <w:t xml:space="preserve">the relation between a shape and a </w:t>
      </w:r>
      <w:proofErr w:type="spellStart"/>
      <w:r w:rsidR="00992D2A">
        <w:t>NamedSushi</w:t>
      </w:r>
      <w:proofErr w:type="spellEnd"/>
      <w:r w:rsidR="00992D2A">
        <w:t>.</w:t>
      </w:r>
    </w:p>
    <w:p w14:paraId="242B4CE9" w14:textId="77777777" w:rsidR="001910B7" w:rsidRDefault="00D7646F" w:rsidP="00F00AB9">
      <w:pPr>
        <w:keepNext/>
        <w:jc w:val="center"/>
      </w:pPr>
      <w:r>
        <w:rPr>
          <w:noProof/>
        </w:rPr>
        <w:drawing>
          <wp:inline distT="0" distB="0" distL="0" distR="0" wp14:anchorId="7583B075" wp14:editId="19521C48">
            <wp:extent cx="2686685" cy="640080"/>
            <wp:effectExtent l="25400" t="25400" r="3111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Propeties.png"/>
                    <pic:cNvPicPr/>
                  </pic:nvPicPr>
                  <pic:blipFill>
                    <a:blip r:embed="rId22">
                      <a:extLst>
                        <a:ext uri="{28A0092B-C50C-407E-A947-70E740481C1C}">
                          <a14:useLocalDpi xmlns:a14="http://schemas.microsoft.com/office/drawing/2010/main" val="0"/>
                        </a:ext>
                      </a:extLst>
                    </a:blip>
                    <a:stretch>
                      <a:fillRect/>
                    </a:stretch>
                  </pic:blipFill>
                  <pic:spPr>
                    <a:xfrm>
                      <a:off x="0" y="0"/>
                      <a:ext cx="2686685" cy="640080"/>
                    </a:xfrm>
                    <a:prstGeom prst="rect">
                      <a:avLst/>
                    </a:prstGeom>
                    <a:ln>
                      <a:solidFill>
                        <a:srgbClr val="000000"/>
                      </a:solidFill>
                    </a:ln>
                    <a:effectLst/>
                  </pic:spPr>
                </pic:pic>
              </a:graphicData>
            </a:graphic>
          </wp:inline>
        </w:drawing>
      </w:r>
    </w:p>
    <w:p w14:paraId="1000E24A" w14:textId="6D34474E" w:rsidR="0074463E" w:rsidRDefault="001910B7" w:rsidP="00CA4FD0">
      <w:pPr>
        <w:pStyle w:val="Caption"/>
        <w:spacing w:line="360" w:lineRule="auto"/>
        <w:jc w:val="center"/>
      </w:pPr>
      <w:bookmarkStart w:id="129" w:name="_Ref267743807"/>
      <w:bookmarkStart w:id="130" w:name="_Toc269559861"/>
      <w:r>
        <w:t xml:space="preserve">Figure </w:t>
      </w:r>
      <w:fldSimple w:instr=" SEQ Figure \* ARABIC ">
        <w:r w:rsidR="00E149D1">
          <w:rPr>
            <w:noProof/>
          </w:rPr>
          <w:t>11</w:t>
        </w:r>
      </w:fldSimple>
      <w:bookmarkEnd w:id="129"/>
      <w:r>
        <w:t>: Data properties of the sushi ontology</w:t>
      </w:r>
      <w:bookmarkEnd w:id="130"/>
    </w:p>
    <w:p w14:paraId="0D0664EC" w14:textId="7D5914A4" w:rsidR="00FA150F" w:rsidRDefault="00211384" w:rsidP="00CA4FD0">
      <w:pPr>
        <w:spacing w:line="360" w:lineRule="auto"/>
        <w:jc w:val="both"/>
      </w:pPr>
      <w:r>
        <w:fldChar w:fldCharType="begin"/>
      </w:r>
      <w:r>
        <w:instrText xml:space="preserve"> REF _Ref267743807 \h </w:instrText>
      </w:r>
      <w:r>
        <w:fldChar w:fldCharType="separate"/>
      </w:r>
      <w:r w:rsidR="00C431B2">
        <w:t xml:space="preserve">Figure </w:t>
      </w:r>
      <w:r w:rsidR="00C431B2">
        <w:rPr>
          <w:noProof/>
        </w:rPr>
        <w:t>7</w:t>
      </w:r>
      <w:r>
        <w:fldChar w:fldCharType="end"/>
      </w:r>
      <w:r>
        <w:t xml:space="preserve"> </w:t>
      </w:r>
      <w:r w:rsidR="001935A9">
        <w:t xml:space="preserve">illustrates the data properties used in the ontology. There are two properties </w:t>
      </w:r>
      <w:proofErr w:type="spellStart"/>
      <w:r w:rsidR="001935A9">
        <w:t>hasCalories</w:t>
      </w:r>
      <w:proofErr w:type="spellEnd"/>
      <w:r w:rsidR="001935A9">
        <w:t xml:space="preserve"> that link specific sushi platter </w:t>
      </w:r>
      <w:r w:rsidR="007919D5">
        <w:t xml:space="preserve">and its caloric value. In the other hand, </w:t>
      </w:r>
      <w:proofErr w:type="spellStart"/>
      <w:r w:rsidR="007919D5">
        <w:t>hasPrice</w:t>
      </w:r>
      <w:proofErr w:type="spellEnd"/>
      <w:r w:rsidR="007919D5">
        <w:t xml:space="preserve"> link specific sushi platter with its price value. The caloric value and price value both are </w:t>
      </w:r>
      <w:r w:rsidR="00C11AF7">
        <w:t xml:space="preserve">static </w:t>
      </w:r>
      <w:r w:rsidR="004E4A61">
        <w:t>value entered by the ontology developer.</w:t>
      </w:r>
    </w:p>
    <w:p w14:paraId="2FFBDC39" w14:textId="77777777" w:rsidR="00095346" w:rsidRDefault="00D7646F" w:rsidP="009B2248">
      <w:pPr>
        <w:keepNext/>
        <w:jc w:val="center"/>
      </w:pPr>
      <w:r>
        <w:rPr>
          <w:noProof/>
        </w:rPr>
        <w:drawing>
          <wp:inline distT="0" distB="0" distL="0" distR="0" wp14:anchorId="7AC32F1D" wp14:editId="44547F4A">
            <wp:extent cx="1941195" cy="2357755"/>
            <wp:effectExtent l="25400" t="25400" r="14605" b="298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_Properties.png"/>
                    <pic:cNvPicPr/>
                  </pic:nvPicPr>
                  <pic:blipFill>
                    <a:blip r:embed="rId23">
                      <a:extLst>
                        <a:ext uri="{28A0092B-C50C-407E-A947-70E740481C1C}">
                          <a14:useLocalDpi xmlns:a14="http://schemas.microsoft.com/office/drawing/2010/main" val="0"/>
                        </a:ext>
                      </a:extLst>
                    </a:blip>
                    <a:stretch>
                      <a:fillRect/>
                    </a:stretch>
                  </pic:blipFill>
                  <pic:spPr>
                    <a:xfrm>
                      <a:off x="0" y="0"/>
                      <a:ext cx="1941195" cy="2357755"/>
                    </a:xfrm>
                    <a:prstGeom prst="rect">
                      <a:avLst/>
                    </a:prstGeom>
                    <a:ln>
                      <a:solidFill>
                        <a:srgbClr val="000000"/>
                      </a:solidFill>
                    </a:ln>
                    <a:effectLst/>
                  </pic:spPr>
                </pic:pic>
              </a:graphicData>
            </a:graphic>
          </wp:inline>
        </w:drawing>
      </w:r>
    </w:p>
    <w:p w14:paraId="5FECE2FD" w14:textId="62991804" w:rsidR="00B7434F" w:rsidRDefault="00095346" w:rsidP="00CA4FD0">
      <w:pPr>
        <w:pStyle w:val="Caption"/>
        <w:spacing w:line="360" w:lineRule="auto"/>
        <w:jc w:val="center"/>
      </w:pPr>
      <w:bookmarkStart w:id="131" w:name="_Ref267743824"/>
      <w:bookmarkStart w:id="132" w:name="_Toc269559862"/>
      <w:r>
        <w:t xml:space="preserve">Figure </w:t>
      </w:r>
      <w:fldSimple w:instr=" SEQ Figure \* ARABIC ">
        <w:r w:rsidR="00E149D1">
          <w:rPr>
            <w:noProof/>
          </w:rPr>
          <w:t>12</w:t>
        </w:r>
      </w:fldSimple>
      <w:bookmarkEnd w:id="131"/>
      <w:r>
        <w:t>: Annotations properties of the sushi ontology</w:t>
      </w:r>
      <w:bookmarkEnd w:id="132"/>
    </w:p>
    <w:p w14:paraId="237FDFFF" w14:textId="5F3DCFFD" w:rsidR="007743EA" w:rsidRPr="00B476AC" w:rsidRDefault="00E33CAD" w:rsidP="00CA4FD0">
      <w:pPr>
        <w:spacing w:line="360" w:lineRule="auto"/>
        <w:jc w:val="both"/>
      </w:pPr>
      <w:r>
        <w:fldChar w:fldCharType="begin"/>
      </w:r>
      <w:r>
        <w:instrText xml:space="preserve"> REF _Ref267743824 \h </w:instrText>
      </w:r>
      <w:r>
        <w:fldChar w:fldCharType="separate"/>
      </w:r>
      <w:r w:rsidR="00C431B2">
        <w:t xml:space="preserve">Figure </w:t>
      </w:r>
      <w:r w:rsidR="00C431B2">
        <w:rPr>
          <w:noProof/>
        </w:rPr>
        <w:t>8</w:t>
      </w:r>
      <w:r>
        <w:fldChar w:fldCharType="end"/>
      </w:r>
      <w:r>
        <w:t xml:space="preserve"> </w:t>
      </w:r>
      <w:r w:rsidR="000F384A">
        <w:t>shows the annotations properties that used to annotate the ontology. Annotation properties used to attached metadata to different part of the ontology.</w:t>
      </w:r>
      <w:r w:rsidR="00790F5B">
        <w:t xml:space="preserve"> </w:t>
      </w:r>
      <w:r w:rsidR="00B37BBC">
        <w:t>Annotation properties are important in this project, since they are being used in specifying filters, facets, and even in driving the UI.</w:t>
      </w:r>
      <w:r w:rsidR="000F384A">
        <w:t xml:space="preserve"> </w:t>
      </w:r>
      <w:r w:rsidR="00DE4CA0">
        <w:t xml:space="preserve">User can define new annotation properties such as hasRole, hasProperty. </w:t>
      </w:r>
      <w:proofErr w:type="gramStart"/>
      <w:r w:rsidR="00242F1F">
        <w:t>hasRole</w:t>
      </w:r>
      <w:proofErr w:type="gramEnd"/>
      <w:r w:rsidR="00242F1F">
        <w:t xml:space="preserve"> property is used in identifying the role played by as certain class such as a role of a filter, facet, or </w:t>
      </w:r>
      <w:r w:rsidR="00442F6A">
        <w:t>ingredient class.</w:t>
      </w:r>
      <w:r w:rsidR="00B81FA2">
        <w:t xml:space="preserve"> </w:t>
      </w:r>
      <w:proofErr w:type="gramStart"/>
      <w:r w:rsidR="00B81FA2">
        <w:t>suffix</w:t>
      </w:r>
      <w:proofErr w:type="gramEnd"/>
      <w:r w:rsidR="00B81FA2">
        <w:t xml:space="preserve"> property is used to state the suffix used in the class hierarchy</w:t>
      </w:r>
      <w:r w:rsidR="00E04667">
        <w:t xml:space="preserve"> i</w:t>
      </w:r>
      <w:r w:rsidR="00B81FA2">
        <w:t>f any.</w:t>
      </w:r>
    </w:p>
    <w:p w14:paraId="0520DFCC" w14:textId="4EDB97C1" w:rsidR="009648A8" w:rsidRPr="00A45C9E" w:rsidRDefault="00304C11" w:rsidP="00CA4FD0">
      <w:pPr>
        <w:pStyle w:val="Heading3"/>
        <w:spacing w:line="360" w:lineRule="auto"/>
        <w:rPr>
          <w:rFonts w:cs="Times New Roman"/>
        </w:rPr>
      </w:pPr>
      <w:bookmarkStart w:id="133" w:name="_Toc269411828"/>
      <w:r w:rsidRPr="00B951CD">
        <w:rPr>
          <w:rFonts w:cs="Times New Roman"/>
        </w:rPr>
        <w:t>Expressing Semantics</w:t>
      </w:r>
      <w:bookmarkEnd w:id="133"/>
    </w:p>
    <w:p w14:paraId="4F9BFF11" w14:textId="593651A6" w:rsidR="00F572C2" w:rsidRDefault="003B77ED" w:rsidP="00CA4FD0">
      <w:pPr>
        <w:spacing w:line="360" w:lineRule="auto"/>
        <w:jc w:val="both"/>
      </w:pPr>
      <w:r>
        <w:t xml:space="preserve">This subsection illustrates on the semantics used within the </w:t>
      </w:r>
      <w:r w:rsidR="00DA65BF">
        <w:t xml:space="preserve">sushi </w:t>
      </w:r>
      <w:r>
        <w:t xml:space="preserve">ontology. </w:t>
      </w:r>
      <w:r w:rsidR="00A82398">
        <w:t xml:space="preserve">It starts with </w:t>
      </w:r>
      <w:r w:rsidR="0061464B">
        <w:t>normal semantics used to represent the relations between classes.</w:t>
      </w:r>
      <w:r w:rsidR="00E43BC0">
        <w:t xml:space="preserve"> Then, i</w:t>
      </w:r>
      <w:r w:rsidR="0061464B">
        <w:t xml:space="preserve">t moves to </w:t>
      </w:r>
      <w:r w:rsidR="00B442B4">
        <w:t xml:space="preserve">demonstrate the </w:t>
      </w:r>
      <w:r w:rsidR="001967BF">
        <w:t xml:space="preserve">semantics </w:t>
      </w:r>
      <w:r w:rsidR="000D5618">
        <w:t xml:space="preserve">that </w:t>
      </w:r>
      <w:r w:rsidR="001967BF">
        <w:t xml:space="preserve">used to drive the UI, </w:t>
      </w:r>
      <w:r w:rsidR="003D765E">
        <w:t xml:space="preserve">to </w:t>
      </w:r>
      <w:r w:rsidR="001967BF">
        <w:t>specify filter, and facets.</w:t>
      </w:r>
      <w:r w:rsidR="0044549D">
        <w:t xml:space="preserve"> </w:t>
      </w:r>
      <w:r w:rsidR="00C00AD9">
        <w:t xml:space="preserve">The semantics of class hierarchy are similar to each other, and </w:t>
      </w:r>
      <w:r w:rsidR="0091172D">
        <w:t>the space here is limited. So, the most important semantics are illustrated.</w:t>
      </w:r>
    </w:p>
    <w:p w14:paraId="575E582C" w14:textId="77777777" w:rsidR="00294C58" w:rsidRDefault="00A45C9E" w:rsidP="009B2248">
      <w:pPr>
        <w:keepNext/>
        <w:jc w:val="center"/>
      </w:pPr>
      <w:r w:rsidRPr="00A45C9E">
        <w:rPr>
          <w:noProof/>
        </w:rPr>
        <w:drawing>
          <wp:inline distT="0" distB="0" distL="0" distR="0" wp14:anchorId="1CFBEFA4" wp14:editId="08252B97">
            <wp:extent cx="2759075" cy="857885"/>
            <wp:effectExtent l="25400" t="25400" r="34925" b="311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1.png"/>
                    <pic:cNvPicPr/>
                  </pic:nvPicPr>
                  <pic:blipFill>
                    <a:blip r:embed="rId24">
                      <a:extLst>
                        <a:ext uri="{28A0092B-C50C-407E-A947-70E740481C1C}">
                          <a14:useLocalDpi xmlns:a14="http://schemas.microsoft.com/office/drawing/2010/main" val="0"/>
                        </a:ext>
                      </a:extLst>
                    </a:blip>
                    <a:stretch>
                      <a:fillRect/>
                    </a:stretch>
                  </pic:blipFill>
                  <pic:spPr>
                    <a:xfrm>
                      <a:off x="0" y="0"/>
                      <a:ext cx="2759075" cy="857885"/>
                    </a:xfrm>
                    <a:prstGeom prst="rect">
                      <a:avLst/>
                    </a:prstGeom>
                    <a:ln>
                      <a:solidFill>
                        <a:srgbClr val="000000"/>
                      </a:solidFill>
                    </a:ln>
                  </pic:spPr>
                </pic:pic>
              </a:graphicData>
            </a:graphic>
          </wp:inline>
        </w:drawing>
      </w:r>
    </w:p>
    <w:p w14:paraId="1532615A" w14:textId="633A406E" w:rsidR="00F37CAF" w:rsidRDefault="00294C58" w:rsidP="00CA4FD0">
      <w:pPr>
        <w:pStyle w:val="Caption"/>
        <w:spacing w:line="360" w:lineRule="auto"/>
        <w:jc w:val="center"/>
      </w:pPr>
      <w:bookmarkStart w:id="134" w:name="_Ref267743853"/>
      <w:bookmarkStart w:id="135" w:name="_Toc269559863"/>
      <w:r>
        <w:t xml:space="preserve">Figure </w:t>
      </w:r>
      <w:fldSimple w:instr=" SEQ Figure \* ARABIC ">
        <w:r w:rsidR="00E149D1">
          <w:rPr>
            <w:noProof/>
          </w:rPr>
          <w:t>13</w:t>
        </w:r>
      </w:fldSimple>
      <w:bookmarkEnd w:id="134"/>
      <w:r>
        <w:t xml:space="preserve">: Semantics of </w:t>
      </w:r>
      <w:proofErr w:type="spellStart"/>
      <w:r>
        <w:t>EggOmlete</w:t>
      </w:r>
      <w:proofErr w:type="spellEnd"/>
      <w:r>
        <w:t xml:space="preserve"> class</w:t>
      </w:r>
      <w:bookmarkEnd w:id="135"/>
    </w:p>
    <w:p w14:paraId="5C1D9EA4" w14:textId="0251558F" w:rsidR="00EC1442" w:rsidRDefault="00354CAD" w:rsidP="00CA4FD0">
      <w:pPr>
        <w:spacing w:line="360" w:lineRule="auto"/>
        <w:jc w:val="both"/>
      </w:pPr>
      <w:r>
        <w:fldChar w:fldCharType="begin"/>
      </w:r>
      <w:r>
        <w:instrText xml:space="preserve"> REF _Ref267743853 \h </w:instrText>
      </w:r>
      <w:r>
        <w:fldChar w:fldCharType="separate"/>
      </w:r>
      <w:r w:rsidR="00C431B2">
        <w:t xml:space="preserve">Figure </w:t>
      </w:r>
      <w:r w:rsidR="00C431B2">
        <w:rPr>
          <w:noProof/>
        </w:rPr>
        <w:t>9</w:t>
      </w:r>
      <w:r>
        <w:fldChar w:fldCharType="end"/>
      </w:r>
      <w:r>
        <w:t xml:space="preserve"> </w:t>
      </w:r>
      <w:r w:rsidR="00EC1442">
        <w:t xml:space="preserve">shows </w:t>
      </w:r>
      <w:r w:rsidR="00816752">
        <w:t xml:space="preserve">the semantics of </w:t>
      </w:r>
      <w:proofErr w:type="spellStart"/>
      <w:r w:rsidR="0080594E">
        <w:t>EggOmlete</w:t>
      </w:r>
      <w:proofErr w:type="spellEnd"/>
      <w:r w:rsidR="0080594E">
        <w:t xml:space="preserve"> under </w:t>
      </w:r>
      <w:proofErr w:type="spellStart"/>
      <w:r w:rsidR="0080594E">
        <w:t>SushiIngredient</w:t>
      </w:r>
      <w:proofErr w:type="spellEnd"/>
      <w:r w:rsidR="0080594E">
        <w:t xml:space="preserve"> class.</w:t>
      </w:r>
      <w:r w:rsidR="00914311">
        <w:t xml:space="preserve"> </w:t>
      </w:r>
      <w:r w:rsidR="003819E7">
        <w:t xml:space="preserve">This semantics state the taste </w:t>
      </w:r>
      <w:r w:rsidR="00A514B0">
        <w:t xml:space="preserve">of </w:t>
      </w:r>
      <w:proofErr w:type="spellStart"/>
      <w:r w:rsidR="00A514B0">
        <w:t>EggOmlete</w:t>
      </w:r>
      <w:proofErr w:type="spellEnd"/>
      <w:r w:rsidR="00A514B0">
        <w:t xml:space="preserve"> is </w:t>
      </w:r>
      <w:proofErr w:type="spellStart"/>
      <w:r w:rsidR="00A514B0">
        <w:t>NonSpicy</w:t>
      </w:r>
      <w:proofErr w:type="spellEnd"/>
      <w:r w:rsidR="00A514B0">
        <w:t xml:space="preserve"> and it is Sweet</w:t>
      </w:r>
      <w:r w:rsidR="004B22D6">
        <w:t xml:space="preserve"> by using the object property </w:t>
      </w:r>
      <w:proofErr w:type="spellStart"/>
      <w:r w:rsidR="004B22D6">
        <w:t>hasSpiciness</w:t>
      </w:r>
      <w:proofErr w:type="spellEnd"/>
      <w:r w:rsidR="004B22D6">
        <w:t xml:space="preserve"> and </w:t>
      </w:r>
      <w:proofErr w:type="spellStart"/>
      <w:r w:rsidR="004B22D6">
        <w:t>hasSweetness</w:t>
      </w:r>
      <w:proofErr w:type="spellEnd"/>
      <w:r w:rsidR="004B22D6">
        <w:t xml:space="preserve">. </w:t>
      </w:r>
    </w:p>
    <w:p w14:paraId="79933A8F" w14:textId="77777777" w:rsidR="009B2248" w:rsidRDefault="009B2248" w:rsidP="00CA4FD0">
      <w:pPr>
        <w:spacing w:line="360" w:lineRule="auto"/>
        <w:jc w:val="both"/>
      </w:pPr>
    </w:p>
    <w:p w14:paraId="03A3B34D" w14:textId="77777777" w:rsidR="001A4D6F" w:rsidRDefault="001A4D6F" w:rsidP="009B2248">
      <w:pPr>
        <w:keepNext/>
        <w:jc w:val="center"/>
      </w:pPr>
      <w:r w:rsidRPr="001A4D6F">
        <w:rPr>
          <w:noProof/>
        </w:rPr>
        <w:drawing>
          <wp:inline distT="0" distB="0" distL="0" distR="0" wp14:anchorId="55690D25" wp14:editId="3A2A2938">
            <wp:extent cx="2720975" cy="591820"/>
            <wp:effectExtent l="25400" t="25400" r="222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2.png"/>
                    <pic:cNvPicPr/>
                  </pic:nvPicPr>
                  <pic:blipFill>
                    <a:blip r:embed="rId25">
                      <a:extLst>
                        <a:ext uri="{28A0092B-C50C-407E-A947-70E740481C1C}">
                          <a14:useLocalDpi xmlns:a14="http://schemas.microsoft.com/office/drawing/2010/main" val="0"/>
                        </a:ext>
                      </a:extLst>
                    </a:blip>
                    <a:stretch>
                      <a:fillRect/>
                    </a:stretch>
                  </pic:blipFill>
                  <pic:spPr>
                    <a:xfrm>
                      <a:off x="0" y="0"/>
                      <a:ext cx="2720975" cy="591820"/>
                    </a:xfrm>
                    <a:prstGeom prst="rect">
                      <a:avLst/>
                    </a:prstGeom>
                    <a:ln>
                      <a:solidFill>
                        <a:srgbClr val="000000"/>
                      </a:solidFill>
                    </a:ln>
                  </pic:spPr>
                </pic:pic>
              </a:graphicData>
            </a:graphic>
          </wp:inline>
        </w:drawing>
      </w:r>
    </w:p>
    <w:p w14:paraId="4195C939" w14:textId="7DCB3E89" w:rsidR="00F30BF7" w:rsidRDefault="001A4D6F" w:rsidP="00CA4FD0">
      <w:pPr>
        <w:pStyle w:val="Caption"/>
        <w:spacing w:line="360" w:lineRule="auto"/>
        <w:jc w:val="center"/>
      </w:pPr>
      <w:bookmarkStart w:id="136" w:name="_Ref267743873"/>
      <w:bookmarkStart w:id="137" w:name="_Toc269559864"/>
      <w:r>
        <w:t xml:space="preserve">Figure </w:t>
      </w:r>
      <w:fldSimple w:instr=" SEQ Figure \* ARABIC ">
        <w:r w:rsidR="00E149D1">
          <w:rPr>
            <w:noProof/>
          </w:rPr>
          <w:t>14</w:t>
        </w:r>
      </w:fldSimple>
      <w:bookmarkEnd w:id="136"/>
      <w:r>
        <w:t xml:space="preserve">:Semantics of </w:t>
      </w:r>
      <w:proofErr w:type="spellStart"/>
      <w:r>
        <w:t>SpicyIng</w:t>
      </w:r>
      <w:proofErr w:type="spellEnd"/>
      <w:r>
        <w:t xml:space="preserve"> class</w:t>
      </w:r>
      <w:bookmarkEnd w:id="137"/>
    </w:p>
    <w:p w14:paraId="78A00AFE" w14:textId="553F5456" w:rsidR="00C200B3" w:rsidRDefault="000A15D6" w:rsidP="00CA4FD0">
      <w:pPr>
        <w:spacing w:line="360" w:lineRule="auto"/>
        <w:jc w:val="both"/>
      </w:pPr>
      <w:r>
        <w:fldChar w:fldCharType="begin"/>
      </w:r>
      <w:r>
        <w:instrText xml:space="preserve"> REF _Ref267743873 \h </w:instrText>
      </w:r>
      <w:r>
        <w:fldChar w:fldCharType="separate"/>
      </w:r>
      <w:r w:rsidR="00C431B2">
        <w:t xml:space="preserve">Figure </w:t>
      </w:r>
      <w:r w:rsidR="00C431B2">
        <w:rPr>
          <w:noProof/>
        </w:rPr>
        <w:t>10</w:t>
      </w:r>
      <w:r>
        <w:fldChar w:fldCharType="end"/>
      </w:r>
      <w:r w:rsidR="005025DF">
        <w:t xml:space="preserve"> states t</w:t>
      </w:r>
      <w:r w:rsidR="00834983">
        <w:t xml:space="preserve">he semantics of </w:t>
      </w:r>
      <w:proofErr w:type="spellStart"/>
      <w:r w:rsidR="00834983">
        <w:t>SpicyIng</w:t>
      </w:r>
      <w:proofErr w:type="spellEnd"/>
      <w:r w:rsidR="00834983">
        <w:t xml:space="preserve"> class. The meaning of this semantics is any </w:t>
      </w:r>
      <w:proofErr w:type="spellStart"/>
      <w:r w:rsidR="00834983">
        <w:t>SushiIngredinet</w:t>
      </w:r>
      <w:proofErr w:type="spellEnd"/>
      <w:r w:rsidR="00834983">
        <w:t xml:space="preserve"> that is Spicy. </w:t>
      </w:r>
      <w:r w:rsidR="00E31883">
        <w:t>The sweet characteristic could be able here also</w:t>
      </w:r>
      <w:r w:rsidR="00EB2547">
        <w:t xml:space="preserve"> using </w:t>
      </w:r>
      <w:proofErr w:type="spellStart"/>
      <w:r w:rsidR="00EB2547">
        <w:t>hasSweetness</w:t>
      </w:r>
      <w:proofErr w:type="spellEnd"/>
      <w:r w:rsidR="00EB2547">
        <w:t xml:space="preserve"> property and Sweet class</w:t>
      </w:r>
      <w:r w:rsidR="00E31883">
        <w:t xml:space="preserve"> to indicate S</w:t>
      </w:r>
      <w:r w:rsidR="00EB2547">
        <w:t>weet class.</w:t>
      </w:r>
    </w:p>
    <w:p w14:paraId="203A7F8E" w14:textId="77777777" w:rsidR="009B2248" w:rsidRDefault="009B2248" w:rsidP="00CA4FD0">
      <w:pPr>
        <w:spacing w:line="360" w:lineRule="auto"/>
        <w:jc w:val="both"/>
      </w:pPr>
    </w:p>
    <w:p w14:paraId="52AA607B" w14:textId="77777777" w:rsidR="009E2027" w:rsidRDefault="000B737F" w:rsidP="009B2248">
      <w:pPr>
        <w:keepNext/>
        <w:jc w:val="center"/>
      </w:pPr>
      <w:r>
        <w:rPr>
          <w:noProof/>
        </w:rPr>
        <w:drawing>
          <wp:inline distT="0" distB="0" distL="0" distR="0" wp14:anchorId="21E06AB7" wp14:editId="5AA7AE06">
            <wp:extent cx="3216275" cy="1893570"/>
            <wp:effectExtent l="25400" t="25400" r="34925" b="36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3.png"/>
                    <pic:cNvPicPr/>
                  </pic:nvPicPr>
                  <pic:blipFill>
                    <a:blip r:embed="rId26">
                      <a:extLst>
                        <a:ext uri="{28A0092B-C50C-407E-A947-70E740481C1C}">
                          <a14:useLocalDpi xmlns:a14="http://schemas.microsoft.com/office/drawing/2010/main" val="0"/>
                        </a:ext>
                      </a:extLst>
                    </a:blip>
                    <a:stretch>
                      <a:fillRect/>
                    </a:stretch>
                  </pic:blipFill>
                  <pic:spPr>
                    <a:xfrm>
                      <a:off x="0" y="0"/>
                      <a:ext cx="3216275" cy="1893570"/>
                    </a:xfrm>
                    <a:prstGeom prst="rect">
                      <a:avLst/>
                    </a:prstGeom>
                    <a:ln>
                      <a:solidFill>
                        <a:srgbClr val="000000"/>
                      </a:solidFill>
                    </a:ln>
                  </pic:spPr>
                </pic:pic>
              </a:graphicData>
            </a:graphic>
          </wp:inline>
        </w:drawing>
      </w:r>
    </w:p>
    <w:p w14:paraId="1CF76FF6" w14:textId="6211F34B" w:rsidR="000B737F" w:rsidRDefault="009E2027" w:rsidP="00CA4FD0">
      <w:pPr>
        <w:pStyle w:val="Caption"/>
        <w:spacing w:line="360" w:lineRule="auto"/>
        <w:jc w:val="center"/>
      </w:pPr>
      <w:bookmarkStart w:id="138" w:name="_Ref267743899"/>
      <w:bookmarkStart w:id="139" w:name="_Toc269559865"/>
      <w:r>
        <w:t xml:space="preserve">Figure </w:t>
      </w:r>
      <w:fldSimple w:instr=" SEQ Figure \* ARABIC ">
        <w:r w:rsidR="00E149D1">
          <w:rPr>
            <w:noProof/>
          </w:rPr>
          <w:t>15</w:t>
        </w:r>
      </w:fldSimple>
      <w:bookmarkEnd w:id="138"/>
      <w:r>
        <w:t xml:space="preserve">: Semantics of </w:t>
      </w:r>
      <w:proofErr w:type="spellStart"/>
      <w:r>
        <w:t>AvocadoMaki</w:t>
      </w:r>
      <w:proofErr w:type="spellEnd"/>
      <w:r>
        <w:t xml:space="preserve"> class</w:t>
      </w:r>
      <w:bookmarkEnd w:id="139"/>
    </w:p>
    <w:p w14:paraId="2ED2B9F9" w14:textId="41D9A05F" w:rsidR="00C200B3" w:rsidRDefault="00C441E7" w:rsidP="00CA4FD0">
      <w:pPr>
        <w:spacing w:line="360" w:lineRule="auto"/>
        <w:jc w:val="both"/>
      </w:pPr>
      <w:r>
        <w:fldChar w:fldCharType="begin"/>
      </w:r>
      <w:r>
        <w:instrText xml:space="preserve"> REF _Ref267743899 \h </w:instrText>
      </w:r>
      <w:r>
        <w:fldChar w:fldCharType="separate"/>
      </w:r>
      <w:r w:rsidR="00C431B2">
        <w:t xml:space="preserve">Figure </w:t>
      </w:r>
      <w:r w:rsidR="00C431B2">
        <w:rPr>
          <w:noProof/>
        </w:rPr>
        <w:t>11</w:t>
      </w:r>
      <w:r>
        <w:fldChar w:fldCharType="end"/>
      </w:r>
      <w:r w:rsidR="00890E24">
        <w:t xml:space="preserve"> illustrates </w:t>
      </w:r>
      <w:r w:rsidR="00A27886">
        <w:t xml:space="preserve">the semantics of a </w:t>
      </w:r>
      <w:proofErr w:type="spellStart"/>
      <w:r w:rsidR="00A27886">
        <w:t>NamedSushi</w:t>
      </w:r>
      <w:proofErr w:type="spellEnd"/>
      <w:r w:rsidR="00A27886">
        <w:t xml:space="preserve"> class </w:t>
      </w:r>
      <w:proofErr w:type="spellStart"/>
      <w:r w:rsidR="00A07808">
        <w:t>AvocadoMaki</w:t>
      </w:r>
      <w:proofErr w:type="spellEnd"/>
      <w:r w:rsidR="00A07808">
        <w:t>.</w:t>
      </w:r>
      <w:r w:rsidR="00BD35DC">
        <w:t xml:space="preserve"> The first one </w:t>
      </w:r>
      <w:r w:rsidR="00862813">
        <w:t>specifies</w:t>
      </w:r>
      <w:r w:rsidR="00596199">
        <w:t xml:space="preserve"> a suitable category for </w:t>
      </w:r>
      <w:proofErr w:type="spellStart"/>
      <w:r w:rsidR="00862813">
        <w:t>AvocadoMaki</w:t>
      </w:r>
      <w:proofErr w:type="spellEnd"/>
      <w:r w:rsidR="00862813">
        <w:t xml:space="preserve"> that</w:t>
      </w:r>
      <w:r w:rsidR="00596199">
        <w:t xml:space="preserve"> is Maki Category.</w:t>
      </w:r>
      <w:r w:rsidR="00862813">
        <w:t xml:space="preserve"> </w:t>
      </w:r>
      <w:proofErr w:type="spellStart"/>
      <w:proofErr w:type="gramStart"/>
      <w:r w:rsidR="00862813">
        <w:t>hasIngredient</w:t>
      </w:r>
      <w:proofErr w:type="spellEnd"/>
      <w:proofErr w:type="gramEnd"/>
      <w:r w:rsidR="00862813">
        <w:t xml:space="preserve"> property is used to specify </w:t>
      </w:r>
      <w:r w:rsidR="004D5544">
        <w:t xml:space="preserve">the ingredients of </w:t>
      </w:r>
      <w:proofErr w:type="spellStart"/>
      <w:r w:rsidR="004D5544">
        <w:t>AvocadoMaki</w:t>
      </w:r>
      <w:proofErr w:type="spellEnd"/>
      <w:r w:rsidR="004D5544">
        <w:t xml:space="preserve">. Notice </w:t>
      </w:r>
      <w:r w:rsidR="001B6AA0">
        <w:t xml:space="preserve">it </w:t>
      </w:r>
      <w:r w:rsidR="00DF5A25">
        <w:t xml:space="preserve">uses </w:t>
      </w:r>
      <w:r w:rsidR="001B6AA0">
        <w:t xml:space="preserve">some to include the </w:t>
      </w:r>
      <w:r w:rsidR="00DF5A25">
        <w:t xml:space="preserve">ingredients and </w:t>
      </w:r>
      <w:r w:rsidR="0036679A">
        <w:t xml:space="preserve">use only to state that only these ingredients </w:t>
      </w:r>
      <w:r w:rsidR="00A22A43">
        <w:t>and nothing else is</w:t>
      </w:r>
      <w:r w:rsidR="0036679A">
        <w:t xml:space="preserve"> included.</w:t>
      </w:r>
      <w:r w:rsidR="00FF7C12">
        <w:t xml:space="preserve"> </w:t>
      </w:r>
      <w:proofErr w:type="gramStart"/>
      <w:r w:rsidR="00FF7C12">
        <w:t xml:space="preserve">Rest of </w:t>
      </w:r>
      <w:proofErr w:type="spellStart"/>
      <w:r w:rsidR="00FF7C12">
        <w:t>SushiIngredients’s</w:t>
      </w:r>
      <w:proofErr w:type="spellEnd"/>
      <w:r w:rsidR="00FF7C12">
        <w:t xml:space="preserve"> subclasses are</w:t>
      </w:r>
      <w:proofErr w:type="gramEnd"/>
      <w:r w:rsidR="00FF7C12">
        <w:t xml:space="preserve"> similar in this way.</w:t>
      </w:r>
    </w:p>
    <w:p w14:paraId="61C864EB" w14:textId="77777777" w:rsidR="00405A9C" w:rsidRDefault="00405A9C" w:rsidP="00CA4FD0">
      <w:pPr>
        <w:spacing w:line="360" w:lineRule="auto"/>
        <w:jc w:val="both"/>
      </w:pPr>
    </w:p>
    <w:p w14:paraId="215C8AB0" w14:textId="24FC7D4E" w:rsidR="00D40F07" w:rsidRDefault="002E14C3" w:rsidP="00CA4FD0">
      <w:pPr>
        <w:spacing w:line="360" w:lineRule="auto"/>
        <w:jc w:val="both"/>
      </w:pPr>
      <w:r>
        <w:t xml:space="preserve">The most important part of semantics is using annotation properties to drive the UI as well as </w:t>
      </w:r>
      <w:r w:rsidR="000B1013">
        <w:t>specifying filters, facets, and the object properties used with them.</w:t>
      </w:r>
      <w:r w:rsidR="000D5A31">
        <w:t xml:space="preserve"> </w:t>
      </w:r>
      <w:r w:rsidR="002542F8">
        <w:t xml:space="preserve">According to </w:t>
      </w:r>
      <w:r w:rsidR="00142828">
        <w:fldChar w:fldCharType="begin"/>
      </w:r>
      <w:r w:rsidR="00142828">
        <w:instrText xml:space="preserve"> REF _Ref267743977 \h </w:instrText>
      </w:r>
      <w:r w:rsidR="00142828">
        <w:fldChar w:fldCharType="separate"/>
      </w:r>
      <w:r w:rsidR="00C431B2">
        <w:t xml:space="preserve">Figure </w:t>
      </w:r>
      <w:r w:rsidR="00C431B2">
        <w:rPr>
          <w:noProof/>
        </w:rPr>
        <w:t>12</w:t>
      </w:r>
      <w:r w:rsidR="00142828">
        <w:fldChar w:fldCharType="end"/>
      </w:r>
      <w:r w:rsidR="006B03B4">
        <w:t xml:space="preserve">, </w:t>
      </w:r>
      <w:r w:rsidR="0028115C">
        <w:t>three things need to be considered for the tool to run different ontologies.</w:t>
      </w:r>
      <w:r w:rsidR="00DE3DCA">
        <w:t xml:space="preserve"> </w:t>
      </w:r>
      <w:r w:rsidR="00CE0CF7">
        <w:t>BaseClass, IngredientClass, and the Property used to represent the relation between BaseClass and IngredientClass.</w:t>
      </w:r>
      <w:r w:rsidR="00983D75">
        <w:t xml:space="preserve"> Figures</w:t>
      </w:r>
      <w:r w:rsidR="00A74268">
        <w:t xml:space="preserve"> </w:t>
      </w:r>
      <w:r w:rsidR="00C37A4B">
        <w:fldChar w:fldCharType="begin"/>
      </w:r>
      <w:r w:rsidR="00C37A4B">
        <w:instrText xml:space="preserve"> REF _Ref267744028 \h </w:instrText>
      </w:r>
      <w:r w:rsidR="00C37A4B">
        <w:fldChar w:fldCharType="separate"/>
      </w:r>
      <w:r w:rsidR="00C431B2">
        <w:t xml:space="preserve">Figure </w:t>
      </w:r>
      <w:r w:rsidR="00C431B2">
        <w:rPr>
          <w:noProof/>
        </w:rPr>
        <w:t>13</w:t>
      </w:r>
      <w:r w:rsidR="00C37A4B">
        <w:fldChar w:fldCharType="end"/>
      </w:r>
      <w:r w:rsidR="00A74268">
        <w:t xml:space="preserve">, </w:t>
      </w:r>
      <w:r w:rsidR="00C37A4B">
        <w:fldChar w:fldCharType="begin"/>
      </w:r>
      <w:r w:rsidR="00C37A4B">
        <w:instrText xml:space="preserve"> REF _Ref267744039 \h </w:instrText>
      </w:r>
      <w:r w:rsidR="00C37A4B">
        <w:fldChar w:fldCharType="separate"/>
      </w:r>
      <w:r w:rsidR="00C431B2">
        <w:t xml:space="preserve">Figure </w:t>
      </w:r>
      <w:r w:rsidR="00C431B2">
        <w:rPr>
          <w:noProof/>
        </w:rPr>
        <w:t>14</w:t>
      </w:r>
      <w:r w:rsidR="00C37A4B">
        <w:fldChar w:fldCharType="end"/>
      </w:r>
      <w:r w:rsidR="00A74268">
        <w:t xml:space="preserve">, and </w:t>
      </w:r>
      <w:r w:rsidR="00C37A4B">
        <w:fldChar w:fldCharType="begin"/>
      </w:r>
      <w:r w:rsidR="00C37A4B">
        <w:instrText xml:space="preserve"> REF _Ref267744049 \h </w:instrText>
      </w:r>
      <w:r w:rsidR="00C37A4B">
        <w:fldChar w:fldCharType="separate"/>
      </w:r>
      <w:r w:rsidR="00C431B2">
        <w:t xml:space="preserve">Figure </w:t>
      </w:r>
      <w:r w:rsidR="00C431B2">
        <w:rPr>
          <w:noProof/>
        </w:rPr>
        <w:t>15</w:t>
      </w:r>
      <w:r w:rsidR="00C37A4B">
        <w:fldChar w:fldCharType="end"/>
      </w:r>
      <w:r w:rsidR="00B57BFC">
        <w:t xml:space="preserve"> </w:t>
      </w:r>
      <w:r w:rsidR="002B39F1">
        <w:t>illustrate</w:t>
      </w:r>
      <w:r w:rsidR="00A74268">
        <w:t xml:space="preserve"> </w:t>
      </w:r>
      <w:r w:rsidR="00BD0DAA">
        <w:t>the semantics in details.</w:t>
      </w:r>
    </w:p>
    <w:p w14:paraId="7F3C2AF2" w14:textId="77777777" w:rsidR="009B2248" w:rsidRDefault="009B2248" w:rsidP="00CA4FD0">
      <w:pPr>
        <w:spacing w:line="360" w:lineRule="auto"/>
        <w:jc w:val="both"/>
      </w:pPr>
    </w:p>
    <w:p w14:paraId="1E854D50" w14:textId="77777777" w:rsidR="00C8335F" w:rsidRDefault="00242DB4" w:rsidP="009B2248">
      <w:pPr>
        <w:keepNext/>
        <w:jc w:val="center"/>
      </w:pPr>
      <w:r w:rsidRPr="00242DB4">
        <w:rPr>
          <w:noProof/>
        </w:rPr>
        <w:drawing>
          <wp:inline distT="0" distB="0" distL="0" distR="0" wp14:anchorId="03EDBBA4" wp14:editId="524435AE">
            <wp:extent cx="2876550" cy="1271905"/>
            <wp:effectExtent l="25400" t="2540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png"/>
                    <pic:cNvPicPr/>
                  </pic:nvPicPr>
                  <pic:blipFill>
                    <a:blip r:embed="rId27">
                      <a:extLst>
                        <a:ext uri="{28A0092B-C50C-407E-A947-70E740481C1C}">
                          <a14:useLocalDpi xmlns:a14="http://schemas.microsoft.com/office/drawing/2010/main" val="0"/>
                        </a:ext>
                      </a:extLst>
                    </a:blip>
                    <a:stretch>
                      <a:fillRect/>
                    </a:stretch>
                  </pic:blipFill>
                  <pic:spPr>
                    <a:xfrm>
                      <a:off x="0" y="0"/>
                      <a:ext cx="2876550" cy="1271905"/>
                    </a:xfrm>
                    <a:prstGeom prst="rect">
                      <a:avLst/>
                    </a:prstGeom>
                    <a:ln>
                      <a:solidFill>
                        <a:schemeClr val="tx1"/>
                      </a:solidFill>
                    </a:ln>
                  </pic:spPr>
                </pic:pic>
              </a:graphicData>
            </a:graphic>
          </wp:inline>
        </w:drawing>
      </w:r>
    </w:p>
    <w:p w14:paraId="59030B88" w14:textId="4248873E" w:rsidR="001256E2" w:rsidRDefault="00C8335F" w:rsidP="009B2248">
      <w:pPr>
        <w:pStyle w:val="Caption"/>
        <w:spacing w:line="360" w:lineRule="auto"/>
        <w:jc w:val="center"/>
      </w:pPr>
      <w:bookmarkStart w:id="140" w:name="_Ref267743977"/>
      <w:bookmarkStart w:id="141" w:name="_Toc269559866"/>
      <w:r>
        <w:t xml:space="preserve">Figure </w:t>
      </w:r>
      <w:fldSimple w:instr=" SEQ Figure \* ARABIC ">
        <w:r w:rsidR="00E149D1">
          <w:rPr>
            <w:noProof/>
          </w:rPr>
          <w:t>16</w:t>
        </w:r>
      </w:fldSimple>
      <w:bookmarkEnd w:id="140"/>
      <w:r>
        <w:t>: Basic annotations diagram of sushi ontology</w:t>
      </w:r>
      <w:bookmarkEnd w:id="141"/>
    </w:p>
    <w:p w14:paraId="64DE3B98" w14:textId="006A9C75" w:rsidR="001256E2" w:rsidRDefault="001256E2" w:rsidP="00CA4FD0">
      <w:pPr>
        <w:spacing w:line="360" w:lineRule="auto"/>
        <w:jc w:val="both"/>
      </w:pPr>
    </w:p>
    <w:p w14:paraId="7F9EA825" w14:textId="77777777" w:rsidR="00437EAD" w:rsidRDefault="00D4679A" w:rsidP="009B2248">
      <w:pPr>
        <w:keepNext/>
        <w:jc w:val="center"/>
      </w:pPr>
      <w:r>
        <w:rPr>
          <w:noProof/>
        </w:rPr>
        <w:drawing>
          <wp:inline distT="0" distB="0" distL="0" distR="0" wp14:anchorId="62141714" wp14:editId="6F99FF06">
            <wp:extent cx="2873375" cy="1638935"/>
            <wp:effectExtent l="25400" t="25400" r="22225" b="374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4.png"/>
                    <pic:cNvPicPr/>
                  </pic:nvPicPr>
                  <pic:blipFill>
                    <a:blip r:embed="rId28">
                      <a:extLst>
                        <a:ext uri="{28A0092B-C50C-407E-A947-70E740481C1C}">
                          <a14:useLocalDpi xmlns:a14="http://schemas.microsoft.com/office/drawing/2010/main" val="0"/>
                        </a:ext>
                      </a:extLst>
                    </a:blip>
                    <a:stretch>
                      <a:fillRect/>
                    </a:stretch>
                  </pic:blipFill>
                  <pic:spPr>
                    <a:xfrm>
                      <a:off x="0" y="0"/>
                      <a:ext cx="2873375" cy="1638935"/>
                    </a:xfrm>
                    <a:prstGeom prst="rect">
                      <a:avLst/>
                    </a:prstGeom>
                    <a:ln>
                      <a:solidFill>
                        <a:srgbClr val="000000"/>
                      </a:solidFill>
                    </a:ln>
                  </pic:spPr>
                </pic:pic>
              </a:graphicData>
            </a:graphic>
          </wp:inline>
        </w:drawing>
      </w:r>
    </w:p>
    <w:p w14:paraId="3CA1123B" w14:textId="3F392401" w:rsidR="001256E2" w:rsidRDefault="00437EAD" w:rsidP="00CA4FD0">
      <w:pPr>
        <w:pStyle w:val="Caption"/>
        <w:spacing w:line="360" w:lineRule="auto"/>
        <w:jc w:val="center"/>
      </w:pPr>
      <w:bookmarkStart w:id="142" w:name="_Ref267744028"/>
      <w:bookmarkStart w:id="143" w:name="_Toc269559867"/>
      <w:r>
        <w:t xml:space="preserve">Figure </w:t>
      </w:r>
      <w:fldSimple w:instr=" SEQ Figure \* ARABIC ">
        <w:r w:rsidR="00E149D1">
          <w:rPr>
            <w:noProof/>
          </w:rPr>
          <w:t>17</w:t>
        </w:r>
      </w:fldSimple>
      <w:bookmarkEnd w:id="142"/>
      <w:r>
        <w:t xml:space="preserve">: hasRole annotation used in </w:t>
      </w:r>
      <w:proofErr w:type="spellStart"/>
      <w:r>
        <w:t>NamedSushi</w:t>
      </w:r>
      <w:proofErr w:type="spellEnd"/>
      <w:r>
        <w:t xml:space="preserve"> class</w:t>
      </w:r>
      <w:bookmarkEnd w:id="143"/>
    </w:p>
    <w:p w14:paraId="5FD477CA" w14:textId="1FD45EF5" w:rsidR="00405A9C" w:rsidRDefault="00B94F8D" w:rsidP="00CA4FD0">
      <w:pPr>
        <w:spacing w:line="360" w:lineRule="auto"/>
        <w:jc w:val="both"/>
      </w:pPr>
      <w:r>
        <w:fldChar w:fldCharType="begin"/>
      </w:r>
      <w:r>
        <w:instrText xml:space="preserve"> REF _Ref267744028 \h </w:instrText>
      </w:r>
      <w:r>
        <w:fldChar w:fldCharType="separate"/>
      </w:r>
      <w:r w:rsidR="00C431B2">
        <w:t xml:space="preserve">Figure </w:t>
      </w:r>
      <w:r w:rsidR="00C431B2">
        <w:rPr>
          <w:noProof/>
        </w:rPr>
        <w:t>13</w:t>
      </w:r>
      <w:r>
        <w:fldChar w:fldCharType="end"/>
      </w:r>
      <w:r w:rsidR="0075695C">
        <w:t xml:space="preserve"> shows that </w:t>
      </w:r>
      <w:proofErr w:type="spellStart"/>
      <w:r w:rsidR="0075695C">
        <w:t>NamedSushi</w:t>
      </w:r>
      <w:proofErr w:type="spellEnd"/>
      <w:r w:rsidR="0075695C">
        <w:t xml:space="preserve"> class </w:t>
      </w:r>
      <w:r w:rsidR="001A2E31">
        <w:t>use hasRole</w:t>
      </w:r>
      <w:r w:rsidR="002E28CE">
        <w:t xml:space="preserve"> annotation property </w:t>
      </w:r>
      <w:r w:rsidR="001F5FD5">
        <w:t>to indicate this is the BaseClass by using constant value “BaseClass”</w:t>
      </w:r>
      <w:r w:rsidR="00E043D7">
        <w:t>.</w:t>
      </w:r>
      <w:r w:rsidR="00D61BB5">
        <w:t xml:space="preserve"> </w:t>
      </w:r>
    </w:p>
    <w:p w14:paraId="73791CC7" w14:textId="77777777" w:rsidR="009B2248" w:rsidRDefault="009B2248" w:rsidP="00CA4FD0">
      <w:pPr>
        <w:spacing w:line="360" w:lineRule="auto"/>
        <w:jc w:val="both"/>
      </w:pPr>
    </w:p>
    <w:p w14:paraId="27E1C385" w14:textId="77777777" w:rsidR="004D3537" w:rsidRDefault="002C76F1" w:rsidP="009B2248">
      <w:pPr>
        <w:keepNext/>
        <w:jc w:val="center"/>
      </w:pPr>
      <w:r w:rsidRPr="002C76F1">
        <w:rPr>
          <w:noProof/>
        </w:rPr>
        <w:drawing>
          <wp:inline distT="0" distB="0" distL="0" distR="0" wp14:anchorId="3608AC04" wp14:editId="05BBF703">
            <wp:extent cx="2921635" cy="1599565"/>
            <wp:effectExtent l="25400" t="25400" r="2476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5.png"/>
                    <pic:cNvPicPr/>
                  </pic:nvPicPr>
                  <pic:blipFill>
                    <a:blip r:embed="rId29">
                      <a:extLst>
                        <a:ext uri="{28A0092B-C50C-407E-A947-70E740481C1C}">
                          <a14:useLocalDpi xmlns:a14="http://schemas.microsoft.com/office/drawing/2010/main" val="0"/>
                        </a:ext>
                      </a:extLst>
                    </a:blip>
                    <a:stretch>
                      <a:fillRect/>
                    </a:stretch>
                  </pic:blipFill>
                  <pic:spPr>
                    <a:xfrm>
                      <a:off x="0" y="0"/>
                      <a:ext cx="2921635" cy="1599565"/>
                    </a:xfrm>
                    <a:prstGeom prst="rect">
                      <a:avLst/>
                    </a:prstGeom>
                    <a:ln>
                      <a:solidFill>
                        <a:srgbClr val="000000"/>
                      </a:solidFill>
                    </a:ln>
                  </pic:spPr>
                </pic:pic>
              </a:graphicData>
            </a:graphic>
          </wp:inline>
        </w:drawing>
      </w:r>
    </w:p>
    <w:p w14:paraId="0481B887" w14:textId="05B460CD" w:rsidR="00464F78" w:rsidRDefault="004D3537" w:rsidP="00CA4FD0">
      <w:pPr>
        <w:pStyle w:val="Caption"/>
        <w:spacing w:line="360" w:lineRule="auto"/>
        <w:jc w:val="center"/>
      </w:pPr>
      <w:bookmarkStart w:id="144" w:name="_Ref267744039"/>
      <w:bookmarkStart w:id="145" w:name="_Toc269559868"/>
      <w:r>
        <w:t xml:space="preserve">Figure </w:t>
      </w:r>
      <w:fldSimple w:instr=" SEQ Figure \* ARABIC ">
        <w:r w:rsidR="00E149D1">
          <w:rPr>
            <w:noProof/>
          </w:rPr>
          <w:t>18</w:t>
        </w:r>
      </w:fldSimple>
      <w:bookmarkEnd w:id="144"/>
      <w:r>
        <w:t xml:space="preserve">: hasRole annotation used in </w:t>
      </w:r>
      <w:proofErr w:type="spellStart"/>
      <w:r>
        <w:t>SushiIngredient</w:t>
      </w:r>
      <w:proofErr w:type="spellEnd"/>
      <w:r>
        <w:t xml:space="preserve"> class</w:t>
      </w:r>
      <w:bookmarkEnd w:id="145"/>
    </w:p>
    <w:p w14:paraId="43CFCF0E" w14:textId="2A8ED636" w:rsidR="000B737F" w:rsidRDefault="00EE500F" w:rsidP="00CA4FD0">
      <w:pPr>
        <w:spacing w:line="360" w:lineRule="auto"/>
        <w:jc w:val="both"/>
      </w:pPr>
      <w:proofErr w:type="gramStart"/>
      <w:r>
        <w:t>hasRole</w:t>
      </w:r>
      <w:proofErr w:type="gramEnd"/>
      <w:r>
        <w:t xml:space="preserve"> annotation property is being used in different location</w:t>
      </w:r>
      <w:r w:rsidR="0055218B">
        <w:t>s</w:t>
      </w:r>
      <w:r>
        <w:t xml:space="preserve"> within the ontology.</w:t>
      </w:r>
      <w:r w:rsidR="0055218B">
        <w:t xml:space="preserve"> Here in </w:t>
      </w:r>
      <w:r w:rsidR="00B94F8D">
        <w:fldChar w:fldCharType="begin"/>
      </w:r>
      <w:r w:rsidR="00B94F8D">
        <w:instrText xml:space="preserve"> REF _Ref267744039 \h </w:instrText>
      </w:r>
      <w:r w:rsidR="00B94F8D">
        <w:fldChar w:fldCharType="separate"/>
      </w:r>
      <w:r w:rsidR="00C431B2">
        <w:t xml:space="preserve">Figure </w:t>
      </w:r>
      <w:r w:rsidR="00C431B2">
        <w:rPr>
          <w:noProof/>
        </w:rPr>
        <w:t>14</w:t>
      </w:r>
      <w:r w:rsidR="00B94F8D">
        <w:fldChar w:fldCharType="end"/>
      </w:r>
      <w:r w:rsidR="0055218B">
        <w:t xml:space="preserve">, </w:t>
      </w:r>
      <w:proofErr w:type="spellStart"/>
      <w:r w:rsidR="0055218B">
        <w:t>SushiIngredient</w:t>
      </w:r>
      <w:proofErr w:type="spellEnd"/>
      <w:r w:rsidR="0055218B">
        <w:t xml:space="preserve"> Class is annotated using hasRole annotation property with the constant value “IngClass” to </w:t>
      </w:r>
      <w:r w:rsidR="009D11AD">
        <w:t xml:space="preserve">indicate that </w:t>
      </w:r>
      <w:proofErr w:type="spellStart"/>
      <w:r w:rsidR="00F16DC5">
        <w:t>SushiIngredient</w:t>
      </w:r>
      <w:proofErr w:type="spellEnd"/>
      <w:r w:rsidR="00F16DC5">
        <w:t xml:space="preserve"> class </w:t>
      </w:r>
      <w:r w:rsidR="004021BC">
        <w:t>has the role of</w:t>
      </w:r>
      <w:r w:rsidR="00F16DC5">
        <w:t xml:space="preserve"> the Ingredient class</w:t>
      </w:r>
      <w:r w:rsidR="009D54F4">
        <w:t>.</w:t>
      </w:r>
    </w:p>
    <w:p w14:paraId="72B0FF4B" w14:textId="77777777" w:rsidR="002F0B18" w:rsidRDefault="006D1DF4" w:rsidP="009B2248">
      <w:pPr>
        <w:keepNext/>
        <w:jc w:val="center"/>
      </w:pPr>
      <w:r>
        <w:rPr>
          <w:noProof/>
        </w:rPr>
        <w:drawing>
          <wp:inline distT="0" distB="0" distL="0" distR="0" wp14:anchorId="54A48474" wp14:editId="072C7C30">
            <wp:extent cx="3330713" cy="1650910"/>
            <wp:effectExtent l="25400" t="25400" r="2222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6.png"/>
                    <pic:cNvPicPr/>
                  </pic:nvPicPr>
                  <pic:blipFill>
                    <a:blip r:embed="rId30">
                      <a:extLst>
                        <a:ext uri="{28A0092B-C50C-407E-A947-70E740481C1C}">
                          <a14:useLocalDpi xmlns:a14="http://schemas.microsoft.com/office/drawing/2010/main" val="0"/>
                        </a:ext>
                      </a:extLst>
                    </a:blip>
                    <a:stretch>
                      <a:fillRect/>
                    </a:stretch>
                  </pic:blipFill>
                  <pic:spPr>
                    <a:xfrm>
                      <a:off x="0" y="0"/>
                      <a:ext cx="3330713" cy="1650910"/>
                    </a:xfrm>
                    <a:prstGeom prst="rect">
                      <a:avLst/>
                    </a:prstGeom>
                    <a:ln>
                      <a:solidFill>
                        <a:srgbClr val="000000"/>
                      </a:solidFill>
                    </a:ln>
                  </pic:spPr>
                </pic:pic>
              </a:graphicData>
            </a:graphic>
          </wp:inline>
        </w:drawing>
      </w:r>
    </w:p>
    <w:p w14:paraId="321D2CF8" w14:textId="14037429" w:rsidR="007A5087" w:rsidRDefault="002F0B18" w:rsidP="00CA4FD0">
      <w:pPr>
        <w:pStyle w:val="Caption"/>
        <w:spacing w:line="360" w:lineRule="auto"/>
        <w:jc w:val="center"/>
      </w:pPr>
      <w:bookmarkStart w:id="146" w:name="_Ref267744049"/>
      <w:bookmarkStart w:id="147" w:name="_Toc269559869"/>
      <w:r>
        <w:t xml:space="preserve">Figure </w:t>
      </w:r>
      <w:fldSimple w:instr=" SEQ Figure \* ARABIC ">
        <w:r w:rsidR="00E149D1">
          <w:rPr>
            <w:noProof/>
          </w:rPr>
          <w:t>19</w:t>
        </w:r>
      </w:fldSimple>
      <w:bookmarkEnd w:id="146"/>
      <w:r>
        <w:t xml:space="preserve">: The use of hasRole annotation property in </w:t>
      </w:r>
      <w:proofErr w:type="spellStart"/>
      <w:r>
        <w:t>hasIngredient</w:t>
      </w:r>
      <w:proofErr w:type="spellEnd"/>
      <w:r>
        <w:t xml:space="preserve"> object property</w:t>
      </w:r>
      <w:bookmarkEnd w:id="147"/>
    </w:p>
    <w:p w14:paraId="54FC5BAA" w14:textId="5448DC4C" w:rsidR="00BD4AD0" w:rsidRDefault="00B94F8D" w:rsidP="00CA4FD0">
      <w:pPr>
        <w:spacing w:line="360" w:lineRule="auto"/>
        <w:jc w:val="both"/>
      </w:pPr>
      <w:r>
        <w:fldChar w:fldCharType="begin"/>
      </w:r>
      <w:r>
        <w:instrText xml:space="preserve"> REF _Ref267744049 \h </w:instrText>
      </w:r>
      <w:r>
        <w:fldChar w:fldCharType="separate"/>
      </w:r>
      <w:r w:rsidR="00C431B2">
        <w:t xml:space="preserve">Figure </w:t>
      </w:r>
      <w:r w:rsidR="00C431B2">
        <w:rPr>
          <w:noProof/>
        </w:rPr>
        <w:t>15</w:t>
      </w:r>
      <w:r>
        <w:fldChar w:fldCharType="end"/>
      </w:r>
      <w:r w:rsidR="002C6E73">
        <w:t xml:space="preserve"> shows the use of hasRole annotation property </w:t>
      </w:r>
      <w:r w:rsidR="008C2C4F">
        <w:t xml:space="preserve">in </w:t>
      </w:r>
      <w:proofErr w:type="spellStart"/>
      <w:r w:rsidR="008C2C4F">
        <w:t>hasIngredient</w:t>
      </w:r>
      <w:proofErr w:type="spellEnd"/>
      <w:r w:rsidR="008C2C4F">
        <w:t xml:space="preserve"> object prop</w:t>
      </w:r>
      <w:r w:rsidR="00D40616">
        <w:t xml:space="preserve">erty. </w:t>
      </w:r>
      <w:r w:rsidR="00571F23">
        <w:t xml:space="preserve">It means </w:t>
      </w:r>
      <w:proofErr w:type="spellStart"/>
      <w:r w:rsidR="00571F23">
        <w:t>hasIngredient</w:t>
      </w:r>
      <w:proofErr w:type="spellEnd"/>
      <w:r w:rsidR="00571F23">
        <w:t xml:space="preserve"> object property plays the role of the </w:t>
      </w:r>
      <w:r w:rsidR="00011F68">
        <w:t xml:space="preserve">property that describes the relation the ingredient class and </w:t>
      </w:r>
      <w:r w:rsidR="009667A9">
        <w:t xml:space="preserve">the base class. </w:t>
      </w:r>
    </w:p>
    <w:p w14:paraId="2C7B1DE3" w14:textId="77777777" w:rsidR="00705F60" w:rsidRDefault="00705F60" w:rsidP="00CA4FD0">
      <w:pPr>
        <w:spacing w:line="360" w:lineRule="auto"/>
        <w:jc w:val="both"/>
      </w:pPr>
    </w:p>
    <w:p w14:paraId="0A36504E" w14:textId="3735B1F4" w:rsidR="00705F60" w:rsidRDefault="00D54D56" w:rsidP="00CA4FD0">
      <w:pPr>
        <w:spacing w:line="360" w:lineRule="auto"/>
        <w:jc w:val="both"/>
      </w:pPr>
      <w:proofErr w:type="gramStart"/>
      <w:r>
        <w:t>hasRole</w:t>
      </w:r>
      <w:proofErr w:type="gramEnd"/>
      <w:r>
        <w:t xml:space="preserve"> is used also in determining filters and facets. Filters need only to be indicated by the hasRole annotations property with constant value “filter” for the tool to know it is a filter. </w:t>
      </w:r>
      <w:r w:rsidR="00274417">
        <w:fldChar w:fldCharType="begin"/>
      </w:r>
      <w:r w:rsidR="00274417">
        <w:instrText xml:space="preserve"> REF _Ref267745615 \h </w:instrText>
      </w:r>
      <w:r w:rsidR="00274417">
        <w:fldChar w:fldCharType="separate"/>
      </w:r>
      <w:r w:rsidR="00C431B2">
        <w:t xml:space="preserve">Figure </w:t>
      </w:r>
      <w:r w:rsidR="00C431B2">
        <w:rPr>
          <w:noProof/>
        </w:rPr>
        <w:t>16</w:t>
      </w:r>
      <w:r w:rsidR="00274417">
        <w:fldChar w:fldCharType="end"/>
      </w:r>
      <w:r w:rsidR="00274417">
        <w:t xml:space="preserve"> shows that </w:t>
      </w:r>
      <w:proofErr w:type="spellStart"/>
      <w:r w:rsidR="00274417">
        <w:t>VeganIngredient</w:t>
      </w:r>
      <w:proofErr w:type="spellEnd"/>
      <w:r w:rsidR="00274417">
        <w:t xml:space="preserve"> class is a filter.</w:t>
      </w:r>
    </w:p>
    <w:p w14:paraId="0851F489" w14:textId="77777777" w:rsidR="009B2248" w:rsidRDefault="009B2248" w:rsidP="00CA4FD0">
      <w:pPr>
        <w:spacing w:line="360" w:lineRule="auto"/>
        <w:jc w:val="both"/>
      </w:pPr>
    </w:p>
    <w:p w14:paraId="71F2EFCB" w14:textId="77777777" w:rsidR="00992BCD" w:rsidRDefault="00992BCD" w:rsidP="009B2248">
      <w:pPr>
        <w:keepNext/>
        <w:jc w:val="center"/>
      </w:pPr>
      <w:r>
        <w:rPr>
          <w:noProof/>
        </w:rPr>
        <w:drawing>
          <wp:inline distT="0" distB="0" distL="0" distR="0" wp14:anchorId="72FA2AD1" wp14:editId="3FA3D2EF">
            <wp:extent cx="2873513" cy="2066506"/>
            <wp:effectExtent l="25400" t="25400" r="2222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7.png"/>
                    <pic:cNvPicPr/>
                  </pic:nvPicPr>
                  <pic:blipFill>
                    <a:blip r:embed="rId31">
                      <a:extLst>
                        <a:ext uri="{28A0092B-C50C-407E-A947-70E740481C1C}">
                          <a14:useLocalDpi xmlns:a14="http://schemas.microsoft.com/office/drawing/2010/main" val="0"/>
                        </a:ext>
                      </a:extLst>
                    </a:blip>
                    <a:stretch>
                      <a:fillRect/>
                    </a:stretch>
                  </pic:blipFill>
                  <pic:spPr>
                    <a:xfrm>
                      <a:off x="0" y="0"/>
                      <a:ext cx="2873513" cy="2066506"/>
                    </a:xfrm>
                    <a:prstGeom prst="rect">
                      <a:avLst/>
                    </a:prstGeom>
                    <a:ln>
                      <a:solidFill>
                        <a:srgbClr val="000000"/>
                      </a:solidFill>
                    </a:ln>
                  </pic:spPr>
                </pic:pic>
              </a:graphicData>
            </a:graphic>
          </wp:inline>
        </w:drawing>
      </w:r>
    </w:p>
    <w:p w14:paraId="5CBF83EE" w14:textId="44265F4F" w:rsidR="00D54D56" w:rsidRDefault="00992BCD" w:rsidP="00CA4FD0">
      <w:pPr>
        <w:pStyle w:val="Caption"/>
        <w:spacing w:line="360" w:lineRule="auto"/>
        <w:jc w:val="center"/>
      </w:pPr>
      <w:bookmarkStart w:id="148" w:name="_Ref267745615"/>
      <w:bookmarkStart w:id="149" w:name="_Toc269559870"/>
      <w:r>
        <w:t xml:space="preserve">Figure </w:t>
      </w:r>
      <w:fldSimple w:instr=" SEQ Figure \* ARABIC ">
        <w:r w:rsidR="00E149D1">
          <w:rPr>
            <w:noProof/>
          </w:rPr>
          <w:t>20</w:t>
        </w:r>
      </w:fldSimple>
      <w:bookmarkEnd w:id="148"/>
      <w:r>
        <w:t xml:space="preserve">: hasRole annotation property used to determine </w:t>
      </w:r>
      <w:proofErr w:type="spellStart"/>
      <w:r>
        <w:t>VeganIngredient</w:t>
      </w:r>
      <w:proofErr w:type="spellEnd"/>
      <w:r>
        <w:t xml:space="preserve"> as a filter</w:t>
      </w:r>
      <w:bookmarkEnd w:id="149"/>
    </w:p>
    <w:p w14:paraId="4718FCD6" w14:textId="7358F093" w:rsidR="00EE3137" w:rsidRDefault="002838F5" w:rsidP="00CA4FD0">
      <w:pPr>
        <w:spacing w:line="360" w:lineRule="auto"/>
        <w:jc w:val="both"/>
      </w:pPr>
      <w:r>
        <w:t xml:space="preserve">Defining facets require more than using hasRole annotation property, since there is need to be an object property that describe the relation between the ingredient sushi class </w:t>
      </w:r>
      <w:r w:rsidR="00C92F26">
        <w:t xml:space="preserve">and the its </w:t>
      </w:r>
      <w:r w:rsidR="00C92F26" w:rsidRPr="00C92F26">
        <w:t>characteristic</w:t>
      </w:r>
      <w:r w:rsidR="008C713B">
        <w:t xml:space="preserve">. For example a sweet ingredient and sweet class shown in </w:t>
      </w:r>
      <w:r w:rsidR="008C713B">
        <w:fldChar w:fldCharType="begin"/>
      </w:r>
      <w:r w:rsidR="008C713B">
        <w:instrText xml:space="preserve"> REF _Ref267743703 \h </w:instrText>
      </w:r>
      <w:r w:rsidR="008C713B">
        <w:fldChar w:fldCharType="separate"/>
      </w:r>
      <w:r w:rsidR="00C431B2">
        <w:t xml:space="preserve">Figure </w:t>
      </w:r>
      <w:r w:rsidR="00C431B2">
        <w:rPr>
          <w:noProof/>
        </w:rPr>
        <w:t>5</w:t>
      </w:r>
      <w:r w:rsidR="008C713B">
        <w:fldChar w:fldCharType="end"/>
      </w:r>
      <w:r w:rsidR="008C713B">
        <w:t xml:space="preserve"> need to have some kind of link between them. </w:t>
      </w:r>
      <w:r w:rsidR="00335354">
        <w:fldChar w:fldCharType="begin"/>
      </w:r>
      <w:r w:rsidR="00335354">
        <w:instrText xml:space="preserve"> REF _Ref267746329 \h </w:instrText>
      </w:r>
      <w:r w:rsidR="00335354">
        <w:fldChar w:fldCharType="separate"/>
      </w:r>
      <w:r w:rsidR="00C431B2">
        <w:t xml:space="preserve">Figure </w:t>
      </w:r>
      <w:r w:rsidR="00C431B2">
        <w:rPr>
          <w:noProof/>
        </w:rPr>
        <w:t>17</w:t>
      </w:r>
      <w:r w:rsidR="00335354">
        <w:fldChar w:fldCharType="end"/>
      </w:r>
      <w:r w:rsidR="00335354">
        <w:t xml:space="preserve"> </w:t>
      </w:r>
      <w:r w:rsidR="00263908">
        <w:t xml:space="preserve">shows the use of </w:t>
      </w:r>
      <w:proofErr w:type="gramStart"/>
      <w:r w:rsidR="00263908">
        <w:t>two annotation</w:t>
      </w:r>
      <w:proofErr w:type="gramEnd"/>
      <w:r w:rsidR="00263908">
        <w:t xml:space="preserve"> properties hasRole to define the role of Sweet class as facet and </w:t>
      </w:r>
      <w:r w:rsidR="0055126E">
        <w:t xml:space="preserve">hasProperty </w:t>
      </w:r>
      <w:r w:rsidR="00263908">
        <w:t>to specify the object property used to like the sweet class with ingredient classes.</w:t>
      </w:r>
      <w:r w:rsidR="0055126E">
        <w:t xml:space="preserve"> Notice here the value of </w:t>
      </w:r>
      <w:r w:rsidR="008F6696">
        <w:t xml:space="preserve">annotation property hasProperty is IRI of </w:t>
      </w:r>
      <w:proofErr w:type="spellStart"/>
      <w:r w:rsidR="008F6696">
        <w:t>hasSweetness</w:t>
      </w:r>
      <w:proofErr w:type="spellEnd"/>
      <w:r w:rsidR="008F6696">
        <w:t xml:space="preserve"> object property shown in </w:t>
      </w:r>
      <w:r w:rsidR="008F6696">
        <w:fldChar w:fldCharType="begin"/>
      </w:r>
      <w:r w:rsidR="008F6696">
        <w:instrText xml:space="preserve"> REF _Ref267743782 \h </w:instrText>
      </w:r>
      <w:r w:rsidR="008F6696">
        <w:fldChar w:fldCharType="separate"/>
      </w:r>
      <w:r w:rsidR="00C431B2">
        <w:t xml:space="preserve">Figure </w:t>
      </w:r>
      <w:r w:rsidR="00C431B2">
        <w:rPr>
          <w:noProof/>
        </w:rPr>
        <w:t>6</w:t>
      </w:r>
      <w:r w:rsidR="008F6696">
        <w:fldChar w:fldCharType="end"/>
      </w:r>
      <w:r w:rsidR="008F6696">
        <w:t>.</w:t>
      </w:r>
    </w:p>
    <w:p w14:paraId="60AF1919" w14:textId="77777777" w:rsidR="00657FFD" w:rsidRDefault="00657FFD" w:rsidP="009B2248">
      <w:pPr>
        <w:keepNext/>
        <w:jc w:val="center"/>
      </w:pPr>
      <w:r>
        <w:rPr>
          <w:noProof/>
        </w:rPr>
        <w:drawing>
          <wp:inline distT="0" distB="0" distL="0" distR="0" wp14:anchorId="5C1D6E71" wp14:editId="41F72AC0">
            <wp:extent cx="2594113" cy="1864519"/>
            <wp:effectExtent l="25400" t="25400" r="2222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8.png"/>
                    <pic:cNvPicPr/>
                  </pic:nvPicPr>
                  <pic:blipFill>
                    <a:blip r:embed="rId32">
                      <a:extLst>
                        <a:ext uri="{28A0092B-C50C-407E-A947-70E740481C1C}">
                          <a14:useLocalDpi xmlns:a14="http://schemas.microsoft.com/office/drawing/2010/main" val="0"/>
                        </a:ext>
                      </a:extLst>
                    </a:blip>
                    <a:stretch>
                      <a:fillRect/>
                    </a:stretch>
                  </pic:blipFill>
                  <pic:spPr>
                    <a:xfrm>
                      <a:off x="0" y="0"/>
                      <a:ext cx="2594113" cy="1864519"/>
                    </a:xfrm>
                    <a:prstGeom prst="rect">
                      <a:avLst/>
                    </a:prstGeom>
                    <a:ln>
                      <a:solidFill>
                        <a:srgbClr val="000000"/>
                      </a:solidFill>
                    </a:ln>
                  </pic:spPr>
                </pic:pic>
              </a:graphicData>
            </a:graphic>
          </wp:inline>
        </w:drawing>
      </w:r>
    </w:p>
    <w:p w14:paraId="1383CD0D" w14:textId="0723C605" w:rsidR="00022693" w:rsidRPr="00EE3137" w:rsidRDefault="00657FFD" w:rsidP="00CA4FD0">
      <w:pPr>
        <w:pStyle w:val="Caption"/>
        <w:spacing w:line="360" w:lineRule="auto"/>
        <w:jc w:val="center"/>
      </w:pPr>
      <w:bookmarkStart w:id="150" w:name="_Ref267746329"/>
      <w:bookmarkStart w:id="151" w:name="_Toc269559871"/>
      <w:r>
        <w:t xml:space="preserve">Figure </w:t>
      </w:r>
      <w:fldSimple w:instr=" SEQ Figure \* ARABIC ">
        <w:r w:rsidR="00E149D1">
          <w:rPr>
            <w:noProof/>
          </w:rPr>
          <w:t>21</w:t>
        </w:r>
      </w:fldSimple>
      <w:bookmarkEnd w:id="150"/>
      <w:r>
        <w:t>: Facets are determined in the ontology</w:t>
      </w:r>
      <w:bookmarkEnd w:id="151"/>
    </w:p>
    <w:p w14:paraId="6B57EA1E" w14:textId="77777777" w:rsidR="00A0559A" w:rsidRDefault="00A0559A" w:rsidP="00A0559A">
      <w:pPr>
        <w:pStyle w:val="Heading2"/>
        <w:spacing w:line="360" w:lineRule="auto"/>
      </w:pPr>
      <w:bookmarkStart w:id="152" w:name="_Toc269411829"/>
      <w:r>
        <w:t>Conclusion</w:t>
      </w:r>
      <w:bookmarkEnd w:id="152"/>
    </w:p>
    <w:p w14:paraId="26BD641B" w14:textId="77777777" w:rsidR="00A0559A" w:rsidRDefault="00A0559A" w:rsidP="00A0559A">
      <w:pPr>
        <w:spacing w:line="360" w:lineRule="auto"/>
        <w:jc w:val="both"/>
      </w:pPr>
      <w:r>
        <w:t>This chapter presented the design process of the important aspects of the project. It started with the design of the sushi ontology that was used mainly with the tool. Then it moves to the design of different user stories, which have the role of determining the functionalities of the System. Finally, it shows the design process of the UI based on the ontology that was in used, and the user stories that specify the functionalities of the UI.</w:t>
      </w:r>
    </w:p>
    <w:p w14:paraId="4AB6262A" w14:textId="77777777" w:rsidR="00A0559A" w:rsidRDefault="00A0559A" w:rsidP="00A0559A">
      <w:pPr>
        <w:spacing w:line="360" w:lineRule="auto"/>
        <w:jc w:val="both"/>
      </w:pPr>
    </w:p>
    <w:p w14:paraId="48E3089A" w14:textId="77777777" w:rsidR="00A0559A" w:rsidRPr="00B00FF3" w:rsidRDefault="00A0559A" w:rsidP="00A0559A">
      <w:pPr>
        <w:spacing w:line="360" w:lineRule="auto"/>
        <w:jc w:val="both"/>
      </w:pPr>
      <w:r>
        <w:t>The next chapter gives details of the implementation process of the System.</w:t>
      </w:r>
    </w:p>
    <w:p w14:paraId="19EBA3DC" w14:textId="77777777" w:rsidR="00D46C40" w:rsidRDefault="00D46C40" w:rsidP="00CA4FD0">
      <w:pPr>
        <w:spacing w:line="360" w:lineRule="auto"/>
        <w:rPr>
          <w:rFonts w:eastAsiaTheme="majorEastAsia" w:cs="Times New Roman"/>
          <w:b/>
          <w:bCs/>
          <w:color w:val="4F81BD" w:themeColor="accent1"/>
          <w:sz w:val="26"/>
          <w:szCs w:val="26"/>
        </w:rPr>
      </w:pPr>
      <w:r>
        <w:br w:type="page"/>
      </w:r>
    </w:p>
    <w:p w14:paraId="310D4D9D" w14:textId="07B8559D" w:rsidR="00D46C40" w:rsidRDefault="00D46C40" w:rsidP="00CA4FD0">
      <w:pPr>
        <w:pStyle w:val="Heading1"/>
        <w:spacing w:line="360" w:lineRule="auto"/>
        <w:rPr>
          <w:rFonts w:cs="Times New Roman"/>
        </w:rPr>
      </w:pPr>
      <w:bookmarkStart w:id="153" w:name="_Toc269411830"/>
      <w:r w:rsidRPr="00D46C40">
        <w:rPr>
          <w:rFonts w:cs="Times New Roman"/>
        </w:rPr>
        <w:t>IMPLEMENTATION</w:t>
      </w:r>
      <w:bookmarkEnd w:id="153"/>
    </w:p>
    <w:p w14:paraId="61926322" w14:textId="08302D50" w:rsidR="00554C5A" w:rsidRPr="00554C5A" w:rsidRDefault="00A31138" w:rsidP="00B4202C">
      <w:pPr>
        <w:spacing w:line="360" w:lineRule="auto"/>
        <w:jc w:val="both"/>
      </w:pPr>
      <w:r>
        <w:t>This chapter</w:t>
      </w:r>
      <w:r w:rsidR="009E130F">
        <w:t xml:space="preserve"> talks about the implementation process of the system</w:t>
      </w:r>
      <w:r w:rsidR="00B4202C">
        <w:t xml:space="preserve"> “The Manchester Sushi Finder”</w:t>
      </w:r>
      <w:r w:rsidR="0004362B">
        <w:t xml:space="preserve">. Moreover, </w:t>
      </w:r>
      <w:r w:rsidR="0083660F">
        <w:t xml:space="preserve">it </w:t>
      </w:r>
      <w:r w:rsidR="00DB0444">
        <w:t xml:space="preserve">contains </w:t>
      </w:r>
      <w:r w:rsidR="00AA6E89">
        <w:t xml:space="preserve">some limitations </w:t>
      </w:r>
      <w:r w:rsidR="00DB0444">
        <w:t xml:space="preserve">that occurred </w:t>
      </w:r>
      <w:r w:rsidR="0083660F">
        <w:t xml:space="preserve">during the implementation </w:t>
      </w:r>
      <w:r w:rsidR="00DB0444">
        <w:t>phase.</w:t>
      </w:r>
    </w:p>
    <w:p w14:paraId="7C92480C" w14:textId="4AAA4097" w:rsidR="00A162C2" w:rsidRDefault="00CA562C" w:rsidP="00F703DD">
      <w:pPr>
        <w:pStyle w:val="Heading2"/>
        <w:spacing w:line="360" w:lineRule="auto"/>
        <w:ind w:left="0" w:firstLine="0"/>
      </w:pPr>
      <w:bookmarkStart w:id="154" w:name="_Toc269411831"/>
      <w:r>
        <w:t>User Interface Implementation</w:t>
      </w:r>
      <w:bookmarkEnd w:id="154"/>
    </w:p>
    <w:p w14:paraId="789A59CE" w14:textId="14F757B5" w:rsidR="00760CB4" w:rsidRPr="00760CB4" w:rsidRDefault="00F703DD" w:rsidP="00F703DD">
      <w:pPr>
        <w:spacing w:line="360" w:lineRule="auto"/>
        <w:jc w:val="both"/>
      </w:pPr>
      <w:r>
        <w:t xml:space="preserve">This section contains the details </w:t>
      </w:r>
      <w:r w:rsidR="00A826CD">
        <w:t xml:space="preserve">of the Manchester Sushi Finder </w:t>
      </w:r>
      <w:r w:rsidR="006B3473">
        <w:t>implementation process</w:t>
      </w:r>
      <w:r w:rsidR="007622F1">
        <w:t xml:space="preserve">. </w:t>
      </w:r>
      <w:r w:rsidR="00196BE3">
        <w:t xml:space="preserve">Firstly, </w:t>
      </w:r>
      <w:r w:rsidR="00E276EA">
        <w:t xml:space="preserve">it provides details about the technology </w:t>
      </w:r>
      <w:r w:rsidR="00DB7D27">
        <w:t xml:space="preserve">and software process model </w:t>
      </w:r>
      <w:r w:rsidR="00E276EA">
        <w:t xml:space="preserve">that </w:t>
      </w:r>
      <w:r w:rsidR="00DB7D27">
        <w:t>are</w:t>
      </w:r>
      <w:r w:rsidR="00E276EA">
        <w:t xml:space="preserve"> used</w:t>
      </w:r>
      <w:r w:rsidR="00F55892">
        <w:t xml:space="preserve"> during the implementation</w:t>
      </w:r>
      <w:r w:rsidR="00E276EA">
        <w:t xml:space="preserve">. </w:t>
      </w:r>
      <w:r w:rsidR="00E912F8">
        <w:t xml:space="preserve">Then, </w:t>
      </w:r>
      <w:r w:rsidR="00F55892">
        <w:t xml:space="preserve">it discusses </w:t>
      </w:r>
      <w:r w:rsidR="00A232E3">
        <w:t xml:space="preserve">the new functionalities </w:t>
      </w:r>
      <w:r w:rsidR="007B74E1">
        <w:t xml:space="preserve">and </w:t>
      </w:r>
      <w:r w:rsidR="00DB3241">
        <w:t>provides</w:t>
      </w:r>
      <w:r w:rsidR="007B74E1">
        <w:t xml:space="preserve"> snapshots </w:t>
      </w:r>
      <w:r w:rsidR="005C53F9">
        <w:t>of this tool that built on the top of the “Manchester Pizza Finder”</w:t>
      </w:r>
      <w:r w:rsidR="00021ABF">
        <w:t>.</w:t>
      </w:r>
      <w:r w:rsidR="00DB3241">
        <w:t xml:space="preserve"> Finally, </w:t>
      </w:r>
      <w:r w:rsidR="000D68D3">
        <w:t xml:space="preserve">it </w:t>
      </w:r>
      <w:r w:rsidR="00D45ACD">
        <w:t>elaborates</w:t>
      </w:r>
      <w:r w:rsidR="000D68D3">
        <w:t xml:space="preserve"> on some limitations that were faced during the implementation phase.</w:t>
      </w:r>
    </w:p>
    <w:p w14:paraId="756FE4DD" w14:textId="40994A8A" w:rsidR="00554334" w:rsidRDefault="00554334" w:rsidP="00E96D5D">
      <w:pPr>
        <w:pStyle w:val="Heading3"/>
        <w:spacing w:line="360" w:lineRule="auto"/>
        <w:jc w:val="both"/>
      </w:pPr>
      <w:bookmarkStart w:id="155" w:name="_Toc269411832"/>
      <w:r>
        <w:t>Java</w:t>
      </w:r>
      <w:bookmarkEnd w:id="155"/>
    </w:p>
    <w:p w14:paraId="71CB9F92" w14:textId="7D37522E" w:rsidR="00796550" w:rsidRDefault="0000084F" w:rsidP="006B738E">
      <w:pPr>
        <w:spacing w:line="360" w:lineRule="auto"/>
        <w:jc w:val="both"/>
      </w:pPr>
      <w:r>
        <w:t xml:space="preserve">The Manchester Sushi Finder is </w:t>
      </w:r>
      <w:r w:rsidR="00F5082E">
        <w:t>implemented</w:t>
      </w:r>
      <w:r>
        <w:t xml:space="preserve"> using </w:t>
      </w:r>
      <w:proofErr w:type="gramStart"/>
      <w:r w:rsidR="00BD473A">
        <w:t>java</w:t>
      </w:r>
      <w:r w:rsidR="00560962">
        <w:t xml:space="preserve"> </w:t>
      </w:r>
      <w:r w:rsidR="00BD473A">
        <w:t>programming</w:t>
      </w:r>
      <w:proofErr w:type="gramEnd"/>
      <w:r w:rsidR="00BD473A">
        <w:t xml:space="preserve"> language. </w:t>
      </w:r>
      <w:r w:rsidR="008F7935">
        <w:t xml:space="preserve">Since </w:t>
      </w:r>
      <w:r w:rsidR="006B738E">
        <w:t>the this tool</w:t>
      </w:r>
      <w:r w:rsidR="009C6F3F">
        <w:t xml:space="preserve"> </w:t>
      </w:r>
      <w:r w:rsidR="00F5082E">
        <w:t xml:space="preserve">is </w:t>
      </w:r>
      <w:r w:rsidR="00493D20">
        <w:t xml:space="preserve">built </w:t>
      </w:r>
      <w:r w:rsidR="001B12FF">
        <w:t>on the top of existing tool “The Manchester Pizza finder” that was implemented using java programming language.</w:t>
      </w:r>
      <w:r w:rsidR="00560962">
        <w:t xml:space="preserve"> </w:t>
      </w:r>
      <w:r w:rsidR="00D4653E">
        <w:t xml:space="preserve">Another reason </w:t>
      </w:r>
      <w:r w:rsidR="0038087E">
        <w:t xml:space="preserve">to use </w:t>
      </w:r>
      <w:proofErr w:type="spellStart"/>
      <w:r w:rsidR="0038087E">
        <w:t>jave</w:t>
      </w:r>
      <w:proofErr w:type="spellEnd"/>
      <w:r w:rsidR="0038087E">
        <w:t xml:space="preserve"> programming language </w:t>
      </w:r>
      <w:r w:rsidR="00D4653E">
        <w:t xml:space="preserve">would be the use of OWL </w:t>
      </w:r>
      <w:r w:rsidR="001D6215">
        <w:t>API that</w:t>
      </w:r>
      <w:r w:rsidR="00D4653E">
        <w:t xml:space="preserve"> is </w:t>
      </w:r>
      <w:r w:rsidR="00311726">
        <w:t>a java interface</w:t>
      </w:r>
      <w:r w:rsidR="00673C91">
        <w:t>.</w:t>
      </w:r>
      <w:r w:rsidR="00CD3975">
        <w:t xml:space="preserve"> </w:t>
      </w:r>
      <w:r w:rsidR="00F47978">
        <w:t xml:space="preserve">So, continuing implementing in java eases the process of the compatibility with the old tool and </w:t>
      </w:r>
      <w:r w:rsidR="00ED438B">
        <w:t>the accessibility of the</w:t>
      </w:r>
      <w:r w:rsidR="00F47978">
        <w:t xml:space="preserve"> o</w:t>
      </w:r>
      <w:r w:rsidR="004B61EE">
        <w:t>ld basic functionalities.</w:t>
      </w:r>
    </w:p>
    <w:p w14:paraId="111C13FC" w14:textId="77777777" w:rsidR="004B61EE" w:rsidRDefault="004B61EE" w:rsidP="006B738E">
      <w:pPr>
        <w:spacing w:line="360" w:lineRule="auto"/>
        <w:jc w:val="both"/>
      </w:pPr>
    </w:p>
    <w:p w14:paraId="7A56D431" w14:textId="67D4CFD2" w:rsidR="00B427BB" w:rsidRDefault="00D631A0" w:rsidP="006B738E">
      <w:pPr>
        <w:spacing w:line="360" w:lineRule="auto"/>
        <w:jc w:val="both"/>
      </w:pPr>
      <w:r>
        <w:fldChar w:fldCharType="begin"/>
      </w:r>
      <w:r w:rsidR="00123409">
        <w:instrText xml:space="preserve"> ADDIN EN.CITE &lt;EndNote&gt;&lt;Cite&gt;&lt;RecNum&gt;67&lt;/RecNum&gt;&lt;DisplayText&gt;[21, 22]&lt;/DisplayText&gt;&lt;record&gt;&lt;rec-number&gt;67&lt;/rec-number&gt;&lt;foreign-keys&gt;&lt;key app="EN" db-id="ts25ppery0xtwlevwr5vrr0ivsptart9ve22" timestamp="1406813910"&gt;67&lt;/key&gt;&lt;/foreign-keys&gt;&lt;ref-type name="Web Page"&gt;12&lt;/ref-type&gt;&lt;contributors&gt;&lt;secondary-authors&gt;&lt;author&gt;Oracle&lt;/author&gt;&lt;/secondary-authors&gt;&lt;/contributors&gt;&lt;titles&gt;&lt;title&gt;The Java Technology Phenomenon&lt;/title&gt;&lt;/titles&gt;&lt;volume&gt;2014&lt;/volume&gt;&lt;number&gt;July 31, 2014&lt;/number&gt;&lt;dates&gt;&lt;/dates&gt;&lt;pub-location&gt;Oracle&lt;/pub-location&gt;&lt;publisher&gt;Oracle&lt;/publisher&gt;&lt;urls&gt;&lt;related-urls&gt;&lt;url&gt;http://docs.oracle.com/javase/tutorial/getStarted/intro/definition.html&lt;/url&gt;&lt;/related-urls&gt;&lt;/urls&gt;&lt;/record&gt;&lt;/Cite&gt;&lt;Cite&gt;&lt;Author&gt;Gosling&lt;/Author&gt;&lt;Year&gt;1995&lt;/Year&gt;&lt;RecNum&gt;68&lt;/RecNum&gt;&lt;record&gt;&lt;rec-number&gt;68&lt;/rec-number&gt;&lt;foreign-keys&gt;&lt;key app="EN" db-id="ts25ppery0xtwlevwr5vrr0ivsptart9ve22" timestamp="1406816214"&gt;68&lt;/key&gt;&lt;/foreign-keys&gt;&lt;ref-type name="Book"&gt;6&lt;/ref-type&gt;&lt;contributors&gt;&lt;authors&gt;&lt;author&gt;Gosling, James&lt;/author&gt;&lt;author&gt;McGilton, Henry&lt;/author&gt;&lt;/authors&gt;&lt;/contributors&gt;&lt;titles&gt;&lt;title&gt;The Java language environment&lt;/title&gt;&lt;/titles&gt;&lt;volume&gt;2550&lt;/volume&gt;&lt;dates&gt;&lt;year&gt;1995&lt;/year&gt;&lt;/dates&gt;&lt;publisher&gt;Sun Microsystems Computer Company&lt;/publisher&gt;&lt;urls&gt;&lt;/urls&gt;&lt;/record&gt;&lt;/Cite&gt;&lt;/EndNote&gt;</w:instrText>
      </w:r>
      <w:r>
        <w:fldChar w:fldCharType="separate"/>
      </w:r>
      <w:r w:rsidR="00123409">
        <w:rPr>
          <w:noProof/>
        </w:rPr>
        <w:t>[21, 22]</w:t>
      </w:r>
      <w:r>
        <w:fldChar w:fldCharType="end"/>
      </w:r>
      <w:r>
        <w:t xml:space="preserve"> </w:t>
      </w:r>
      <w:r w:rsidR="005D6F95">
        <w:t>Characterizes</w:t>
      </w:r>
      <w:r w:rsidR="00486C95">
        <w:t xml:space="preserve"> java as two things in one</w:t>
      </w:r>
      <w:r w:rsidR="005D6F95">
        <w:t>,</w:t>
      </w:r>
      <w:r w:rsidR="00695927">
        <w:t xml:space="preserve"> </w:t>
      </w:r>
      <w:r w:rsidR="005D6F95">
        <w:t>s</w:t>
      </w:r>
      <w:r w:rsidR="00695927">
        <w:t>o it is a programming language and a platform.</w:t>
      </w:r>
      <w:r w:rsidR="00F936EC">
        <w:t xml:space="preserve"> </w:t>
      </w:r>
      <w:r w:rsidR="00C66408">
        <w:t>Java programming language is considered as high-level programming language.</w:t>
      </w:r>
      <w:r w:rsidR="001453DB">
        <w:t xml:space="preserve"> </w:t>
      </w:r>
      <w:r w:rsidR="00A56595">
        <w:t>It has been described as simple, object oriented, portable, and robust.</w:t>
      </w:r>
      <w:r w:rsidR="00310405">
        <w:t xml:space="preserve"> </w:t>
      </w:r>
      <w:proofErr w:type="gramStart"/>
      <w:r w:rsidR="00B151AD">
        <w:t>the</w:t>
      </w:r>
      <w:proofErr w:type="gramEnd"/>
      <w:r w:rsidR="00B151AD">
        <w:t xml:space="preserve"> program is written as plan text then it gets compiled to </w:t>
      </w:r>
      <w:proofErr w:type="spellStart"/>
      <w:r w:rsidR="00B151AD">
        <w:t>bytecode</w:t>
      </w:r>
      <w:r w:rsidR="008651D7">
        <w:t>s</w:t>
      </w:r>
      <w:proofErr w:type="spellEnd"/>
      <w:r w:rsidR="00B151AD">
        <w:t xml:space="preserve"> that is understandable be Java Virtual Machine (JVM)</w:t>
      </w:r>
      <w:r w:rsidR="00E724B2">
        <w:t xml:space="preserve">. Finally, it is run using JVM that is </w:t>
      </w:r>
      <w:r w:rsidR="00DE654A">
        <w:t>available in most of the operating systems.</w:t>
      </w:r>
      <w:r w:rsidR="00DB38B3">
        <w:t xml:space="preserve"> </w:t>
      </w:r>
      <w:r w:rsidR="00A16B53">
        <w:t xml:space="preserve">Platforms usually </w:t>
      </w:r>
      <w:r w:rsidR="00EB30DA">
        <w:t xml:space="preserve">have </w:t>
      </w:r>
      <w:proofErr w:type="gramStart"/>
      <w:r w:rsidR="00EB30DA">
        <w:t>consist</w:t>
      </w:r>
      <w:proofErr w:type="gramEnd"/>
      <w:r w:rsidR="00EB30DA">
        <w:t xml:space="preserve"> of software part that lay on the top of the second part which is the hardware part.</w:t>
      </w:r>
      <w:r w:rsidR="00DD2F7D">
        <w:t xml:space="preserve"> Java is considered </w:t>
      </w:r>
      <w:r w:rsidR="00B23C70">
        <w:t>as a platform since it has the software part without the hardware part.</w:t>
      </w:r>
      <w:r w:rsidR="0011752C">
        <w:t xml:space="preserve"> Since JVM is available in most to the operating systems, java can be run in different platforms.</w:t>
      </w:r>
      <w:r w:rsidR="00394B45">
        <w:t xml:space="preserve"> </w:t>
      </w:r>
      <w:r w:rsidR="001B73CA">
        <w:t xml:space="preserve">Moreover, </w:t>
      </w:r>
      <w:r w:rsidR="008024C6">
        <w:t>it is simpler to learn and user</w:t>
      </w:r>
      <w:r w:rsidR="00090090">
        <w:t xml:space="preserve"> and it is object oriented that supports the reusability of modules.</w:t>
      </w:r>
      <w:r w:rsidR="002B1672">
        <w:t xml:space="preserve"> Although </w:t>
      </w:r>
      <w:r w:rsidR="001B05EE">
        <w:t xml:space="preserve">java has a lot of advantages, it has also a major </w:t>
      </w:r>
      <w:r w:rsidR="00A86EC8">
        <w:t xml:space="preserve">disadvantage that is </w:t>
      </w:r>
      <w:r w:rsidR="00F94880">
        <w:t>the slowness because of the platform independent environment.</w:t>
      </w:r>
    </w:p>
    <w:p w14:paraId="4E58B249" w14:textId="4EAA23FB" w:rsidR="004B61EE" w:rsidRPr="00796550" w:rsidRDefault="00737B4E" w:rsidP="006B738E">
      <w:pPr>
        <w:spacing w:line="360" w:lineRule="auto"/>
        <w:jc w:val="both"/>
      </w:pPr>
      <w:r>
        <w:t xml:space="preserve"> </w:t>
      </w:r>
    </w:p>
    <w:p w14:paraId="03023C6E" w14:textId="1540E3F8" w:rsidR="00305AE0" w:rsidRDefault="00305AE0" w:rsidP="00305AE0">
      <w:pPr>
        <w:pStyle w:val="Heading3"/>
        <w:spacing w:line="360" w:lineRule="auto"/>
      </w:pPr>
      <w:bookmarkStart w:id="156" w:name="_Toc269411833"/>
      <w:r>
        <w:t>Maven</w:t>
      </w:r>
      <w:bookmarkEnd w:id="156"/>
    </w:p>
    <w:p w14:paraId="4933F33E" w14:textId="14BC761C" w:rsidR="008E44DE" w:rsidRDefault="00563155" w:rsidP="00AB31EA">
      <w:pPr>
        <w:spacing w:line="360" w:lineRule="auto"/>
        <w:jc w:val="both"/>
      </w:pPr>
      <w:r>
        <w:t>The Manchester Pizza finder is implemented using java, and built using maven.</w:t>
      </w:r>
      <w:r w:rsidR="00B12975">
        <w:t xml:space="preserve"> Since the Manchester Sushi finder is built on the top of its ancestor, it is only natural </w:t>
      </w:r>
      <w:r w:rsidR="00431707">
        <w:t>to use maven technology for the build process.</w:t>
      </w:r>
    </w:p>
    <w:p w14:paraId="784916A9" w14:textId="77777777" w:rsidR="003B1CD8" w:rsidRDefault="003B1CD8" w:rsidP="00AB31EA">
      <w:pPr>
        <w:spacing w:line="360" w:lineRule="auto"/>
        <w:jc w:val="both"/>
      </w:pPr>
    </w:p>
    <w:p w14:paraId="26F739B2" w14:textId="5E0DA9F7" w:rsidR="003B1CD8" w:rsidRPr="008E44DE" w:rsidRDefault="003B1CD8" w:rsidP="009C6B8F">
      <w:pPr>
        <w:spacing w:line="360" w:lineRule="auto"/>
        <w:jc w:val="both"/>
      </w:pPr>
      <w:r>
        <w:fldChar w:fldCharType="begin"/>
      </w:r>
      <w:r>
        <w:instrText xml:space="preserve"> ADDIN EN.CITE &lt;EndNote&gt;&lt;Cite&gt;&lt;RecNum&gt;69&lt;/RecNum&gt;&lt;DisplayText&gt;[23]&lt;/DisplayText&gt;&lt;record&gt;&lt;rec-number&gt;69&lt;/rec-number&gt;&lt;foreign-keys&gt;&lt;key app="EN" db-id="ts25ppery0xtwlevwr5vrr0ivsptart9ve22" timestamp="1406832380"&gt;69&lt;/key&gt;&lt;/foreign-keys&gt;&lt;ref-type name="Web Page"&gt;12&lt;/ref-type&gt;&lt;contributors&gt;&lt;/contributors&gt;&lt;titles&gt;&lt;title&gt;Apache Maven Project&lt;/title&gt;&lt;/titles&gt;&lt;volume&gt;2014&lt;/volume&gt;&lt;number&gt;July 31, 2014&lt;/number&gt;&lt;dates&gt;&lt;/dates&gt;&lt;publisher&gt; The Apache Software Foundation&lt;/publisher&gt;&lt;urls&gt;&lt;related-urls&gt;&lt;url&gt;http://maven.apache.org/what-is-maven.html&lt;/url&gt;&lt;/related-urls&gt;&lt;/urls&gt;&lt;/record&gt;&lt;/Cite&gt;&lt;/EndNote&gt;</w:instrText>
      </w:r>
      <w:r>
        <w:fldChar w:fldCharType="separate"/>
      </w:r>
      <w:r>
        <w:rPr>
          <w:noProof/>
        </w:rPr>
        <w:t>[23]</w:t>
      </w:r>
      <w:r>
        <w:fldChar w:fldCharType="end"/>
      </w:r>
      <w:r>
        <w:t xml:space="preserve"> </w:t>
      </w:r>
      <w:proofErr w:type="gramStart"/>
      <w:r>
        <w:t>defines</w:t>
      </w:r>
      <w:proofErr w:type="gramEnd"/>
      <w:r>
        <w:t xml:space="preserve"> maven as knowledge accumulation. </w:t>
      </w:r>
      <w:r w:rsidR="004B045F">
        <w:t xml:space="preserve">It is </w:t>
      </w:r>
      <w:proofErr w:type="gramStart"/>
      <w:r w:rsidR="004B045F">
        <w:t>a tool that simplify</w:t>
      </w:r>
      <w:proofErr w:type="gramEnd"/>
      <w:r w:rsidR="004B045F">
        <w:t xml:space="preserve"> the build process</w:t>
      </w:r>
      <w:r w:rsidR="00D16DA0">
        <w:t xml:space="preserve">. The goal of maven can be summarize in five </w:t>
      </w:r>
      <w:r w:rsidR="006C0F06">
        <w:t>objectives</w:t>
      </w:r>
      <w:r w:rsidR="00265990">
        <w:t xml:space="preserve">. </w:t>
      </w:r>
      <w:r w:rsidR="0051650B">
        <w:t xml:space="preserve">These </w:t>
      </w:r>
      <w:r w:rsidR="006C0F06">
        <w:t>objectives</w:t>
      </w:r>
      <w:r w:rsidR="0051650B">
        <w:t xml:space="preserve"> are </w:t>
      </w:r>
      <w:r w:rsidR="00391A78">
        <w:t xml:space="preserve">easiness, uniformity, </w:t>
      </w:r>
      <w:proofErr w:type="spellStart"/>
      <w:r w:rsidR="00464C62">
        <w:t>informativity</w:t>
      </w:r>
      <w:proofErr w:type="spellEnd"/>
      <w:r w:rsidR="00464C62">
        <w:t>, guidance, and migration to new features.</w:t>
      </w:r>
      <w:r w:rsidR="00134CD8">
        <w:t xml:space="preserve"> The first objective </w:t>
      </w:r>
      <w:r w:rsidR="00E07085">
        <w:t>is that maven makes the build process easy for the developer since there is no need to know about the underlying mechanism</w:t>
      </w:r>
      <w:r w:rsidR="006A1850">
        <w:t>s</w:t>
      </w:r>
      <w:r w:rsidR="00E07085">
        <w:t>.</w:t>
      </w:r>
      <w:r w:rsidR="002F530F">
        <w:t xml:space="preserve"> The second provides </w:t>
      </w:r>
      <w:r w:rsidR="00212F69">
        <w:t xml:space="preserve">a uniform way of </w:t>
      </w:r>
      <w:r w:rsidR="000F253E">
        <w:t xml:space="preserve">building project using </w:t>
      </w:r>
      <w:r w:rsidR="00F517C0">
        <w:t>Project Object Model</w:t>
      </w:r>
      <w:r w:rsidR="000F253E">
        <w:t xml:space="preserve"> (</w:t>
      </w:r>
      <w:r w:rsidR="00F517C0">
        <w:t>POM)</w:t>
      </w:r>
      <w:r w:rsidR="00D32717">
        <w:t xml:space="preserve">. The third objective is </w:t>
      </w:r>
      <w:r w:rsidR="00AC48AD">
        <w:t xml:space="preserve">providing the developer with a set of useful information. </w:t>
      </w:r>
      <w:r w:rsidR="00607634">
        <w:t xml:space="preserve">The fourth </w:t>
      </w:r>
      <w:proofErr w:type="gramStart"/>
      <w:r w:rsidR="00607634">
        <w:t xml:space="preserve">objective all about </w:t>
      </w:r>
      <w:r w:rsidR="00D66822">
        <w:t>taking the best practice of building process and direct</w:t>
      </w:r>
      <w:proofErr w:type="gramEnd"/>
      <w:r w:rsidR="00D66822">
        <w:t xml:space="preserve"> the project toward that way. The last object talks about </w:t>
      </w:r>
      <w:r w:rsidR="004879B3">
        <w:t>the easiness of update the installation of Maven</w:t>
      </w:r>
      <w:r w:rsidR="00182C01">
        <w:t>, so any change to maven will be available to the developers.</w:t>
      </w:r>
    </w:p>
    <w:p w14:paraId="280C4737" w14:textId="77777777" w:rsidR="00A162C2" w:rsidRDefault="00A162C2" w:rsidP="00E96D5D">
      <w:pPr>
        <w:pStyle w:val="Heading3"/>
        <w:spacing w:line="360" w:lineRule="auto"/>
        <w:jc w:val="both"/>
      </w:pPr>
      <w:bookmarkStart w:id="157" w:name="_Toc269411834"/>
      <w:r>
        <w:t>OWL API</w:t>
      </w:r>
      <w:bookmarkEnd w:id="157"/>
    </w:p>
    <w:p w14:paraId="258E6E20" w14:textId="0CED68A3" w:rsidR="00F42B2D" w:rsidRDefault="00E24282" w:rsidP="00F42B2D">
      <w:pPr>
        <w:spacing w:line="360" w:lineRule="auto"/>
        <w:jc w:val="both"/>
      </w:pPr>
      <w:r>
        <w:t>OWL API has been u</w:t>
      </w:r>
      <w:r w:rsidR="00B55AD7">
        <w:t xml:space="preserve">sed to link ontologies with tool (UI) that is </w:t>
      </w:r>
      <w:r w:rsidR="00E93700">
        <w:t>built</w:t>
      </w:r>
      <w:r w:rsidR="00B55AD7">
        <w:t xml:space="preserve">. </w:t>
      </w:r>
      <w:r w:rsidR="005F4174">
        <w:t xml:space="preserve">As it was mentioned in </w:t>
      </w:r>
      <w:r w:rsidR="009D4811">
        <w:t xml:space="preserve">section </w:t>
      </w:r>
      <w:r w:rsidR="00397240">
        <w:fldChar w:fldCharType="begin"/>
      </w:r>
      <w:r w:rsidR="00397240">
        <w:instrText xml:space="preserve"> REF _Ref268528780 \r \h </w:instrText>
      </w:r>
      <w:r w:rsidR="00397240">
        <w:fldChar w:fldCharType="separate"/>
      </w:r>
      <w:r w:rsidR="00C431B2">
        <w:t>2.2</w:t>
      </w:r>
      <w:r w:rsidR="00397240">
        <w:fldChar w:fldCharType="end"/>
      </w:r>
      <w:r w:rsidR="00432623">
        <w:t xml:space="preserve"> OWL API </w:t>
      </w:r>
      <w:r w:rsidR="004C1CA7">
        <w:t xml:space="preserve">is used to facilitate </w:t>
      </w:r>
      <w:r w:rsidR="00371EFD">
        <w:t>creating</w:t>
      </w:r>
      <w:r w:rsidR="00D13A50">
        <w:t xml:space="preserve">, </w:t>
      </w:r>
      <w:r w:rsidR="00371EFD">
        <w:t>manipulating</w:t>
      </w:r>
      <w:r w:rsidR="00D13A50">
        <w:t xml:space="preserve">, </w:t>
      </w:r>
      <w:r w:rsidR="00371EFD">
        <w:t xml:space="preserve">and reason on ontologies used with tool. </w:t>
      </w:r>
      <w:r w:rsidR="000571CE">
        <w:t xml:space="preserve">Using OWL API is an advantage since the project is developed using java and OWL API is a java libraries. </w:t>
      </w:r>
      <w:r w:rsidR="00DA20C5">
        <w:t>In addition, the previous version of the finder The “Manche</w:t>
      </w:r>
      <w:r w:rsidR="00D53AD8">
        <w:t>ster Pizza finder” used OWL API.</w:t>
      </w:r>
      <w:r w:rsidR="00DA20C5">
        <w:t xml:space="preserve"> </w:t>
      </w:r>
      <w:r w:rsidR="00D53AD8">
        <w:t>S</w:t>
      </w:r>
      <w:r w:rsidR="00DA20C5">
        <w:t>ince the new finder the “Manchester Sushi finder”</w:t>
      </w:r>
      <w:r w:rsidR="00010290">
        <w:t xml:space="preserve"> is built on top of the </w:t>
      </w:r>
      <w:r w:rsidR="00D53AD8">
        <w:t xml:space="preserve">earlier one, </w:t>
      </w:r>
      <w:r w:rsidR="00A94989">
        <w:t xml:space="preserve">using it in the newer version </w:t>
      </w:r>
      <w:r w:rsidR="004D5881">
        <w:t>ease the use of basic old functionalities that have implemented before.</w:t>
      </w:r>
      <w:r w:rsidR="006C025B">
        <w:t xml:space="preserve"> </w:t>
      </w:r>
    </w:p>
    <w:p w14:paraId="20E62039" w14:textId="77777777" w:rsidR="002E2CA6" w:rsidRDefault="002E2CA6" w:rsidP="00F42B2D">
      <w:pPr>
        <w:spacing w:line="360" w:lineRule="auto"/>
        <w:jc w:val="both"/>
      </w:pPr>
    </w:p>
    <w:p w14:paraId="376EEF7E" w14:textId="73A02B14" w:rsidR="002E2CA6" w:rsidRDefault="00E30721" w:rsidP="00F42B2D">
      <w:pPr>
        <w:spacing w:line="360" w:lineRule="auto"/>
        <w:jc w:val="both"/>
      </w:pPr>
      <w:r>
        <w:t>It has contributed a lot in this project.</w:t>
      </w:r>
      <w:r w:rsidR="00462587">
        <w:t xml:space="preserve"> The main contributions are:</w:t>
      </w:r>
      <w:r>
        <w:t xml:space="preserve"> </w:t>
      </w:r>
      <w:r w:rsidR="00D952EE">
        <w:t xml:space="preserve">reading ontologies, searching for annotations, </w:t>
      </w:r>
      <w:r w:rsidR="0065272B">
        <w:t>rendering ontologies with different languages, and query for result.</w:t>
      </w:r>
      <w:r w:rsidR="00785826">
        <w:t xml:space="preserve"> </w:t>
      </w:r>
      <w:r>
        <w:t>It</w:t>
      </w:r>
      <w:r w:rsidR="00611C51">
        <w:t xml:space="preserve"> </w:t>
      </w:r>
      <w:r w:rsidR="005D5C31">
        <w:t xml:space="preserve">facilitates reading ontologies as they are being uploaded to the tool. </w:t>
      </w:r>
      <w:r w:rsidR="00B00665">
        <w:t>It provides the tool with ingredient class</w:t>
      </w:r>
      <w:r w:rsidR="00C43D34">
        <w:t>, switch</w:t>
      </w:r>
      <w:r w:rsidR="00245E61">
        <w:t>es</w:t>
      </w:r>
      <w:r w:rsidR="00C43D34">
        <w:t xml:space="preserve"> between languages</w:t>
      </w:r>
      <w:r w:rsidR="00E4073E">
        <w:t>, and get</w:t>
      </w:r>
      <w:r w:rsidR="00245E61">
        <w:t>s</w:t>
      </w:r>
      <w:r w:rsidR="00E4073E">
        <w:t xml:space="preserve"> the results based on some criteria.</w:t>
      </w:r>
    </w:p>
    <w:p w14:paraId="62A18F08" w14:textId="77777777" w:rsidR="003F7D8E" w:rsidRDefault="003F7D8E" w:rsidP="00F42B2D">
      <w:pPr>
        <w:spacing w:line="360" w:lineRule="auto"/>
        <w:jc w:val="both"/>
      </w:pPr>
    </w:p>
    <w:p w14:paraId="4F45AA9C" w14:textId="4621BFD6" w:rsidR="00E825E7" w:rsidRPr="00F42B2D" w:rsidRDefault="00E825E7" w:rsidP="00F42B2D">
      <w:pPr>
        <w:spacing w:line="360" w:lineRule="auto"/>
        <w:jc w:val="both"/>
      </w:pPr>
      <w:r>
        <w:t xml:space="preserve">Next section will shed the light on the complementary </w:t>
      </w:r>
      <w:r w:rsidR="00C71CDE">
        <w:t>side</w:t>
      </w:r>
      <w:r w:rsidR="00166884">
        <w:t xml:space="preserve"> </w:t>
      </w:r>
      <w:r w:rsidR="008A659A">
        <w:t xml:space="preserve">of </w:t>
      </w:r>
      <w:r w:rsidR="009D6210">
        <w:t xml:space="preserve">using </w:t>
      </w:r>
      <w:r w:rsidR="003F4E1F">
        <w:t>OWL API</w:t>
      </w:r>
      <w:r w:rsidR="00056508">
        <w:t xml:space="preserve"> within this project</w:t>
      </w:r>
      <w:r w:rsidR="003F4E1F">
        <w:t>.</w:t>
      </w:r>
    </w:p>
    <w:p w14:paraId="01F5E577" w14:textId="77777777" w:rsidR="00095289" w:rsidRDefault="00095289" w:rsidP="00095289">
      <w:pPr>
        <w:pStyle w:val="Heading3"/>
        <w:spacing w:line="360" w:lineRule="auto"/>
        <w:jc w:val="both"/>
      </w:pPr>
      <w:bookmarkStart w:id="158" w:name="_Toc269411835"/>
      <w:r>
        <w:t>Using Ontology Annotations</w:t>
      </w:r>
      <w:bookmarkEnd w:id="158"/>
    </w:p>
    <w:p w14:paraId="11DADBD6" w14:textId="44F41CE9" w:rsidR="009E7678" w:rsidRDefault="00782021" w:rsidP="001A7755">
      <w:pPr>
        <w:spacing w:line="360" w:lineRule="auto"/>
        <w:jc w:val="both"/>
      </w:pPr>
      <w:r>
        <w:t>Annotation properties are</w:t>
      </w:r>
      <w:r w:rsidR="008E103B">
        <w:t xml:space="preserve"> one of the main pillars of this project. </w:t>
      </w:r>
      <w:r w:rsidR="00247494">
        <w:fldChar w:fldCharType="begin"/>
      </w:r>
      <w:r w:rsidR="00247494">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247494">
        <w:fldChar w:fldCharType="separate"/>
      </w:r>
      <w:r w:rsidR="00247494">
        <w:rPr>
          <w:noProof/>
        </w:rPr>
        <w:t>[24]</w:t>
      </w:r>
      <w:r w:rsidR="00247494">
        <w:fldChar w:fldCharType="end"/>
      </w:r>
      <w:r w:rsidR="00855651">
        <w:t xml:space="preserve"> </w:t>
      </w:r>
      <w:proofErr w:type="gramStart"/>
      <w:r w:rsidR="001D644C">
        <w:t>defines</w:t>
      </w:r>
      <w:proofErr w:type="gramEnd"/>
      <w:r w:rsidR="001D644C">
        <w:t xml:space="preserve"> a</w:t>
      </w:r>
      <w:r w:rsidR="009F255D">
        <w:t xml:space="preserve">nnotations </w:t>
      </w:r>
      <w:r w:rsidR="001D644C">
        <w:t>as</w:t>
      </w:r>
      <w:r w:rsidR="009F255D">
        <w:t xml:space="preserve"> metadata that </w:t>
      </w:r>
      <w:r w:rsidR="001D644C">
        <w:t xml:space="preserve">can be </w:t>
      </w:r>
      <w:r w:rsidR="00FE6CD0">
        <w:t xml:space="preserve">associated to </w:t>
      </w:r>
      <w:r w:rsidR="002F146E">
        <w:t xml:space="preserve">different part of </w:t>
      </w:r>
      <w:r w:rsidR="008702DE">
        <w:t>the ontology</w:t>
      </w:r>
      <w:r w:rsidR="001D644C">
        <w:t>.</w:t>
      </w:r>
      <w:r w:rsidR="000E0DB2">
        <w:t xml:space="preserve"> </w:t>
      </w:r>
      <w:r w:rsidR="00966EA1">
        <w:t xml:space="preserve">The previous version of the UI the “Manchester Pizza finder” </w:t>
      </w:r>
      <w:r w:rsidR="00E80857">
        <w:t>stores the configurations about the ontology in external file</w:t>
      </w:r>
      <w:r w:rsidR="00FC7D62">
        <w:t xml:space="preserve">. </w:t>
      </w:r>
      <w:r w:rsidR="00ED5D29">
        <w:t xml:space="preserve">So, </w:t>
      </w:r>
      <w:r w:rsidR="00C61C3A">
        <w:t>why</w:t>
      </w:r>
      <w:r w:rsidR="00ED5D29">
        <w:t xml:space="preserve"> not store </w:t>
      </w:r>
      <w:r w:rsidR="009E7678">
        <w:t>them</w:t>
      </w:r>
      <w:r w:rsidR="00ED5D29">
        <w:t xml:space="preserve"> in the ontology file itself</w:t>
      </w:r>
      <w:r w:rsidR="009E7678">
        <w:t xml:space="preserve"> instead</w:t>
      </w:r>
      <w:r w:rsidR="00ED5D29">
        <w:t xml:space="preserve">. </w:t>
      </w:r>
    </w:p>
    <w:p w14:paraId="1FBF3BA0" w14:textId="77777777" w:rsidR="009E7678" w:rsidRDefault="009E7678" w:rsidP="001A7755">
      <w:pPr>
        <w:spacing w:line="360" w:lineRule="auto"/>
        <w:jc w:val="both"/>
      </w:pPr>
    </w:p>
    <w:p w14:paraId="0E0F8D67" w14:textId="197CC330" w:rsidR="00B21DC4" w:rsidRDefault="00B644C1" w:rsidP="001A7755">
      <w:pPr>
        <w:spacing w:line="360" w:lineRule="auto"/>
        <w:jc w:val="both"/>
      </w:pPr>
      <w:r>
        <w:t>The new finder uses the store configurations as annotations inside the ontology</w:t>
      </w:r>
      <w:r w:rsidR="00866BF7">
        <w:t>.</w:t>
      </w:r>
      <w:r w:rsidR="0003745C">
        <w:t xml:space="preserve"> </w:t>
      </w:r>
      <w:r w:rsidR="00C61C3A">
        <w:t>A</w:t>
      </w:r>
      <w:r w:rsidR="00B1541E">
        <w:t>s a result</w:t>
      </w:r>
      <w:r w:rsidR="00575230">
        <w:t xml:space="preserve">, </w:t>
      </w:r>
      <w:r w:rsidR="002B5CFF">
        <w:t xml:space="preserve">every ontology has those standard annotations </w:t>
      </w:r>
      <w:r w:rsidR="00C72AA7">
        <w:t xml:space="preserve">stored in them </w:t>
      </w:r>
      <w:r w:rsidR="002B5CFF">
        <w:t>will be run by the UI.</w:t>
      </w:r>
      <w:r w:rsidR="00DF0DD7">
        <w:t xml:space="preserve"> </w:t>
      </w:r>
      <w:r w:rsidR="00356615">
        <w:t xml:space="preserve">Annotations determine the ingredient class to be displayed to the user as </w:t>
      </w:r>
      <w:r w:rsidR="00F44B61">
        <w:fldChar w:fldCharType="begin"/>
      </w:r>
      <w:r w:rsidR="00F44B61">
        <w:instrText xml:space="preserve"> REF _Ref268074591 \h </w:instrText>
      </w:r>
      <w:r w:rsidR="00F44B61">
        <w:fldChar w:fldCharType="separate"/>
      </w:r>
      <w:r w:rsidR="00C431B2">
        <w:t xml:space="preserve">Figure </w:t>
      </w:r>
      <w:r w:rsidR="00C431B2">
        <w:rPr>
          <w:noProof/>
        </w:rPr>
        <w:t>18</w:t>
      </w:r>
      <w:r w:rsidR="00F44B61">
        <w:fldChar w:fldCharType="end"/>
      </w:r>
      <w:r w:rsidR="008F6C0B">
        <w:t xml:space="preserve"> shows</w:t>
      </w:r>
      <w:r w:rsidR="00223FCC">
        <w:t>.</w:t>
      </w:r>
      <w:r w:rsidR="002561ED">
        <w:t xml:space="preserve"> </w:t>
      </w:r>
      <w:r w:rsidR="00541568">
        <w:t xml:space="preserve">According to </w:t>
      </w:r>
      <w:r w:rsidR="00541568">
        <w:fldChar w:fldCharType="begin"/>
      </w:r>
      <w:r w:rsidR="00541568">
        <w:instrText xml:space="preserve"> REF _Ref268092426 \h </w:instrText>
      </w:r>
      <w:r w:rsidR="00541568">
        <w:fldChar w:fldCharType="separate"/>
      </w:r>
      <w:r w:rsidR="00C431B2">
        <w:t xml:space="preserve">Figure </w:t>
      </w:r>
      <w:r w:rsidR="00C431B2">
        <w:rPr>
          <w:noProof/>
        </w:rPr>
        <w:t>19</w:t>
      </w:r>
      <w:r w:rsidR="00541568">
        <w:fldChar w:fldCharType="end"/>
      </w:r>
      <w:r w:rsidR="00541568">
        <w:t>, t</w:t>
      </w:r>
      <w:r w:rsidR="00424556">
        <w:t xml:space="preserve">hey been used to determine the </w:t>
      </w:r>
      <w:r w:rsidR="00325DE2">
        <w:t>base class and the property used</w:t>
      </w:r>
      <w:r w:rsidR="00B10BCA">
        <w:t>, in order to form a query.</w:t>
      </w:r>
      <w:r w:rsidR="00D860F1">
        <w:t xml:space="preserve"> </w:t>
      </w:r>
      <w:r w:rsidR="00A213B7">
        <w:t xml:space="preserve">In addition, </w:t>
      </w:r>
      <w:r w:rsidR="00274634">
        <w:t>some new functions have been added</w:t>
      </w:r>
      <w:r w:rsidR="00E0227E">
        <w:t xml:space="preserve"> by using annotations.</w:t>
      </w:r>
      <w:r w:rsidR="004625CA">
        <w:t xml:space="preserve"> </w:t>
      </w:r>
      <w:proofErr w:type="gramStart"/>
      <w:r w:rsidR="00434653">
        <w:t xml:space="preserve">Filters and facets are </w:t>
      </w:r>
      <w:r w:rsidR="00D97436">
        <w:t>specified</w:t>
      </w:r>
      <w:r w:rsidR="001D2F28">
        <w:t xml:space="preserve"> </w:t>
      </w:r>
      <w:r w:rsidR="008E69D8">
        <w:t>by using hasRole annotation property</w:t>
      </w:r>
      <w:r w:rsidR="00CA297A">
        <w:t xml:space="preserve"> as it was mentioned earlier in </w:t>
      </w:r>
      <w:r w:rsidR="00446E0B">
        <w:fldChar w:fldCharType="begin"/>
      </w:r>
      <w:r w:rsidR="00446E0B">
        <w:instrText xml:space="preserve"> REF _Ref267745615 \h </w:instrText>
      </w:r>
      <w:r w:rsidR="00446E0B">
        <w:fldChar w:fldCharType="separate"/>
      </w:r>
      <w:r w:rsidR="00C431B2">
        <w:t xml:space="preserve">Figure </w:t>
      </w:r>
      <w:r w:rsidR="00C431B2">
        <w:rPr>
          <w:noProof/>
        </w:rPr>
        <w:t>16</w:t>
      </w:r>
      <w:r w:rsidR="00446E0B">
        <w:fldChar w:fldCharType="end"/>
      </w:r>
      <w:r w:rsidR="00446E0B">
        <w:t xml:space="preserve"> and </w:t>
      </w:r>
      <w:r w:rsidR="00446E0B">
        <w:fldChar w:fldCharType="begin"/>
      </w:r>
      <w:r w:rsidR="00446E0B">
        <w:instrText xml:space="preserve"> REF _Ref267746329 \h </w:instrText>
      </w:r>
      <w:r w:rsidR="00446E0B">
        <w:fldChar w:fldCharType="separate"/>
      </w:r>
      <w:r w:rsidR="00C431B2">
        <w:t xml:space="preserve">Figure </w:t>
      </w:r>
      <w:r w:rsidR="00C431B2">
        <w:rPr>
          <w:noProof/>
        </w:rPr>
        <w:t>17</w:t>
      </w:r>
      <w:proofErr w:type="gramEnd"/>
      <w:r w:rsidR="00446E0B">
        <w:fldChar w:fldCharType="end"/>
      </w:r>
      <w:r w:rsidR="008E69D8">
        <w:t>.</w:t>
      </w:r>
      <w:r w:rsidR="0090607E">
        <w:t xml:space="preserve"> Almost </w:t>
      </w:r>
      <w:r w:rsidR="005A4B39">
        <w:t>everything in the ontology that been used by the UI is specified by using hasRole annotation property.</w:t>
      </w:r>
    </w:p>
    <w:p w14:paraId="22B2CD89" w14:textId="6EA08314" w:rsidR="00FD3EB6" w:rsidRDefault="00FD3EB6" w:rsidP="00E96D5D">
      <w:pPr>
        <w:pStyle w:val="Heading3"/>
        <w:spacing w:line="360" w:lineRule="auto"/>
        <w:jc w:val="both"/>
      </w:pPr>
      <w:bookmarkStart w:id="159" w:name="_Toc269411836"/>
      <w:r>
        <w:t>Iterative and Incremental Development</w:t>
      </w:r>
      <w:bookmarkEnd w:id="159"/>
    </w:p>
    <w:p w14:paraId="17317331" w14:textId="4190E14B" w:rsidR="002E0F24" w:rsidRPr="002E0F24" w:rsidRDefault="00AA3C70" w:rsidP="00C667BA">
      <w:pPr>
        <w:spacing w:line="360" w:lineRule="auto"/>
        <w:jc w:val="both"/>
      </w:pPr>
      <w:r>
        <w:t xml:space="preserve">Development </w:t>
      </w:r>
      <w:r w:rsidR="00A64ECC">
        <w:t xml:space="preserve">process </w:t>
      </w:r>
      <w:r>
        <w:t xml:space="preserve">of </w:t>
      </w:r>
      <w:r w:rsidR="00FE0C21">
        <w:t>the Manchester Sushi Finder</w:t>
      </w:r>
      <w:r w:rsidR="00F77700">
        <w:t xml:space="preserve"> </w:t>
      </w:r>
      <w:r w:rsidR="0067308E">
        <w:t xml:space="preserve">has </w:t>
      </w:r>
      <w:r w:rsidR="00E443EF">
        <w:t>follow</w:t>
      </w:r>
      <w:r w:rsidR="0067308E">
        <w:t>ed</w:t>
      </w:r>
      <w:r w:rsidR="00F77700">
        <w:t xml:space="preserve"> the iterative and incremental development model</w:t>
      </w:r>
      <w:r w:rsidR="008139C3">
        <w:t xml:space="preserve"> </w:t>
      </w:r>
      <w:r w:rsidR="008139C3">
        <w:fldChar w:fldCharType="begin"/>
      </w:r>
      <w:r w:rsidR="008139C3">
        <w:instrText xml:space="preserve"> ADDIN EN.CITE &lt;EndNote&gt;&lt;Cite&gt;&lt;Author&gt;Larman&lt;/Author&gt;&lt;Year&gt;2003&lt;/Year&gt;&lt;RecNum&gt;71&lt;/RecNum&gt;&lt;DisplayText&gt;[25]&lt;/DisplayText&gt;&lt;record&gt;&lt;rec-number&gt;71&lt;/rec-number&gt;&lt;foreign-keys&gt;&lt;key app="EN" db-id="ts25ppery0xtwlevwr5vrr0ivsptart9ve22" timestamp="1406986774"&gt;71&lt;/key&gt;&lt;/foreign-keys&gt;&lt;ref-type name="Journal Article"&gt;17&lt;/ref-type&gt;&lt;contributors&gt;&lt;authors&gt;&lt;author&gt;Larman, Craig&lt;/author&gt;&lt;author&gt;Basili, Victor R&lt;/author&gt;&lt;/authors&gt;&lt;/contributors&gt;&lt;titles&gt;&lt;title&gt;Iterative and incremental development: A brief history&lt;/title&gt;&lt;secondary-title&gt;Computer&lt;/secondary-title&gt;&lt;/titles&gt;&lt;periodical&gt;&lt;full-title&gt;Computer&lt;/full-title&gt;&lt;/periodical&gt;&lt;pages&gt;47-56&lt;/pages&gt;&lt;volume&gt;36&lt;/volume&gt;&lt;number&gt;6&lt;/number&gt;&lt;dates&gt;&lt;year&gt;2003&lt;/year&gt;&lt;/dates&gt;&lt;isbn&gt;0018-9162&lt;/isbn&gt;&lt;urls&gt;&lt;/urls&gt;&lt;/record&gt;&lt;/Cite&gt;&lt;/EndNote&gt;</w:instrText>
      </w:r>
      <w:r w:rsidR="008139C3">
        <w:fldChar w:fldCharType="separate"/>
      </w:r>
      <w:r w:rsidR="008139C3">
        <w:rPr>
          <w:noProof/>
        </w:rPr>
        <w:t>[25]</w:t>
      </w:r>
      <w:r w:rsidR="008139C3">
        <w:fldChar w:fldCharType="end"/>
      </w:r>
      <w:r w:rsidR="008139C3">
        <w:t>.</w:t>
      </w:r>
      <w:r w:rsidR="00552369">
        <w:t xml:space="preserve"> </w:t>
      </w:r>
      <w:r w:rsidR="00FB0A6D">
        <w:t xml:space="preserve">Since the iterative and incremental development model is a combination of iterative design and incremental build </w:t>
      </w:r>
      <w:r w:rsidR="00C944B9">
        <w:t>model</w:t>
      </w:r>
      <w:r w:rsidR="005F6261">
        <w:t>,</w:t>
      </w:r>
      <w:r w:rsidR="009A5D22">
        <w:t xml:space="preserve"> five iterations </w:t>
      </w:r>
      <w:r w:rsidR="00256B14">
        <w:t>are involved in the process of the development</w:t>
      </w:r>
      <w:r w:rsidR="00EE7C59">
        <w:t>.</w:t>
      </w:r>
      <w:r w:rsidR="002D6493">
        <w:t xml:space="preserve"> Each iteration </w:t>
      </w:r>
      <w:r w:rsidR="003D7B8C">
        <w:t>responsible for a major functionality that been added to the tool.</w:t>
      </w:r>
      <w:r w:rsidR="006231C6">
        <w:t xml:space="preserve"> </w:t>
      </w:r>
      <w:r w:rsidR="00831962">
        <w:t>During the first iteration</w:t>
      </w:r>
      <w:proofErr w:type="gramStart"/>
      <w:r w:rsidR="00EE4694">
        <w:t xml:space="preserve">, </w:t>
      </w:r>
      <w:r w:rsidR="009575CD">
        <w:t xml:space="preserve"> </w:t>
      </w:r>
      <w:r w:rsidR="0027297B">
        <w:t>configurations</w:t>
      </w:r>
      <w:proofErr w:type="gramEnd"/>
      <w:r w:rsidR="0027297B">
        <w:t xml:space="preserve"> were added to </w:t>
      </w:r>
      <w:r w:rsidR="00894788">
        <w:t xml:space="preserve">the sushi </w:t>
      </w:r>
      <w:r w:rsidR="00F1626E">
        <w:t>ontology</w:t>
      </w:r>
      <w:r w:rsidR="003C1796">
        <w:t xml:space="preserve"> </w:t>
      </w:r>
      <w:r w:rsidR="00BB6BF6">
        <w:t xml:space="preserve">and </w:t>
      </w:r>
      <w:r w:rsidR="00673202">
        <w:t xml:space="preserve">the </w:t>
      </w:r>
      <w:r w:rsidR="00BB6BF6">
        <w:t xml:space="preserve">tool </w:t>
      </w:r>
      <w:r w:rsidR="009556D8">
        <w:t xml:space="preserve">was </w:t>
      </w:r>
      <w:r w:rsidR="00BB6BF6">
        <w:t>modified accordingly</w:t>
      </w:r>
      <w:r w:rsidR="00632843">
        <w:t xml:space="preserve"> </w:t>
      </w:r>
      <w:r w:rsidR="009556D8">
        <w:t xml:space="preserve">to be able to run ontologies containing these configurations mentioned in </w:t>
      </w:r>
      <w:r w:rsidR="0021206A">
        <w:fldChar w:fldCharType="begin"/>
      </w:r>
      <w:r w:rsidR="0021206A">
        <w:instrText xml:space="preserve"> REF _Ref268092426 \h </w:instrText>
      </w:r>
      <w:r w:rsidR="0021206A">
        <w:fldChar w:fldCharType="separate"/>
      </w:r>
      <w:r w:rsidR="00C431B2">
        <w:t xml:space="preserve">Figure </w:t>
      </w:r>
      <w:r w:rsidR="00C431B2">
        <w:rPr>
          <w:noProof/>
        </w:rPr>
        <w:t>19</w:t>
      </w:r>
      <w:r w:rsidR="0021206A">
        <w:fldChar w:fldCharType="end"/>
      </w:r>
      <w:r w:rsidR="00270CE4">
        <w:t xml:space="preserve">. </w:t>
      </w:r>
      <w:r w:rsidR="00C543DB">
        <w:t>In the s</w:t>
      </w:r>
      <w:r w:rsidR="007B2FB3">
        <w:t>econd iter</w:t>
      </w:r>
      <w:r w:rsidR="00C543DB">
        <w:t xml:space="preserve">ation, </w:t>
      </w:r>
      <w:r w:rsidR="00451449">
        <w:t xml:space="preserve">filters </w:t>
      </w:r>
      <w:r w:rsidR="00194DC0">
        <w:t xml:space="preserve">functionality </w:t>
      </w:r>
      <w:r w:rsidR="001600A5">
        <w:t>was implemented</w:t>
      </w:r>
      <w:r w:rsidR="00C42AD4">
        <w:t>.</w:t>
      </w:r>
      <w:r w:rsidR="00256FDF">
        <w:t xml:space="preserve"> New annotations were added to the ontology</w:t>
      </w:r>
      <w:r w:rsidR="00F64AD0">
        <w:t xml:space="preserve"> specifying filters</w:t>
      </w:r>
      <w:proofErr w:type="gramStart"/>
      <w:r w:rsidR="00F64AD0">
        <w:t>,</w:t>
      </w:r>
      <w:proofErr w:type="gramEnd"/>
      <w:r w:rsidR="00F64AD0">
        <w:t xml:space="preserve"> then </w:t>
      </w:r>
      <w:r w:rsidR="00EC1990">
        <w:t xml:space="preserve">new algorithms to get filters and display them were coded. </w:t>
      </w:r>
      <w:r w:rsidR="00427C33">
        <w:t xml:space="preserve">In the third iteration, </w:t>
      </w:r>
      <w:proofErr w:type="gramStart"/>
      <w:r w:rsidR="00A548D8">
        <w:t>sushi ontology was modified by adding new annotations to determine the facets to be applied on the search result</w:t>
      </w:r>
      <w:proofErr w:type="gramEnd"/>
      <w:r w:rsidR="00A548D8">
        <w:t xml:space="preserve">, then </w:t>
      </w:r>
      <w:r w:rsidR="00872496">
        <w:t>tool modified to find these facet and display them to the user plus adding their functionality.</w:t>
      </w:r>
      <w:r w:rsidR="006E7C94">
        <w:t xml:space="preserve"> </w:t>
      </w:r>
      <w:r w:rsidR="00BE002B">
        <w:t xml:space="preserve">Fourth iteration is for </w:t>
      </w:r>
      <w:r w:rsidR="000E6C93">
        <w:t xml:space="preserve">displaying and switching between languages. </w:t>
      </w:r>
      <w:r w:rsidR="00196296">
        <w:t>In this iteration</w:t>
      </w:r>
      <w:r w:rsidR="001033EB">
        <w:t xml:space="preserve">, </w:t>
      </w:r>
      <w:proofErr w:type="gramStart"/>
      <w:r w:rsidR="001033EB">
        <w:t xml:space="preserve">sushi ontology was modified </w:t>
      </w:r>
      <w:r w:rsidR="0018180D">
        <w:t xml:space="preserve">by adding labels with different languages and then </w:t>
      </w:r>
      <w:r w:rsidR="00A56582">
        <w:t xml:space="preserve">modifying the tool to display available </w:t>
      </w:r>
      <w:r w:rsidR="00F97553">
        <w:t>languages</w:t>
      </w:r>
      <w:r w:rsidR="00A56582">
        <w:t xml:space="preserve"> to the user</w:t>
      </w:r>
      <w:proofErr w:type="gramEnd"/>
      <w:r w:rsidR="00F97553">
        <w:t>.</w:t>
      </w:r>
      <w:r w:rsidR="00AE092B">
        <w:t xml:space="preserve"> Finally, </w:t>
      </w:r>
      <w:r w:rsidR="00332547">
        <w:t>additional view was added to the tool to have two different views: tree and list view.</w:t>
      </w:r>
      <w:r w:rsidR="00C37349">
        <w:t xml:space="preserve"> After each i</w:t>
      </w:r>
      <w:r w:rsidR="000476E7">
        <w:t xml:space="preserve">teration </w:t>
      </w:r>
      <w:proofErr w:type="gramStart"/>
      <w:r w:rsidR="000476E7">
        <w:t>an</w:t>
      </w:r>
      <w:proofErr w:type="gramEnd"/>
      <w:r w:rsidR="000476E7">
        <w:t xml:space="preserve"> new working version of the tool was produced.</w:t>
      </w:r>
    </w:p>
    <w:p w14:paraId="359CD78E" w14:textId="6AA96EAB" w:rsidR="00E07030" w:rsidRDefault="00AD04ED" w:rsidP="00CB021A">
      <w:pPr>
        <w:pStyle w:val="Heading3"/>
        <w:spacing w:line="360" w:lineRule="auto"/>
        <w:jc w:val="both"/>
      </w:pPr>
      <w:bookmarkStart w:id="160" w:name="_Toc269411837"/>
      <w:r>
        <w:t>Upload Ontology to the Tool</w:t>
      </w:r>
      <w:bookmarkEnd w:id="160"/>
    </w:p>
    <w:p w14:paraId="2F8EBC13" w14:textId="46D41C85" w:rsidR="006A6F68" w:rsidRDefault="0084787B" w:rsidP="00CB021A">
      <w:pPr>
        <w:spacing w:line="360" w:lineRule="auto"/>
        <w:jc w:val="both"/>
      </w:pPr>
      <w:r>
        <w:t xml:space="preserve">Uploading ontology after being annotated is </w:t>
      </w:r>
      <w:r w:rsidR="00863DD2">
        <w:t xml:space="preserve">the first thing </w:t>
      </w:r>
      <w:proofErr w:type="gramStart"/>
      <w:r w:rsidR="00863DD2">
        <w:t>a user</w:t>
      </w:r>
      <w:r w:rsidR="008F5C8F">
        <w:t xml:space="preserve"> need</w:t>
      </w:r>
      <w:proofErr w:type="gramEnd"/>
      <w:r w:rsidR="008F5C8F">
        <w:t xml:space="preserve"> to</w:t>
      </w:r>
      <w:r w:rsidR="00863DD2">
        <w:t xml:space="preserve"> do.</w:t>
      </w:r>
      <w:r w:rsidR="00CB021A">
        <w:t xml:space="preserve"> On running the tool for</w:t>
      </w:r>
      <w:r w:rsidR="00654128">
        <w:t xml:space="preserve"> the first time</w:t>
      </w:r>
      <w:r w:rsidR="00617D03">
        <w:t>, the tool ask</w:t>
      </w:r>
      <w:r w:rsidR="00375E23">
        <w:t>s</w:t>
      </w:r>
      <w:r w:rsidR="00617D03">
        <w:t xml:space="preserve"> the user for </w:t>
      </w:r>
      <w:r w:rsidR="0056696E">
        <w:t>required input like ontology, icon, and logo location</w:t>
      </w:r>
      <w:r w:rsidR="00375E23">
        <w:t>;</w:t>
      </w:r>
      <w:r w:rsidR="00E34EF9">
        <w:t xml:space="preserve"> that</w:t>
      </w:r>
      <w:r w:rsidR="00D75F5B">
        <w:t xml:space="preserve"> is illustrated in </w:t>
      </w:r>
      <w:r w:rsidR="000B69F3">
        <w:fldChar w:fldCharType="begin"/>
      </w:r>
      <w:r w:rsidR="000B69F3">
        <w:instrText xml:space="preserve"> REF _Ref268628266 \h </w:instrText>
      </w:r>
      <w:r w:rsidR="000B69F3">
        <w:fldChar w:fldCharType="separate"/>
      </w:r>
      <w:r w:rsidR="00C431B2">
        <w:t xml:space="preserve">Figure </w:t>
      </w:r>
      <w:r w:rsidR="00C431B2">
        <w:rPr>
          <w:noProof/>
        </w:rPr>
        <w:t>22</w:t>
      </w:r>
      <w:r w:rsidR="000B69F3">
        <w:fldChar w:fldCharType="end"/>
      </w:r>
      <w:r w:rsidR="000B69F3">
        <w:t xml:space="preserve">. </w:t>
      </w:r>
      <w:r w:rsidR="00ED128B">
        <w:t>Then the entered information gets stored in a configuration file that is created.</w:t>
      </w:r>
      <w:r w:rsidR="00993741">
        <w:t xml:space="preserve"> </w:t>
      </w:r>
      <w:r w:rsidR="00750271">
        <w:fldChar w:fldCharType="begin"/>
      </w:r>
      <w:r w:rsidR="00750271">
        <w:instrText xml:space="preserve"> REF _Ref268628476 \h </w:instrText>
      </w:r>
      <w:r w:rsidR="00750271">
        <w:fldChar w:fldCharType="separate"/>
      </w:r>
      <w:r w:rsidR="00C431B2">
        <w:t xml:space="preserve">Figure </w:t>
      </w:r>
      <w:r w:rsidR="00C431B2">
        <w:rPr>
          <w:noProof/>
        </w:rPr>
        <w:t>23</w:t>
      </w:r>
      <w:r w:rsidR="00750271">
        <w:fldChar w:fldCharType="end"/>
      </w:r>
      <w:r w:rsidR="00750271">
        <w:t xml:space="preserve"> demonstrates later runs after the first time. </w:t>
      </w:r>
      <w:r w:rsidR="00853502">
        <w:t xml:space="preserve">The </w:t>
      </w:r>
      <w:proofErr w:type="gramStart"/>
      <w:r w:rsidR="00853502">
        <w:t xml:space="preserve">tool gets the information from the </w:t>
      </w:r>
      <w:r w:rsidR="00405E41">
        <w:t>configuration file and display</w:t>
      </w:r>
      <w:proofErr w:type="gramEnd"/>
      <w:r w:rsidR="00405E41">
        <w:t xml:space="preserve"> it to the user. </w:t>
      </w:r>
      <w:r w:rsidR="007E0621">
        <w:t xml:space="preserve">Then it is </w:t>
      </w:r>
      <w:r w:rsidR="00375E23">
        <w:t xml:space="preserve">the </w:t>
      </w:r>
      <w:proofErr w:type="gramStart"/>
      <w:r w:rsidR="007E0621">
        <w:t>user choose</w:t>
      </w:r>
      <w:proofErr w:type="gramEnd"/>
      <w:r w:rsidR="007E0621">
        <w:t xml:space="preserve"> to modify these information and overwrite it</w:t>
      </w:r>
      <w:r w:rsidR="00375E23">
        <w:t xml:space="preserve"> or not</w:t>
      </w:r>
      <w:r w:rsidR="000E67DA">
        <w:t>.</w:t>
      </w:r>
      <w:r w:rsidR="00502F03">
        <w:t xml:space="preserve"> If the user choose to modify the </w:t>
      </w:r>
      <w:r w:rsidR="009B50FD">
        <w:t>ontology, logo, icon locat</w:t>
      </w:r>
      <w:r w:rsidR="001E202B">
        <w:t>ion</w:t>
      </w:r>
      <w:proofErr w:type="gramStart"/>
      <w:r w:rsidR="001E202B">
        <w:t>;</w:t>
      </w:r>
      <w:proofErr w:type="gramEnd"/>
      <w:r w:rsidR="001E202B">
        <w:t xml:space="preserve"> the user gets screen like the one in </w:t>
      </w:r>
      <w:r w:rsidR="001E202B">
        <w:fldChar w:fldCharType="begin"/>
      </w:r>
      <w:r w:rsidR="001E202B">
        <w:instrText xml:space="preserve"> REF _Ref268628266 \h </w:instrText>
      </w:r>
      <w:r w:rsidR="001E202B">
        <w:fldChar w:fldCharType="separate"/>
      </w:r>
      <w:r w:rsidR="00C431B2">
        <w:t xml:space="preserve">Figure </w:t>
      </w:r>
      <w:r w:rsidR="00C431B2">
        <w:rPr>
          <w:noProof/>
        </w:rPr>
        <w:t>22</w:t>
      </w:r>
      <w:r w:rsidR="001E202B">
        <w:fldChar w:fldCharType="end"/>
      </w:r>
      <w:r w:rsidR="001E202B">
        <w:t xml:space="preserve">. </w:t>
      </w:r>
      <w:r w:rsidR="00905C60">
        <w:t xml:space="preserve">However if the </w:t>
      </w:r>
      <w:proofErr w:type="gramStart"/>
      <w:r w:rsidR="00905C60">
        <w:t>user click</w:t>
      </w:r>
      <w:proofErr w:type="gramEnd"/>
      <w:r w:rsidR="00905C60">
        <w:t xml:space="preserve"> on OK button, </w:t>
      </w:r>
      <w:r w:rsidR="00A43446">
        <w:t>the ontology gets loaded to the tool and the application starts to run.</w:t>
      </w:r>
    </w:p>
    <w:p w14:paraId="29FB8DC6" w14:textId="77777777" w:rsidR="009F64B4" w:rsidRDefault="009F64B4" w:rsidP="00CB021A">
      <w:pPr>
        <w:spacing w:line="360" w:lineRule="auto"/>
        <w:jc w:val="both"/>
      </w:pPr>
    </w:p>
    <w:p w14:paraId="0D6508DA" w14:textId="77777777" w:rsidR="00143780" w:rsidRDefault="00143780" w:rsidP="0060002A">
      <w:pPr>
        <w:keepNext/>
        <w:jc w:val="center"/>
      </w:pPr>
      <w:r>
        <w:rPr>
          <w:noProof/>
        </w:rPr>
        <w:drawing>
          <wp:inline distT="0" distB="0" distL="0" distR="0" wp14:anchorId="1BEAA8AE" wp14:editId="731BAFC3">
            <wp:extent cx="5270500" cy="1739265"/>
            <wp:effectExtent l="25400" t="25400" r="3810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Run.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1739265"/>
                    </a:xfrm>
                    <a:prstGeom prst="rect">
                      <a:avLst/>
                    </a:prstGeom>
                    <a:ln>
                      <a:solidFill>
                        <a:srgbClr val="000000"/>
                      </a:solidFill>
                    </a:ln>
                  </pic:spPr>
                </pic:pic>
              </a:graphicData>
            </a:graphic>
          </wp:inline>
        </w:drawing>
      </w:r>
    </w:p>
    <w:p w14:paraId="11D1E7AB" w14:textId="25666F58" w:rsidR="006A6F68" w:rsidRDefault="00143780" w:rsidP="00CF2C13">
      <w:pPr>
        <w:pStyle w:val="Caption"/>
        <w:spacing w:line="360" w:lineRule="auto"/>
        <w:jc w:val="center"/>
      </w:pPr>
      <w:bookmarkStart w:id="161" w:name="_Ref268628266"/>
      <w:bookmarkStart w:id="162" w:name="_Toc269559872"/>
      <w:r>
        <w:t xml:space="preserve">Figure </w:t>
      </w:r>
      <w:fldSimple w:instr=" SEQ Figure \* ARABIC ">
        <w:r w:rsidR="00E149D1">
          <w:rPr>
            <w:noProof/>
          </w:rPr>
          <w:t>22</w:t>
        </w:r>
      </w:fldSimple>
      <w:bookmarkEnd w:id="161"/>
      <w:r>
        <w:t>: Tool's first run</w:t>
      </w:r>
      <w:bookmarkEnd w:id="162"/>
    </w:p>
    <w:p w14:paraId="4B4A4E1C" w14:textId="77777777" w:rsidR="0010667E" w:rsidRPr="0010667E" w:rsidRDefault="0010667E" w:rsidP="0010667E"/>
    <w:p w14:paraId="1C19C01E" w14:textId="77777777" w:rsidR="00CF2C13" w:rsidRDefault="00CF2C13" w:rsidP="0060002A">
      <w:pPr>
        <w:keepNext/>
        <w:jc w:val="center"/>
      </w:pPr>
      <w:r>
        <w:rPr>
          <w:noProof/>
        </w:rPr>
        <w:drawing>
          <wp:inline distT="0" distB="0" distL="0" distR="0" wp14:anchorId="71E3BCBC" wp14:editId="2D8761C0">
            <wp:extent cx="5270500" cy="1750695"/>
            <wp:effectExtent l="25400" t="25400" r="3810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terRuns.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1750695"/>
                    </a:xfrm>
                    <a:prstGeom prst="rect">
                      <a:avLst/>
                    </a:prstGeom>
                    <a:ln>
                      <a:solidFill>
                        <a:srgbClr val="000000"/>
                      </a:solidFill>
                    </a:ln>
                  </pic:spPr>
                </pic:pic>
              </a:graphicData>
            </a:graphic>
          </wp:inline>
        </w:drawing>
      </w:r>
    </w:p>
    <w:p w14:paraId="02E5261D" w14:textId="7C28CD90" w:rsidR="00CF2C13" w:rsidRPr="00CF2C13" w:rsidRDefault="00CF2C13" w:rsidP="00CF2C13">
      <w:pPr>
        <w:pStyle w:val="Caption"/>
        <w:spacing w:line="360" w:lineRule="auto"/>
        <w:jc w:val="center"/>
      </w:pPr>
      <w:bookmarkStart w:id="163" w:name="_Ref268628476"/>
      <w:bookmarkStart w:id="164" w:name="_Toc269559873"/>
      <w:r>
        <w:t xml:space="preserve">Figure </w:t>
      </w:r>
      <w:fldSimple w:instr=" SEQ Figure \* ARABIC ">
        <w:r w:rsidR="00E149D1">
          <w:rPr>
            <w:noProof/>
          </w:rPr>
          <w:t>23</w:t>
        </w:r>
      </w:fldSimple>
      <w:bookmarkEnd w:id="163"/>
      <w:r>
        <w:t xml:space="preserve">: Tool's </w:t>
      </w:r>
      <w:proofErr w:type="gramStart"/>
      <w:r>
        <w:t>Later</w:t>
      </w:r>
      <w:proofErr w:type="gramEnd"/>
      <w:r>
        <w:t xml:space="preserve"> runs</w:t>
      </w:r>
      <w:bookmarkEnd w:id="164"/>
    </w:p>
    <w:p w14:paraId="093B68B4" w14:textId="77777777" w:rsidR="00D96226" w:rsidRDefault="00D96226" w:rsidP="00D96226">
      <w:pPr>
        <w:pStyle w:val="Heading3"/>
        <w:numPr>
          <w:ilvl w:val="0"/>
          <w:numId w:val="0"/>
        </w:numPr>
        <w:spacing w:line="360" w:lineRule="auto"/>
        <w:ind w:left="720"/>
        <w:jc w:val="both"/>
      </w:pPr>
    </w:p>
    <w:p w14:paraId="18BE8F3C" w14:textId="77777777" w:rsidR="00D96226" w:rsidRDefault="00D96226" w:rsidP="00D96226"/>
    <w:p w14:paraId="6189B162" w14:textId="77777777" w:rsidR="00D96226" w:rsidRPr="00D96226" w:rsidRDefault="00D96226" w:rsidP="00D96226"/>
    <w:p w14:paraId="18983A41" w14:textId="214D0733" w:rsidR="00C667BA" w:rsidRDefault="00C667BA" w:rsidP="00E51843">
      <w:pPr>
        <w:pStyle w:val="Heading3"/>
        <w:spacing w:line="360" w:lineRule="auto"/>
        <w:jc w:val="both"/>
      </w:pPr>
      <w:bookmarkStart w:id="165" w:name="_Toc269411838"/>
      <w:r>
        <w:t>The Tool run different Ontologies</w:t>
      </w:r>
      <w:bookmarkEnd w:id="165"/>
    </w:p>
    <w:p w14:paraId="05C7FD73" w14:textId="77777777" w:rsidR="00021C0D" w:rsidRDefault="00021C0D" w:rsidP="00E51843">
      <w:pPr>
        <w:spacing w:line="360" w:lineRule="auto"/>
        <w:sectPr w:rsidR="00021C0D" w:rsidSect="00EB5326">
          <w:footerReference w:type="default" r:id="rId35"/>
          <w:pgSz w:w="11900" w:h="16840"/>
          <w:pgMar w:top="1440" w:right="1800" w:bottom="1440" w:left="1800" w:header="708" w:footer="708" w:gutter="0"/>
          <w:cols w:space="708"/>
          <w:titlePg/>
          <w:docGrid w:linePitch="360"/>
        </w:sectPr>
      </w:pPr>
    </w:p>
    <w:p w14:paraId="00FBA980" w14:textId="7A3264BF" w:rsidR="00360ADF" w:rsidRDefault="00245993" w:rsidP="00C0753F">
      <w:pPr>
        <w:spacing w:line="360" w:lineRule="auto"/>
        <w:jc w:val="both"/>
      </w:pPr>
      <w:r>
        <w:t xml:space="preserve">The </w:t>
      </w:r>
      <w:r w:rsidR="00C837BA">
        <w:t xml:space="preserve">tool runs only ontologies with special annotations </w:t>
      </w:r>
      <w:r w:rsidR="000F7F70">
        <w:t xml:space="preserve">that </w:t>
      </w:r>
      <w:r w:rsidR="00C837BA">
        <w:t xml:space="preserve">mentioned </w:t>
      </w:r>
      <w:proofErr w:type="gramStart"/>
      <w:r w:rsidR="00C837BA">
        <w:t xml:space="preserve">in </w:t>
      </w:r>
      <w:r w:rsidR="000552ED">
        <w:t xml:space="preserve">both </w:t>
      </w:r>
      <w:r w:rsidR="000552ED">
        <w:fldChar w:fldCharType="begin"/>
      </w:r>
      <w:r w:rsidR="000552ED">
        <w:instrText xml:space="preserve"> REF _Ref268076013 \h </w:instrText>
      </w:r>
      <w:r w:rsidR="000552ED">
        <w:fldChar w:fldCharType="separate"/>
      </w:r>
      <w:r w:rsidR="00C431B2">
        <w:t xml:space="preserve">Table </w:t>
      </w:r>
      <w:r w:rsidR="00C431B2">
        <w:rPr>
          <w:noProof/>
        </w:rPr>
        <w:t>3</w:t>
      </w:r>
      <w:proofErr w:type="gramEnd"/>
      <w:r w:rsidR="00C431B2">
        <w:t>: Run 2 user story</w:t>
      </w:r>
      <w:r w:rsidR="000552ED">
        <w:fldChar w:fldCharType="end"/>
      </w:r>
      <w:r w:rsidR="000552ED">
        <w:t xml:space="preserve"> and </w:t>
      </w:r>
      <w:r w:rsidR="000552ED">
        <w:fldChar w:fldCharType="begin"/>
      </w:r>
      <w:r w:rsidR="000552ED">
        <w:instrText xml:space="preserve"> REF _Ref268074591 \h </w:instrText>
      </w:r>
      <w:r w:rsidR="000552ED">
        <w:fldChar w:fldCharType="separate"/>
      </w:r>
      <w:r w:rsidR="00C431B2">
        <w:t xml:space="preserve">Figure </w:t>
      </w:r>
      <w:r w:rsidR="00C431B2">
        <w:rPr>
          <w:noProof/>
        </w:rPr>
        <w:t>18</w:t>
      </w:r>
      <w:r w:rsidR="000552ED">
        <w:fldChar w:fldCharType="end"/>
      </w:r>
      <w:r w:rsidR="00425BE1">
        <w:t xml:space="preserve">. </w:t>
      </w:r>
      <w:r w:rsidR="009C15B6">
        <w:t xml:space="preserve">On running the tool, it first </w:t>
      </w:r>
      <w:proofErr w:type="gramStart"/>
      <w:r w:rsidR="00481959">
        <w:t>search</w:t>
      </w:r>
      <w:proofErr w:type="gramEnd"/>
      <w:r w:rsidR="00481959">
        <w:t xml:space="preserve"> for </w:t>
      </w:r>
      <w:r w:rsidR="00C0753F">
        <w:t>a class uses has</w:t>
      </w:r>
      <w:r w:rsidR="00D846D6">
        <w:t>Role annotation property</w:t>
      </w:r>
      <w:r w:rsidR="00870ADF">
        <w:t xml:space="preserve"> with the constant value “IngClass”</w:t>
      </w:r>
      <w:r w:rsidR="00D44F25">
        <w:t xml:space="preserve">. Then, </w:t>
      </w:r>
      <w:r w:rsidR="004B23A0">
        <w:t xml:space="preserve">it gets that class and </w:t>
      </w:r>
      <w:r w:rsidR="00ED0BB1">
        <w:t xml:space="preserve">all of </w:t>
      </w:r>
      <w:r w:rsidR="004B23A0">
        <w:t>its subclasses and renders them</w:t>
      </w:r>
      <w:r w:rsidR="00360ADF">
        <w:t>.</w:t>
      </w:r>
      <w:r w:rsidR="004A29DE">
        <w:t xml:space="preserve"> Finally, the ingredients are displayed to the user.</w:t>
      </w:r>
      <w:r w:rsidR="00D76A90">
        <w:t xml:space="preserve"> </w:t>
      </w:r>
      <w:r w:rsidR="00D76A90">
        <w:fldChar w:fldCharType="begin"/>
      </w:r>
      <w:r w:rsidR="00D76A90">
        <w:instrText xml:space="preserve"> REF _Ref268696944 \h </w:instrText>
      </w:r>
      <w:r w:rsidR="00D76A90">
        <w:fldChar w:fldCharType="separate"/>
      </w:r>
      <w:r w:rsidR="00C431B2">
        <w:t xml:space="preserve">Figure </w:t>
      </w:r>
      <w:r w:rsidR="00C431B2">
        <w:rPr>
          <w:noProof/>
        </w:rPr>
        <w:t>24</w:t>
      </w:r>
      <w:r w:rsidR="00D76A90">
        <w:fldChar w:fldCharType="end"/>
      </w:r>
      <w:r w:rsidR="00D76A90">
        <w:t xml:space="preserve"> shows </w:t>
      </w:r>
      <w:r w:rsidR="0071569F">
        <w:t>the sushi ontology ingredient class</w:t>
      </w:r>
      <w:r w:rsidR="0010018D">
        <w:t xml:space="preserve"> on the left side of the application window.</w:t>
      </w:r>
      <w:r w:rsidR="00036C32">
        <w:t xml:space="preserve"> </w:t>
      </w:r>
      <w:r w:rsidR="006A001D">
        <w:t>Sushi ontology</w:t>
      </w:r>
      <w:r w:rsidR="0055322D">
        <w:t xml:space="preserve"> is the main </w:t>
      </w:r>
      <w:r w:rsidR="00374A70">
        <w:t>ontology for this project as it called the “ Manchester Sushi Finder”.</w:t>
      </w:r>
      <w:r w:rsidR="00D03967">
        <w:t xml:space="preserve"> The previous version of the tool which </w:t>
      </w:r>
      <w:proofErr w:type="gramStart"/>
      <w:r w:rsidR="00D03967">
        <w:t>run</w:t>
      </w:r>
      <w:proofErr w:type="gramEnd"/>
      <w:r w:rsidR="00D03967">
        <w:t xml:space="preserve"> only one ontology that is pizza ontology.</w:t>
      </w:r>
      <w:r w:rsidR="00E20B98">
        <w:t xml:space="preserve"> </w:t>
      </w:r>
      <w:r w:rsidR="00366299">
        <w:t xml:space="preserve">The pizza ontology was annotated with </w:t>
      </w:r>
      <w:r w:rsidR="002770D8">
        <w:t xml:space="preserve">the standard annotations to make it work with the tool. </w:t>
      </w:r>
      <w:r w:rsidR="00814FE7">
        <w:fldChar w:fldCharType="begin"/>
      </w:r>
      <w:r w:rsidR="00814FE7">
        <w:instrText xml:space="preserve"> REF _Ref268697213 \h </w:instrText>
      </w:r>
      <w:r w:rsidR="00814FE7">
        <w:fldChar w:fldCharType="separate"/>
      </w:r>
      <w:r w:rsidR="00C431B2">
        <w:t xml:space="preserve">Figure </w:t>
      </w:r>
      <w:r w:rsidR="00C431B2">
        <w:rPr>
          <w:noProof/>
        </w:rPr>
        <w:t>25</w:t>
      </w:r>
      <w:r w:rsidR="00814FE7">
        <w:fldChar w:fldCharType="end"/>
      </w:r>
      <w:r w:rsidR="00814FE7">
        <w:t xml:space="preserve"> </w:t>
      </w:r>
      <w:proofErr w:type="gramStart"/>
      <w:r w:rsidR="00814FE7">
        <w:t>shows</w:t>
      </w:r>
      <w:proofErr w:type="gramEnd"/>
      <w:r w:rsidR="00814FE7">
        <w:t xml:space="preserve"> that the tool can run ontologies with standard annotations.</w:t>
      </w:r>
      <w:r w:rsidR="004A29DE">
        <w:t xml:space="preserve"> </w:t>
      </w:r>
      <w:r w:rsidR="00963AC2">
        <w:t xml:space="preserve"> </w:t>
      </w:r>
      <w:r w:rsidR="00963AC2">
        <w:fldChar w:fldCharType="begin"/>
      </w:r>
      <w:r w:rsidR="00963AC2">
        <w:instrText xml:space="preserve"> REF _Ref268696944 \h </w:instrText>
      </w:r>
      <w:r w:rsidR="00963AC2">
        <w:fldChar w:fldCharType="separate"/>
      </w:r>
      <w:r w:rsidR="00C431B2">
        <w:t xml:space="preserve">Figure </w:t>
      </w:r>
      <w:r w:rsidR="00C431B2">
        <w:rPr>
          <w:noProof/>
        </w:rPr>
        <w:t>24</w:t>
      </w:r>
      <w:r w:rsidR="00963AC2">
        <w:fldChar w:fldCharType="end"/>
      </w:r>
      <w:r w:rsidR="00963AC2">
        <w:t xml:space="preserve"> and </w:t>
      </w:r>
      <w:r w:rsidR="00963AC2">
        <w:fldChar w:fldCharType="begin"/>
      </w:r>
      <w:r w:rsidR="00963AC2">
        <w:instrText xml:space="preserve"> REF _Ref268697213 \h </w:instrText>
      </w:r>
      <w:r w:rsidR="00963AC2">
        <w:fldChar w:fldCharType="separate"/>
      </w:r>
      <w:r w:rsidR="00C431B2">
        <w:t xml:space="preserve">Figure </w:t>
      </w:r>
      <w:r w:rsidR="00C431B2">
        <w:rPr>
          <w:noProof/>
        </w:rPr>
        <w:t>25</w:t>
      </w:r>
      <w:r w:rsidR="00963AC2">
        <w:fldChar w:fldCharType="end"/>
      </w:r>
      <w:r w:rsidR="00963AC2">
        <w:t xml:space="preserve"> show two different ontologies running by the same tool.</w:t>
      </w:r>
    </w:p>
    <w:p w14:paraId="30037442" w14:textId="77777777" w:rsidR="00B530E0" w:rsidRDefault="00B530E0" w:rsidP="00C0753F">
      <w:pPr>
        <w:spacing w:line="360" w:lineRule="auto"/>
        <w:jc w:val="both"/>
      </w:pPr>
    </w:p>
    <w:p w14:paraId="299E88C4" w14:textId="77777777" w:rsidR="00683BE8" w:rsidRDefault="00683BE8" w:rsidP="00C0753F">
      <w:pPr>
        <w:spacing w:line="360" w:lineRule="auto"/>
        <w:jc w:val="both"/>
        <w:sectPr w:rsidR="00683BE8" w:rsidSect="00021C0D">
          <w:type w:val="continuous"/>
          <w:pgSz w:w="11900" w:h="16840"/>
          <w:pgMar w:top="1440" w:right="1800" w:bottom="1440" w:left="1800" w:header="708" w:footer="708" w:gutter="0"/>
          <w:cols w:space="708"/>
          <w:titlePg/>
          <w:docGrid w:linePitch="360"/>
        </w:sectPr>
      </w:pPr>
    </w:p>
    <w:p w14:paraId="60ED7ABA" w14:textId="5253BFF8" w:rsidR="00696E95" w:rsidRDefault="00021C0D" w:rsidP="00E51843">
      <w:pPr>
        <w:keepNext/>
        <w:jc w:val="center"/>
      </w:pPr>
      <w:r>
        <w:rPr>
          <w:noProof/>
        </w:rPr>
        <w:drawing>
          <wp:inline distT="0" distB="0" distL="0" distR="0" wp14:anchorId="71F87731" wp14:editId="5357CB3E">
            <wp:extent cx="5270500" cy="3513455"/>
            <wp:effectExtent l="25400" t="25400" r="3810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hiOntology.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513455"/>
                    </a:xfrm>
                    <a:prstGeom prst="rect">
                      <a:avLst/>
                    </a:prstGeom>
                    <a:ln>
                      <a:solidFill>
                        <a:srgbClr val="000000"/>
                      </a:solidFill>
                    </a:ln>
                  </pic:spPr>
                </pic:pic>
              </a:graphicData>
            </a:graphic>
          </wp:inline>
        </w:drawing>
      </w:r>
    </w:p>
    <w:p w14:paraId="3203EC5B" w14:textId="5CD8F00A" w:rsidR="00110490" w:rsidRDefault="00696E95" w:rsidP="00E51843">
      <w:pPr>
        <w:pStyle w:val="Caption"/>
        <w:spacing w:line="360" w:lineRule="auto"/>
        <w:jc w:val="center"/>
      </w:pPr>
      <w:bookmarkStart w:id="166" w:name="_Ref268696944"/>
      <w:bookmarkStart w:id="167" w:name="_Toc269559874"/>
      <w:r>
        <w:t xml:space="preserve">Figure </w:t>
      </w:r>
      <w:fldSimple w:instr=" SEQ Figure \* ARABIC ">
        <w:r w:rsidR="00E149D1">
          <w:rPr>
            <w:noProof/>
          </w:rPr>
          <w:t>24</w:t>
        </w:r>
      </w:fldSimple>
      <w:bookmarkEnd w:id="166"/>
      <w:r>
        <w:t>: Sushi ontology ingredients</w:t>
      </w:r>
      <w:bookmarkEnd w:id="167"/>
    </w:p>
    <w:p w14:paraId="4CADF805" w14:textId="11540339" w:rsidR="00696E95" w:rsidRDefault="00021C0D" w:rsidP="00E51843">
      <w:pPr>
        <w:keepNext/>
        <w:jc w:val="center"/>
      </w:pPr>
      <w:r>
        <w:rPr>
          <w:noProof/>
        </w:rPr>
        <w:drawing>
          <wp:inline distT="0" distB="0" distL="0" distR="0" wp14:anchorId="5F0C56FB" wp14:editId="77240529">
            <wp:extent cx="5270500" cy="3509645"/>
            <wp:effectExtent l="25400" t="25400" r="3810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Ontology.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3509645"/>
                    </a:xfrm>
                    <a:prstGeom prst="rect">
                      <a:avLst/>
                    </a:prstGeom>
                    <a:ln>
                      <a:solidFill>
                        <a:srgbClr val="000000"/>
                      </a:solidFill>
                    </a:ln>
                  </pic:spPr>
                </pic:pic>
              </a:graphicData>
            </a:graphic>
          </wp:inline>
        </w:drawing>
      </w:r>
    </w:p>
    <w:p w14:paraId="097D85E1" w14:textId="55F0C77E" w:rsidR="00696E95" w:rsidRPr="00696E95" w:rsidRDefault="00696E95" w:rsidP="00E51843">
      <w:pPr>
        <w:pStyle w:val="Caption"/>
        <w:spacing w:line="360" w:lineRule="auto"/>
        <w:jc w:val="center"/>
      </w:pPr>
      <w:bookmarkStart w:id="168" w:name="_Ref268697213"/>
      <w:bookmarkStart w:id="169" w:name="_Toc269559875"/>
      <w:r>
        <w:t xml:space="preserve">Figure </w:t>
      </w:r>
      <w:fldSimple w:instr=" SEQ Figure \* ARABIC ">
        <w:r w:rsidR="00E149D1">
          <w:rPr>
            <w:noProof/>
          </w:rPr>
          <w:t>25</w:t>
        </w:r>
      </w:fldSimple>
      <w:bookmarkEnd w:id="168"/>
      <w:r>
        <w:t>: Pizza ontology ingredients</w:t>
      </w:r>
      <w:bookmarkEnd w:id="169"/>
    </w:p>
    <w:p w14:paraId="252D1C20" w14:textId="77777777" w:rsidR="0016071C" w:rsidRDefault="0016071C" w:rsidP="00E51843">
      <w:pPr>
        <w:pStyle w:val="Heading3"/>
        <w:spacing w:line="360" w:lineRule="auto"/>
        <w:sectPr w:rsidR="0016071C" w:rsidSect="00021C0D">
          <w:type w:val="continuous"/>
          <w:pgSz w:w="11900" w:h="16840"/>
          <w:pgMar w:top="1440" w:right="1800" w:bottom="1440" w:left="1800" w:header="708" w:footer="708" w:gutter="0"/>
          <w:cols w:space="708"/>
          <w:titlePg/>
          <w:docGrid w:linePitch="360"/>
        </w:sectPr>
      </w:pPr>
    </w:p>
    <w:p w14:paraId="1421AAFD" w14:textId="6688B24D" w:rsidR="00AD04ED" w:rsidRDefault="006A0807" w:rsidP="00DF2D1B">
      <w:pPr>
        <w:pStyle w:val="Heading3"/>
        <w:spacing w:line="360" w:lineRule="auto"/>
        <w:jc w:val="both"/>
      </w:pPr>
      <w:bookmarkStart w:id="170" w:name="_Toc269411839"/>
      <w:r>
        <w:t>Filter Ingredients</w:t>
      </w:r>
      <w:bookmarkEnd w:id="170"/>
    </w:p>
    <w:p w14:paraId="0AB4FA9E" w14:textId="1743D6AD" w:rsidR="00ED725C" w:rsidRDefault="00DF4CC7" w:rsidP="00DF2D1B">
      <w:pPr>
        <w:spacing w:line="360" w:lineRule="auto"/>
        <w:jc w:val="both"/>
      </w:pPr>
      <w:r>
        <w:fldChar w:fldCharType="begin"/>
      </w:r>
      <w:r>
        <w:instrText xml:space="preserve"> REF _Ref268696944 \h </w:instrText>
      </w:r>
      <w:r>
        <w:fldChar w:fldCharType="separate"/>
      </w:r>
      <w:r w:rsidR="00C431B2">
        <w:t xml:space="preserve">Figure </w:t>
      </w:r>
      <w:r w:rsidR="00C431B2">
        <w:rPr>
          <w:noProof/>
        </w:rPr>
        <w:t>24</w:t>
      </w:r>
      <w:r>
        <w:fldChar w:fldCharType="end"/>
      </w:r>
      <w:r>
        <w:t xml:space="preserve"> shows the </w:t>
      </w:r>
      <w:r w:rsidR="0093176A">
        <w:t xml:space="preserve">sushi ingredients without </w:t>
      </w:r>
      <w:r w:rsidR="000C5345">
        <w:t>specifying</w:t>
      </w:r>
      <w:r w:rsidR="0093176A">
        <w:t xml:space="preserve"> filters in the sushi ontology.</w:t>
      </w:r>
      <w:r w:rsidR="00F07657">
        <w:t xml:space="preserve"> </w:t>
      </w:r>
      <w:r w:rsidR="009B5CF8">
        <w:t xml:space="preserve">After annotating </w:t>
      </w:r>
      <w:r w:rsidR="00CF73E4">
        <w:t xml:space="preserve">some subclasses of the </w:t>
      </w:r>
      <w:r w:rsidR="00B349CA">
        <w:t>ingredient class</w:t>
      </w:r>
      <w:r w:rsidR="00356516">
        <w:t xml:space="preserve"> using hasRole annotation property with the constant value “filter” as mentioned in </w:t>
      </w:r>
      <w:r w:rsidR="00356516">
        <w:fldChar w:fldCharType="begin"/>
      </w:r>
      <w:r w:rsidR="00356516">
        <w:instrText xml:space="preserve"> REF _Ref268178439 \h </w:instrText>
      </w:r>
      <w:r w:rsidR="00356516">
        <w:fldChar w:fldCharType="separate"/>
      </w:r>
      <w:r w:rsidR="00C431B2">
        <w:t xml:space="preserve">Table </w:t>
      </w:r>
      <w:r w:rsidR="00C431B2">
        <w:rPr>
          <w:noProof/>
        </w:rPr>
        <w:t>6</w:t>
      </w:r>
      <w:r w:rsidR="00C431B2">
        <w:t>: Tree View Filter user story</w:t>
      </w:r>
      <w:r w:rsidR="00356516">
        <w:fldChar w:fldCharType="end"/>
      </w:r>
      <w:r w:rsidR="00356516">
        <w:t xml:space="preserve">, </w:t>
      </w:r>
      <w:r w:rsidR="00E37FD0">
        <w:t>the tool starts to show these filters.</w:t>
      </w:r>
      <w:r w:rsidR="005108F5">
        <w:t xml:space="preserve"> In </w:t>
      </w:r>
      <w:r w:rsidR="005108F5">
        <w:fldChar w:fldCharType="begin"/>
      </w:r>
      <w:r w:rsidR="005108F5">
        <w:instrText xml:space="preserve"> REF _Ref268698127 \h </w:instrText>
      </w:r>
      <w:r w:rsidR="005108F5">
        <w:fldChar w:fldCharType="separate"/>
      </w:r>
      <w:r w:rsidR="00C431B2">
        <w:t xml:space="preserve">Figure </w:t>
      </w:r>
      <w:r w:rsidR="00C431B2">
        <w:rPr>
          <w:noProof/>
        </w:rPr>
        <w:t>26</w:t>
      </w:r>
      <w:r w:rsidR="005108F5">
        <w:fldChar w:fldCharType="end"/>
      </w:r>
      <w:r w:rsidR="005108F5">
        <w:t>,</w:t>
      </w:r>
      <w:r w:rsidR="00743EF4">
        <w:t xml:space="preserve"> three classes show as filters,</w:t>
      </w:r>
      <w:r w:rsidR="005108F5">
        <w:t xml:space="preserve"> </w:t>
      </w:r>
      <w:r w:rsidR="00743EF4">
        <w:t>these</w:t>
      </w:r>
      <w:r w:rsidR="00C073EF">
        <w:t xml:space="preserve"> classes </w:t>
      </w:r>
      <w:proofErr w:type="gramStart"/>
      <w:r w:rsidR="00C073EF">
        <w:t>were annotated to be used</w:t>
      </w:r>
      <w:proofErr w:type="gramEnd"/>
      <w:r w:rsidR="00C073EF">
        <w:t xml:space="preserve"> as filters; these </w:t>
      </w:r>
      <w:r w:rsidR="00913885">
        <w:t xml:space="preserve">classes </w:t>
      </w:r>
      <w:r w:rsidR="00C073EF">
        <w:t>are: spicy, vegetarian, and vegan classes</w:t>
      </w:r>
      <w:r w:rsidR="007E7120">
        <w:t xml:space="preserve">. </w:t>
      </w:r>
      <w:proofErr w:type="gramStart"/>
      <w:r w:rsidR="008D25A7">
        <w:t>hasRole</w:t>
      </w:r>
      <w:proofErr w:type="gramEnd"/>
      <w:r w:rsidR="008D25A7">
        <w:t xml:space="preserve"> annotation property </w:t>
      </w:r>
      <w:r w:rsidR="00960520">
        <w:t xml:space="preserve">is </w:t>
      </w:r>
      <w:r w:rsidR="008D25A7">
        <w:t xml:space="preserve">associated with each one of these class. </w:t>
      </w:r>
      <w:r w:rsidR="00C52F0E">
        <w:t>On starting the application</w:t>
      </w:r>
      <w:r w:rsidR="008F232A">
        <w:t xml:space="preserve">, </w:t>
      </w:r>
      <w:r w:rsidR="00960520">
        <w:t xml:space="preserve">the </w:t>
      </w:r>
      <w:proofErr w:type="gramStart"/>
      <w:r w:rsidR="00960520">
        <w:t>tool</w:t>
      </w:r>
      <w:r w:rsidR="008F232A">
        <w:t xml:space="preserve"> starts searching for classes with filter annotations in them and display</w:t>
      </w:r>
      <w:proofErr w:type="gramEnd"/>
      <w:r w:rsidR="008F232A">
        <w:t xml:space="preserve"> them to the user.</w:t>
      </w:r>
      <w:r w:rsidR="00B607BA">
        <w:t xml:space="preserve"> </w:t>
      </w:r>
      <w:r w:rsidR="00DA0CD9">
        <w:t xml:space="preserve">On checking one of the filters, </w:t>
      </w:r>
      <w:r w:rsidR="00BD311E">
        <w:t>the tool highlights all classes matching checked filter and disable the rest.</w:t>
      </w:r>
      <w:r w:rsidR="00B11F52">
        <w:t xml:space="preserve"> As a result, user can only select highlighted ingredients.</w:t>
      </w:r>
    </w:p>
    <w:p w14:paraId="057668ED" w14:textId="77777777" w:rsidR="005E5D9B" w:rsidRDefault="005E5D9B" w:rsidP="005E5D9B">
      <w:pPr>
        <w:keepNext/>
        <w:jc w:val="center"/>
      </w:pPr>
      <w:r>
        <w:rPr>
          <w:noProof/>
        </w:rPr>
        <w:drawing>
          <wp:inline distT="0" distB="0" distL="0" distR="0" wp14:anchorId="2D3D18B3" wp14:editId="168F464E">
            <wp:extent cx="5270500" cy="3511550"/>
            <wp:effectExtent l="25400" t="25400" r="381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FilterHighlight.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511550"/>
                    </a:xfrm>
                    <a:prstGeom prst="rect">
                      <a:avLst/>
                    </a:prstGeom>
                    <a:ln>
                      <a:solidFill>
                        <a:srgbClr val="000000"/>
                      </a:solidFill>
                    </a:ln>
                  </pic:spPr>
                </pic:pic>
              </a:graphicData>
            </a:graphic>
          </wp:inline>
        </w:drawing>
      </w:r>
    </w:p>
    <w:p w14:paraId="788A1549" w14:textId="645F831C" w:rsidR="00C44E27" w:rsidRPr="00C44E27" w:rsidRDefault="005E5D9B" w:rsidP="00C44E27">
      <w:pPr>
        <w:pStyle w:val="Caption"/>
        <w:spacing w:line="360" w:lineRule="auto"/>
        <w:jc w:val="center"/>
      </w:pPr>
      <w:bookmarkStart w:id="171" w:name="_Ref268698127"/>
      <w:bookmarkStart w:id="172" w:name="_Toc269559876"/>
      <w:r>
        <w:t xml:space="preserve">Figure </w:t>
      </w:r>
      <w:fldSimple w:instr=" SEQ Figure \* ARABIC ">
        <w:r w:rsidR="00E149D1">
          <w:rPr>
            <w:noProof/>
          </w:rPr>
          <w:t>26</w:t>
        </w:r>
      </w:fldSimple>
      <w:bookmarkEnd w:id="171"/>
      <w:r>
        <w:t xml:space="preserve">: </w:t>
      </w:r>
      <w:r w:rsidR="00093EE3">
        <w:t>Sushi o</w:t>
      </w:r>
      <w:r>
        <w:t>ntolo</w:t>
      </w:r>
      <w:r w:rsidR="00093EE3">
        <w:t>gy f</w:t>
      </w:r>
      <w:r>
        <w:t>ilters</w:t>
      </w:r>
      <w:bookmarkEnd w:id="172"/>
    </w:p>
    <w:p w14:paraId="1C275389" w14:textId="415DE7B3" w:rsidR="006A0807" w:rsidRDefault="006A0807" w:rsidP="006E132E">
      <w:pPr>
        <w:pStyle w:val="Heading3"/>
        <w:spacing w:line="360" w:lineRule="auto"/>
        <w:jc w:val="both"/>
      </w:pPr>
      <w:bookmarkStart w:id="173" w:name="_Toc269411840"/>
      <w:r>
        <w:t>Filter the Search Result</w:t>
      </w:r>
      <w:bookmarkEnd w:id="173"/>
    </w:p>
    <w:p w14:paraId="57B2C284" w14:textId="52D73BC3" w:rsidR="003D6516" w:rsidRDefault="00072C37" w:rsidP="0070723C">
      <w:pPr>
        <w:spacing w:line="360" w:lineRule="auto"/>
        <w:jc w:val="both"/>
      </w:pPr>
      <w:r>
        <w:t>Filters that applied on the search result are called facets</w:t>
      </w:r>
      <w:r w:rsidR="00DB2289">
        <w:t xml:space="preserve">. </w:t>
      </w:r>
      <w:r w:rsidR="00650B4A">
        <w:fldChar w:fldCharType="begin"/>
      </w:r>
      <w:r w:rsidR="00650B4A">
        <w:instrText xml:space="preserve"> REF _Ref268708326 \h </w:instrText>
      </w:r>
      <w:r w:rsidR="00650B4A">
        <w:fldChar w:fldCharType="separate"/>
      </w:r>
      <w:r w:rsidR="00C431B2">
        <w:t xml:space="preserve">Figure </w:t>
      </w:r>
      <w:r w:rsidR="00C431B2">
        <w:rPr>
          <w:noProof/>
        </w:rPr>
        <w:t>27</w:t>
      </w:r>
      <w:r w:rsidR="00650B4A">
        <w:fldChar w:fldCharType="end"/>
      </w:r>
      <w:r w:rsidR="00650B4A">
        <w:t xml:space="preserve"> shows </w:t>
      </w:r>
      <w:r w:rsidR="00DD1C90">
        <w:t xml:space="preserve">the </w:t>
      </w:r>
      <w:r w:rsidR="008650EA">
        <w:t xml:space="preserve">result of a search query applied on the sushi ontology </w:t>
      </w:r>
      <w:r w:rsidR="00E94B0A">
        <w:t xml:space="preserve">without specifying facets to be applied on the result. </w:t>
      </w:r>
      <w:r w:rsidR="00F657D4">
        <w:t xml:space="preserve">In order to apply facets on the search result, </w:t>
      </w:r>
      <w:r w:rsidR="0051177A">
        <w:t xml:space="preserve">annotation properties need to be associated with value partition classes </w:t>
      </w:r>
      <w:r w:rsidR="00974184">
        <w:t xml:space="preserve">as mentioned in </w:t>
      </w:r>
      <w:r w:rsidR="00B81BF2">
        <w:fldChar w:fldCharType="begin"/>
      </w:r>
      <w:r w:rsidR="00B81BF2">
        <w:instrText xml:space="preserve"> REF _Ref268709230 \h </w:instrText>
      </w:r>
      <w:r w:rsidR="00B81BF2">
        <w:fldChar w:fldCharType="separate"/>
      </w:r>
      <w:r w:rsidR="00C431B2">
        <w:t xml:space="preserve">Table </w:t>
      </w:r>
      <w:r w:rsidR="00C431B2">
        <w:rPr>
          <w:noProof/>
        </w:rPr>
        <w:t>9</w:t>
      </w:r>
      <w:r w:rsidR="00C431B2">
        <w:t>: Facet user story</w:t>
      </w:r>
      <w:r w:rsidR="00B81BF2">
        <w:fldChar w:fldCharType="end"/>
      </w:r>
      <w:r w:rsidR="00B81BF2">
        <w:t xml:space="preserve">. </w:t>
      </w:r>
      <w:r w:rsidR="00112CF6">
        <w:t xml:space="preserve">Value partition class like Spicy class </w:t>
      </w:r>
      <w:r w:rsidR="004B1411">
        <w:t xml:space="preserve">needs to have two annotation properties: hasRole, and hasProperty. </w:t>
      </w:r>
      <w:proofErr w:type="gramStart"/>
      <w:r w:rsidR="0044316B">
        <w:t>hasRole</w:t>
      </w:r>
      <w:proofErr w:type="gramEnd"/>
      <w:r w:rsidR="0044316B">
        <w:t xml:space="preserve"> property define the role of the class which is facet, and hasProperty property determine which object property </w:t>
      </w:r>
      <w:r w:rsidR="00E017F3">
        <w:t>link the Spicy class with an ingredient class.</w:t>
      </w:r>
      <w:r w:rsidR="007571C2">
        <w:t xml:space="preserve"> </w:t>
      </w:r>
      <w:r w:rsidR="009D69D6">
        <w:t>After annotating the sushi ontology</w:t>
      </w:r>
      <w:r w:rsidR="008A5C0D">
        <w:t xml:space="preserve"> with facets annotations</w:t>
      </w:r>
      <w:proofErr w:type="gramStart"/>
      <w:r w:rsidR="009575C8">
        <w:t>;</w:t>
      </w:r>
      <w:proofErr w:type="gramEnd"/>
      <w:r w:rsidR="009575C8">
        <w:t xml:space="preserve"> when the user try to query for something, </w:t>
      </w:r>
      <w:r w:rsidR="00053603">
        <w:t xml:space="preserve">number of facets will be displayed depending on the annotations. </w:t>
      </w:r>
      <w:r w:rsidR="00B34614">
        <w:fldChar w:fldCharType="begin"/>
      </w:r>
      <w:r w:rsidR="00B34614">
        <w:instrText xml:space="preserve"> REF _Ref268709716 \h </w:instrText>
      </w:r>
      <w:r w:rsidR="00B34614">
        <w:fldChar w:fldCharType="separate"/>
      </w:r>
      <w:r w:rsidR="00C431B2">
        <w:t xml:space="preserve">Figure </w:t>
      </w:r>
      <w:r w:rsidR="00C431B2">
        <w:rPr>
          <w:noProof/>
        </w:rPr>
        <w:t>28</w:t>
      </w:r>
      <w:r w:rsidR="00B34614">
        <w:fldChar w:fldCharType="end"/>
      </w:r>
      <w:r w:rsidR="00AF0F1B">
        <w:t xml:space="preserve"> </w:t>
      </w:r>
      <w:r w:rsidR="00D93055">
        <w:t xml:space="preserve">shows </w:t>
      </w:r>
      <w:r w:rsidR="00AC58A9">
        <w:t>the use of facets</w:t>
      </w:r>
      <w:r w:rsidR="003376D4">
        <w:t xml:space="preserve">, </w:t>
      </w:r>
      <w:r w:rsidR="002C5304">
        <w:t>when the user chooses one facet</w:t>
      </w:r>
      <w:r w:rsidR="005F5EC3">
        <w:t xml:space="preserve"> the search result change to match </w:t>
      </w:r>
      <w:r w:rsidR="008A6649">
        <w:t xml:space="preserve">the facets. </w:t>
      </w:r>
      <w:r w:rsidR="00C97230">
        <w:t>Facets are associated with ingredients rather than the original result.</w:t>
      </w:r>
      <w:r w:rsidR="00CF57C7">
        <w:t xml:space="preserve"> </w:t>
      </w:r>
      <w:r w:rsidR="00C56A72">
        <w:t xml:space="preserve">On choosing Spicy facet, </w:t>
      </w:r>
      <w:r w:rsidR="00930538">
        <w:t>all sushi that have spicy ingredient will show up in the result panel.</w:t>
      </w:r>
      <w:r w:rsidR="00CB0744">
        <w:t xml:space="preserve"> If the </w:t>
      </w:r>
      <w:proofErr w:type="gramStart"/>
      <w:r w:rsidR="00CB0744">
        <w:t>user choose</w:t>
      </w:r>
      <w:proofErr w:type="gramEnd"/>
      <w:r w:rsidR="00CB0744">
        <w:t xml:space="preserve"> all results, then the unfiltered results shows.</w:t>
      </w:r>
    </w:p>
    <w:p w14:paraId="0614B92F" w14:textId="77777777" w:rsidR="0026652A" w:rsidRDefault="006C3936" w:rsidP="0026652A">
      <w:pPr>
        <w:keepNext/>
        <w:jc w:val="center"/>
      </w:pPr>
      <w:r>
        <w:rPr>
          <w:noProof/>
        </w:rPr>
        <w:drawing>
          <wp:inline distT="0" distB="0" distL="0" distR="0" wp14:anchorId="15B78B64" wp14:editId="244115DD">
            <wp:extent cx="5270500" cy="3496310"/>
            <wp:effectExtent l="25400" t="25400" r="38100" b="342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Facet.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496310"/>
                    </a:xfrm>
                    <a:prstGeom prst="rect">
                      <a:avLst/>
                    </a:prstGeom>
                    <a:ln>
                      <a:solidFill>
                        <a:srgbClr val="000000"/>
                      </a:solidFill>
                    </a:ln>
                  </pic:spPr>
                </pic:pic>
              </a:graphicData>
            </a:graphic>
          </wp:inline>
        </w:drawing>
      </w:r>
    </w:p>
    <w:p w14:paraId="162A4869" w14:textId="3F2235AD" w:rsidR="00A75D96" w:rsidRDefault="0026652A" w:rsidP="0026652A">
      <w:pPr>
        <w:pStyle w:val="Caption"/>
        <w:jc w:val="center"/>
      </w:pPr>
      <w:bookmarkStart w:id="174" w:name="_Ref268708326"/>
      <w:bookmarkStart w:id="175" w:name="_Toc269559877"/>
      <w:r>
        <w:t xml:space="preserve">Figure </w:t>
      </w:r>
      <w:fldSimple w:instr=" SEQ Figure \* ARABIC ">
        <w:r w:rsidR="00E149D1">
          <w:rPr>
            <w:noProof/>
          </w:rPr>
          <w:t>27</w:t>
        </w:r>
      </w:fldSimple>
      <w:bookmarkEnd w:id="174"/>
      <w:r>
        <w:t>: No facet is specified</w:t>
      </w:r>
      <w:bookmarkEnd w:id="175"/>
    </w:p>
    <w:p w14:paraId="3D7E7A51" w14:textId="77777777" w:rsidR="00AB4551" w:rsidRDefault="00AB4551" w:rsidP="00AB4551">
      <w:pPr>
        <w:keepNext/>
        <w:jc w:val="center"/>
      </w:pPr>
      <w:r>
        <w:rPr>
          <w:noProof/>
        </w:rPr>
        <w:drawing>
          <wp:inline distT="0" distB="0" distL="0" distR="0" wp14:anchorId="6D909F0F" wp14:editId="1DC98C51">
            <wp:extent cx="5270500" cy="3498215"/>
            <wp:effectExtent l="25400" t="25400" r="38100" b="323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cyFacet.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070D5444" w14:textId="7B20327E" w:rsidR="0087536B" w:rsidRPr="0087536B" w:rsidRDefault="00AB4551" w:rsidP="00117C09">
      <w:pPr>
        <w:pStyle w:val="Caption"/>
        <w:jc w:val="center"/>
      </w:pPr>
      <w:bookmarkStart w:id="176" w:name="_Ref268709716"/>
      <w:bookmarkStart w:id="177" w:name="_Ref268709688"/>
      <w:bookmarkStart w:id="178" w:name="_Toc269559878"/>
      <w:r>
        <w:t xml:space="preserve">Figure </w:t>
      </w:r>
      <w:fldSimple w:instr=" SEQ Figure \* ARABIC ">
        <w:r w:rsidR="00E149D1">
          <w:rPr>
            <w:noProof/>
          </w:rPr>
          <w:t>28</w:t>
        </w:r>
      </w:fldSimple>
      <w:bookmarkEnd w:id="176"/>
      <w:r>
        <w:t>: Spicy face</w:t>
      </w:r>
      <w:bookmarkEnd w:id="177"/>
      <w:r w:rsidR="00117C09">
        <w:t>t</w:t>
      </w:r>
      <w:bookmarkEnd w:id="178"/>
    </w:p>
    <w:p w14:paraId="30B05169" w14:textId="1D7315CC" w:rsidR="006A0807" w:rsidRDefault="006A0807" w:rsidP="00DF2D1B">
      <w:pPr>
        <w:pStyle w:val="Heading3"/>
        <w:spacing w:line="360" w:lineRule="auto"/>
        <w:jc w:val="both"/>
      </w:pPr>
      <w:bookmarkStart w:id="179" w:name="_Toc269411841"/>
      <w:r>
        <w:t>Display and Switch Between languages</w:t>
      </w:r>
      <w:bookmarkEnd w:id="179"/>
    </w:p>
    <w:p w14:paraId="054967DC" w14:textId="509F94FF" w:rsidR="0034237F" w:rsidRDefault="00A97FE5" w:rsidP="00A97FE5">
      <w:pPr>
        <w:spacing w:line="360" w:lineRule="auto"/>
        <w:jc w:val="both"/>
      </w:pPr>
      <w:r>
        <w:t>The display of different languages in the tool depends on the ontology used.</w:t>
      </w:r>
      <w:r w:rsidR="00441FD7">
        <w:t xml:space="preserve"> </w:t>
      </w:r>
      <w:r w:rsidR="00627EDF">
        <w:t xml:space="preserve">The tool shows available languages used to label the different classes in the ontology. </w:t>
      </w:r>
      <w:r w:rsidR="00184EB6">
        <w:t>The</w:t>
      </w:r>
      <w:r>
        <w:t xml:space="preserve"> </w:t>
      </w:r>
      <w:r w:rsidRPr="00A97FE5">
        <w:t>default</w:t>
      </w:r>
      <w:r>
        <w:t xml:space="preserve"> </w:t>
      </w:r>
      <w:r w:rsidR="00A05100">
        <w:t xml:space="preserve">language </w:t>
      </w:r>
      <w:r w:rsidR="00184EB6">
        <w:t xml:space="preserve">used </w:t>
      </w:r>
      <w:r w:rsidR="00A05100">
        <w:t>i</w:t>
      </w:r>
      <w:r w:rsidR="0067410A">
        <w:t>s English. So if the ontology wan not labeled with any language other than English, the tool shows the English</w:t>
      </w:r>
      <w:r w:rsidR="00E81EE4">
        <w:t>. If the ontology was not labeled at all, tools shows the name of the classes instead.</w:t>
      </w:r>
      <w:r w:rsidR="00792768">
        <w:t xml:space="preserve"> </w:t>
      </w:r>
      <w:r w:rsidR="00861CF4">
        <w:fldChar w:fldCharType="begin"/>
      </w:r>
      <w:r w:rsidR="00861CF4">
        <w:instrText xml:space="preserve"> REF _Ref268766151 \h </w:instrText>
      </w:r>
      <w:r w:rsidR="00861CF4">
        <w:fldChar w:fldCharType="separate"/>
      </w:r>
      <w:r w:rsidR="00C431B2">
        <w:t xml:space="preserve">Figure </w:t>
      </w:r>
      <w:r w:rsidR="00C431B2">
        <w:rPr>
          <w:noProof/>
        </w:rPr>
        <w:t>29</w:t>
      </w:r>
      <w:r w:rsidR="00861CF4">
        <w:fldChar w:fldCharType="end"/>
      </w:r>
      <w:r w:rsidR="00861CF4">
        <w:t xml:space="preserve"> demonstrates the available languages used to label ontology’s classes.</w:t>
      </w:r>
      <w:r w:rsidR="00BC286C">
        <w:t xml:space="preserve"> The tool shows the available languages along with the percentage of their representation to the whole ontology. </w:t>
      </w:r>
      <w:r w:rsidR="001B095B">
        <w:t>Notice labels in French language represent 51.83% to the ontology.</w:t>
      </w:r>
      <w:r w:rsidR="00C81165">
        <w:t xml:space="preserve"> </w:t>
      </w:r>
      <w:r w:rsidR="00794781">
        <w:t xml:space="preserve">User can see different languages be going to configuration, then available languages. </w:t>
      </w:r>
      <w:r w:rsidR="00D77952">
        <w:t xml:space="preserve">The below figure </w:t>
      </w:r>
      <w:r w:rsidR="004201C9">
        <w:t>shows four different languages: English, French, Spanish, and Arabic.</w:t>
      </w:r>
      <w:r w:rsidR="004D5F4B">
        <w:t xml:space="preserve"> On running the application, it starts looking for labels with different languages </w:t>
      </w:r>
      <w:r w:rsidR="00F50937">
        <w:t>and calculates their percentages.</w:t>
      </w:r>
      <w:r w:rsidR="0011401B">
        <w:t xml:space="preserve"> </w:t>
      </w:r>
      <w:r w:rsidR="00E70AE3">
        <w:fldChar w:fldCharType="begin"/>
      </w:r>
      <w:r w:rsidR="00E70AE3">
        <w:instrText xml:space="preserve"> REF _Ref268767572 \h </w:instrText>
      </w:r>
      <w:r w:rsidR="00E70AE3">
        <w:fldChar w:fldCharType="separate"/>
      </w:r>
      <w:r w:rsidR="00C431B2">
        <w:t xml:space="preserve">Figure </w:t>
      </w:r>
      <w:r w:rsidR="00C431B2">
        <w:rPr>
          <w:noProof/>
        </w:rPr>
        <w:t>30</w:t>
      </w:r>
      <w:r w:rsidR="00E70AE3">
        <w:fldChar w:fldCharType="end"/>
      </w:r>
      <w:r w:rsidR="00E70AE3">
        <w:t xml:space="preserve"> shows the content of the ontology in the selected languages. Here French is selected, so all </w:t>
      </w:r>
      <w:r w:rsidR="00BF5401">
        <w:t>the ontology components that are labeled with French show in French except the ones without French label will display in the default language English.</w:t>
      </w:r>
      <w:r w:rsidR="005C3AE3">
        <w:t xml:space="preserve"> After querying the result comes in </w:t>
      </w:r>
      <w:proofErr w:type="gramStart"/>
      <w:r w:rsidR="005C3AE3">
        <w:t>the  selected</w:t>
      </w:r>
      <w:proofErr w:type="gramEnd"/>
      <w:r w:rsidR="005C3AE3">
        <w:t xml:space="preserve"> language too.</w:t>
      </w:r>
    </w:p>
    <w:p w14:paraId="4C6C5663" w14:textId="77777777" w:rsidR="00CA2180" w:rsidRDefault="00CC0B55" w:rsidP="00CA2180">
      <w:pPr>
        <w:keepNext/>
        <w:jc w:val="center"/>
      </w:pPr>
      <w:r>
        <w:rPr>
          <w:noProof/>
        </w:rPr>
        <w:drawing>
          <wp:inline distT="0" distB="0" distL="0" distR="0" wp14:anchorId="116FFAE6" wp14:editId="76BE8641">
            <wp:extent cx="5270500" cy="3503930"/>
            <wp:effectExtent l="25400" t="25400" r="3810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Lang.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6B59ABB6" w14:textId="21263BFA" w:rsidR="00CC0B55" w:rsidRDefault="00CA2180" w:rsidP="00CA2180">
      <w:pPr>
        <w:pStyle w:val="Caption"/>
        <w:spacing w:line="360" w:lineRule="auto"/>
        <w:jc w:val="center"/>
      </w:pPr>
      <w:bookmarkStart w:id="180" w:name="_Ref268766151"/>
      <w:bookmarkStart w:id="181" w:name="_Toc269559879"/>
      <w:r>
        <w:t xml:space="preserve">Figure </w:t>
      </w:r>
      <w:fldSimple w:instr=" SEQ Figure \* ARABIC ">
        <w:r w:rsidR="00E149D1">
          <w:rPr>
            <w:noProof/>
          </w:rPr>
          <w:t>29</w:t>
        </w:r>
      </w:fldSimple>
      <w:bookmarkEnd w:id="180"/>
      <w:r>
        <w:t>: Shown available languages in the ontology</w:t>
      </w:r>
      <w:bookmarkEnd w:id="181"/>
    </w:p>
    <w:p w14:paraId="69562E3B" w14:textId="77777777" w:rsidR="00257641" w:rsidRPr="00257641" w:rsidRDefault="00257641" w:rsidP="00257641"/>
    <w:p w14:paraId="311D0B38" w14:textId="77777777" w:rsidR="00117C09" w:rsidRDefault="00117C09" w:rsidP="00117C09">
      <w:pPr>
        <w:keepNext/>
      </w:pPr>
      <w:r>
        <w:rPr>
          <w:noProof/>
        </w:rPr>
        <w:drawing>
          <wp:inline distT="0" distB="0" distL="0" distR="0" wp14:anchorId="6DD70A97" wp14:editId="27242080">
            <wp:extent cx="5270500" cy="3503930"/>
            <wp:effectExtent l="25400" t="25400" r="3810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selectinglan.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1D3DFD98" w14:textId="6E029860" w:rsidR="00117C09" w:rsidRPr="00117C09" w:rsidRDefault="00117C09" w:rsidP="00117C09">
      <w:pPr>
        <w:pStyle w:val="Caption"/>
        <w:spacing w:line="360" w:lineRule="auto"/>
        <w:jc w:val="center"/>
      </w:pPr>
      <w:bookmarkStart w:id="182" w:name="_Ref268767572"/>
      <w:bookmarkStart w:id="183" w:name="_Toc269559880"/>
      <w:r>
        <w:t xml:space="preserve">Figure </w:t>
      </w:r>
      <w:fldSimple w:instr=" SEQ Figure \* ARABIC ">
        <w:r w:rsidR="00E149D1">
          <w:rPr>
            <w:noProof/>
          </w:rPr>
          <w:t>30</w:t>
        </w:r>
      </w:fldSimple>
      <w:bookmarkEnd w:id="182"/>
      <w:r>
        <w:t xml:space="preserve">: View </w:t>
      </w:r>
      <w:proofErr w:type="gramStart"/>
      <w:r>
        <w:t>After</w:t>
      </w:r>
      <w:proofErr w:type="gramEnd"/>
      <w:r>
        <w:t xml:space="preserve"> selecting French language</w:t>
      </w:r>
      <w:bookmarkEnd w:id="183"/>
    </w:p>
    <w:p w14:paraId="6317F0A0" w14:textId="4AEFF3B5" w:rsidR="006A0807" w:rsidRDefault="00D97CDA" w:rsidP="00AF2E11">
      <w:pPr>
        <w:pStyle w:val="Heading3"/>
        <w:spacing w:line="360" w:lineRule="auto"/>
        <w:jc w:val="both"/>
      </w:pPr>
      <w:bookmarkStart w:id="184" w:name="_Toc269411842"/>
      <w:r>
        <w:t>M</w:t>
      </w:r>
      <w:r w:rsidRPr="00D97CDA">
        <w:t>iscellaneous</w:t>
      </w:r>
      <w:bookmarkEnd w:id="184"/>
    </w:p>
    <w:p w14:paraId="6084D657" w14:textId="53DC849B" w:rsidR="00797980" w:rsidRDefault="00881F62" w:rsidP="00AF2E11">
      <w:pPr>
        <w:spacing w:line="360" w:lineRule="auto"/>
        <w:jc w:val="both"/>
      </w:pPr>
      <w:r>
        <w:t xml:space="preserve">There are </w:t>
      </w:r>
      <w:r w:rsidR="00496BF7">
        <w:t>two</w:t>
      </w:r>
      <w:r>
        <w:t xml:space="preserve"> miscellaneous that have direct relation to the UI and enhancing it rather than rel</w:t>
      </w:r>
      <w:r w:rsidR="004D2273">
        <w:t>ation</w:t>
      </w:r>
      <w:r>
        <w:t xml:space="preserve"> to OWL ontology or OWL API. These are important since they ease the process of using the </w:t>
      </w:r>
      <w:r w:rsidR="004D2273">
        <w:t>UI</w:t>
      </w:r>
      <w:r>
        <w:t>.</w:t>
      </w:r>
      <w:r w:rsidR="00B85F6B">
        <w:t xml:space="preserve"> </w:t>
      </w:r>
      <w:r w:rsidR="00E26F9F">
        <w:t>These miscellaneous are: different ingredients views</w:t>
      </w:r>
      <w:r w:rsidR="007D0DDD">
        <w:t>, and changing UI labels</w:t>
      </w:r>
      <w:r w:rsidR="007B744C">
        <w:t>’ and buttons’ text</w:t>
      </w:r>
      <w:r w:rsidR="007D0DDD">
        <w:t xml:space="preserve"> during runtime.</w:t>
      </w:r>
      <w:r w:rsidR="001A0F2E">
        <w:t xml:space="preserve"> </w:t>
      </w:r>
    </w:p>
    <w:p w14:paraId="45370D06" w14:textId="77777777" w:rsidR="00A91F59" w:rsidRDefault="00A91F59" w:rsidP="00AF2E11">
      <w:pPr>
        <w:spacing w:line="360" w:lineRule="auto"/>
        <w:jc w:val="both"/>
      </w:pPr>
    </w:p>
    <w:p w14:paraId="2974990B" w14:textId="586E70EC" w:rsidR="00D747AC" w:rsidRDefault="00237D37" w:rsidP="00AF2E11">
      <w:pPr>
        <w:spacing w:line="360" w:lineRule="auto"/>
        <w:jc w:val="both"/>
      </w:pPr>
      <w:r>
        <w:t xml:space="preserve">The tool has two </w:t>
      </w:r>
      <w:r w:rsidR="00871C49">
        <w:t xml:space="preserve">views for the </w:t>
      </w:r>
      <w:r>
        <w:t xml:space="preserve">ingredients: tree view and list view. </w:t>
      </w:r>
      <w:r w:rsidR="0006241E">
        <w:t>I</w:t>
      </w:r>
      <w:r w:rsidR="009C0C01">
        <w:t xml:space="preserve">n the tree view, </w:t>
      </w:r>
      <w:r w:rsidR="002E0C2B">
        <w:t>ingredients are organized in a tree</w:t>
      </w:r>
      <w:r w:rsidR="000A4DBB">
        <w:t xml:space="preserve">. </w:t>
      </w:r>
      <w:r w:rsidR="00034F84">
        <w:t xml:space="preserve">Depending on the ontology that is used the tree changes. </w:t>
      </w:r>
      <w:r w:rsidR="00990D3B">
        <w:t>Tree view contains the filters mechanism that is generated from the ontology.</w:t>
      </w:r>
      <w:r w:rsidR="008E63F0">
        <w:t xml:space="preserve"> </w:t>
      </w:r>
      <w:r w:rsidR="00486E59">
        <w:t xml:space="preserve">As it is shown in </w:t>
      </w:r>
      <w:r w:rsidR="00F70F92">
        <w:fldChar w:fldCharType="begin"/>
      </w:r>
      <w:r w:rsidR="00F70F92">
        <w:instrText xml:space="preserve"> REF _Ref268767572 \h </w:instrText>
      </w:r>
      <w:r w:rsidR="00F70F92">
        <w:fldChar w:fldCharType="separate"/>
      </w:r>
      <w:r w:rsidR="00C431B2">
        <w:t xml:space="preserve">Figure </w:t>
      </w:r>
      <w:r w:rsidR="00C431B2">
        <w:rPr>
          <w:noProof/>
        </w:rPr>
        <w:t>30</w:t>
      </w:r>
      <w:r w:rsidR="00F70F92">
        <w:fldChar w:fldCharType="end"/>
      </w:r>
      <w:r w:rsidR="000A0F93">
        <w:t xml:space="preserve">, </w:t>
      </w:r>
      <w:r w:rsidR="009C31B3">
        <w:t xml:space="preserve">filters that are produced from the ontology </w:t>
      </w:r>
      <w:proofErr w:type="gramStart"/>
      <w:r w:rsidR="009C31B3">
        <w:t>is</w:t>
      </w:r>
      <w:proofErr w:type="gramEnd"/>
      <w:r w:rsidR="009C31B3">
        <w:t xml:space="preserve"> only present in the tree view. </w:t>
      </w:r>
      <w:proofErr w:type="gramStart"/>
      <w:r w:rsidR="000718F3">
        <w:t>Whereas, l</w:t>
      </w:r>
      <w:r w:rsidR="009C31B3">
        <w:t xml:space="preserve">ist view contains all of the ingredients in </w:t>
      </w:r>
      <w:r w:rsidR="009C31B3" w:rsidRPr="009C31B3">
        <w:t xml:space="preserve">alphabetical </w:t>
      </w:r>
      <w:r w:rsidR="009C31B3">
        <w:t>order</w:t>
      </w:r>
      <w:r w:rsidR="00513E80">
        <w:t>.</w:t>
      </w:r>
      <w:proofErr w:type="gramEnd"/>
      <w:r w:rsidR="0018402D">
        <w:t xml:space="preserve"> View list have different filtering mechanism, since it filter the ingredients based on text.</w:t>
      </w:r>
      <w:r w:rsidR="004F33DD">
        <w:t xml:space="preserve"> If user enter a text in the filter filed, </w:t>
      </w:r>
      <w:r w:rsidR="00375BF2">
        <w:t>the ingredients that contain the text shows in the view.</w:t>
      </w:r>
      <w:r w:rsidR="00DD1BA4">
        <w:t xml:space="preserve"> </w:t>
      </w:r>
      <w:r w:rsidR="00F8061F">
        <w:t xml:space="preserve">The tool changes the view based on the user </w:t>
      </w:r>
      <w:r w:rsidR="004B7850">
        <w:t xml:space="preserve">preferences, however the default view is the tree view. </w:t>
      </w:r>
      <w:r w:rsidR="004B7850">
        <w:fldChar w:fldCharType="begin"/>
      </w:r>
      <w:r w:rsidR="004B7850">
        <w:instrText xml:space="preserve"> REF _Ref268781288 \h </w:instrText>
      </w:r>
      <w:r w:rsidR="004B7850">
        <w:fldChar w:fldCharType="separate"/>
      </w:r>
      <w:r w:rsidR="00C431B2">
        <w:t xml:space="preserve">Figure </w:t>
      </w:r>
      <w:r w:rsidR="00C431B2">
        <w:rPr>
          <w:noProof/>
        </w:rPr>
        <w:t>31</w:t>
      </w:r>
      <w:r w:rsidR="004B7850">
        <w:fldChar w:fldCharType="end"/>
      </w:r>
      <w:r w:rsidR="004B7850">
        <w:t xml:space="preserve"> shows the list view a</w:t>
      </w:r>
      <w:r w:rsidR="00D30ADE">
        <w:t>nd the use of filter filed</w:t>
      </w:r>
      <w:r w:rsidR="004B7850">
        <w:t>.</w:t>
      </w:r>
    </w:p>
    <w:p w14:paraId="5C6EF629" w14:textId="77777777" w:rsidR="00651917" w:rsidRDefault="00651917" w:rsidP="00651917">
      <w:pPr>
        <w:keepNext/>
        <w:jc w:val="both"/>
      </w:pPr>
      <w:r>
        <w:rPr>
          <w:noProof/>
        </w:rPr>
        <w:drawing>
          <wp:inline distT="0" distB="0" distL="0" distR="0" wp14:anchorId="62A3F77A" wp14:editId="6E8C3CFF">
            <wp:extent cx="5270500" cy="3498215"/>
            <wp:effectExtent l="25400" t="25400" r="38100" b="323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view.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71D303ED" w14:textId="448E9902" w:rsidR="00550A25" w:rsidRDefault="00651917" w:rsidP="00D95B35">
      <w:pPr>
        <w:pStyle w:val="Caption"/>
        <w:spacing w:line="360" w:lineRule="auto"/>
        <w:jc w:val="center"/>
      </w:pPr>
      <w:bookmarkStart w:id="185" w:name="_Ref268781288"/>
      <w:bookmarkStart w:id="186" w:name="_Toc269559881"/>
      <w:r>
        <w:t xml:space="preserve">Figure </w:t>
      </w:r>
      <w:fldSimple w:instr=" SEQ Figure \* ARABIC ">
        <w:r w:rsidR="00E149D1">
          <w:rPr>
            <w:noProof/>
          </w:rPr>
          <w:t>31</w:t>
        </w:r>
      </w:fldSimple>
      <w:bookmarkEnd w:id="185"/>
      <w:r>
        <w:t>: List view</w:t>
      </w:r>
      <w:bookmarkEnd w:id="186"/>
    </w:p>
    <w:p w14:paraId="01377AFF" w14:textId="660A7628" w:rsidR="003415AF" w:rsidRDefault="00417EC4" w:rsidP="0035733B">
      <w:pPr>
        <w:spacing w:line="360" w:lineRule="auto"/>
        <w:jc w:val="both"/>
      </w:pPr>
      <w:r>
        <w:t xml:space="preserve">Since </w:t>
      </w:r>
      <w:r w:rsidR="00E67839">
        <w:t xml:space="preserve">the UI </w:t>
      </w:r>
      <w:r w:rsidR="00E82D4F">
        <w:t>has the ability</w:t>
      </w:r>
      <w:r w:rsidR="00CD4F79">
        <w:t xml:space="preserve"> to </w:t>
      </w:r>
      <w:r w:rsidR="002543E9">
        <w:t xml:space="preserve">display </w:t>
      </w:r>
      <w:r w:rsidR="00CD4F79">
        <w:t>different languages</w:t>
      </w:r>
      <w:r w:rsidR="002543E9">
        <w:t xml:space="preserve"> depending on the labeled ontology</w:t>
      </w:r>
      <w:r w:rsidR="001C58F4">
        <w:t xml:space="preserve">, </w:t>
      </w:r>
      <w:r w:rsidR="00670BCC">
        <w:t xml:space="preserve">labels and buttons in the UI need to be changed </w:t>
      </w:r>
      <w:r w:rsidR="00760C2C">
        <w:t>to match language selected</w:t>
      </w:r>
      <w:r w:rsidR="00670BCC">
        <w:t>.</w:t>
      </w:r>
      <w:r w:rsidR="0002691F">
        <w:t xml:space="preserve"> As it is shown in </w:t>
      </w:r>
      <w:r w:rsidR="0002691F">
        <w:fldChar w:fldCharType="begin"/>
      </w:r>
      <w:r w:rsidR="0002691F">
        <w:instrText xml:space="preserve"> REF _Ref268783775 \h </w:instrText>
      </w:r>
      <w:r w:rsidR="0002691F">
        <w:fldChar w:fldCharType="separate"/>
      </w:r>
      <w:r w:rsidR="00C431B2">
        <w:t xml:space="preserve">Figure </w:t>
      </w:r>
      <w:r w:rsidR="00C431B2">
        <w:rPr>
          <w:noProof/>
        </w:rPr>
        <w:t>32</w:t>
      </w:r>
      <w:r w:rsidR="0002691F">
        <w:fldChar w:fldCharType="end"/>
      </w:r>
      <w:r w:rsidR="0002691F">
        <w:t xml:space="preserve">, </w:t>
      </w:r>
      <w:r w:rsidR="007C259F">
        <w:t xml:space="preserve">user enters wanted text in any language and click OK. The </w:t>
      </w:r>
      <w:r w:rsidR="00782021">
        <w:t>application then refreshes</w:t>
      </w:r>
      <w:r w:rsidR="007C259F">
        <w:t xml:space="preserve"> its views to reflect the entered text.</w:t>
      </w:r>
      <w:r w:rsidR="00911CC9">
        <w:t xml:space="preserve"> </w:t>
      </w:r>
      <w:r w:rsidR="00C143CD">
        <w:t xml:space="preserve">Three labels can be changed the filters heading label in the tree view, </w:t>
      </w:r>
      <w:proofErr w:type="gramStart"/>
      <w:r w:rsidR="00C143CD">
        <w:t>the includes</w:t>
      </w:r>
      <w:proofErr w:type="gramEnd"/>
      <w:r w:rsidR="00C143CD">
        <w:t xml:space="preserve"> and the excludes labels in the query panel.</w:t>
      </w:r>
      <w:r w:rsidR="009415AA">
        <w:t xml:space="preserve"> In the other </w:t>
      </w:r>
      <w:proofErr w:type="gramStart"/>
      <w:r w:rsidR="009415AA">
        <w:t>hand ,</w:t>
      </w:r>
      <w:proofErr w:type="gramEnd"/>
      <w:r w:rsidR="009415AA">
        <w:t xml:space="preserve"> three buttons text can be changed</w:t>
      </w:r>
      <w:r w:rsidR="006262C6">
        <w:t xml:space="preserve"> add, remove, and the get buttons.</w:t>
      </w:r>
    </w:p>
    <w:p w14:paraId="17579BF9" w14:textId="77777777" w:rsidR="004A5999" w:rsidRDefault="00B25335" w:rsidP="00857622">
      <w:pPr>
        <w:keepNext/>
        <w:jc w:val="center"/>
      </w:pPr>
      <w:r>
        <w:rPr>
          <w:noProof/>
        </w:rPr>
        <w:drawing>
          <wp:inline distT="0" distB="0" distL="0" distR="0" wp14:anchorId="7A95656D" wp14:editId="4BBF1C50">
            <wp:extent cx="2240868" cy="2324100"/>
            <wp:effectExtent l="25400" t="25400" r="2032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Config.png"/>
                    <pic:cNvPicPr/>
                  </pic:nvPicPr>
                  <pic:blipFill>
                    <a:blip r:embed="rId44">
                      <a:extLst>
                        <a:ext uri="{28A0092B-C50C-407E-A947-70E740481C1C}">
                          <a14:useLocalDpi xmlns:a14="http://schemas.microsoft.com/office/drawing/2010/main" val="0"/>
                        </a:ext>
                      </a:extLst>
                    </a:blip>
                    <a:stretch>
                      <a:fillRect/>
                    </a:stretch>
                  </pic:blipFill>
                  <pic:spPr>
                    <a:xfrm>
                      <a:off x="0" y="0"/>
                      <a:ext cx="2240868" cy="2324100"/>
                    </a:xfrm>
                    <a:prstGeom prst="rect">
                      <a:avLst/>
                    </a:prstGeom>
                    <a:ln>
                      <a:solidFill>
                        <a:srgbClr val="000000"/>
                      </a:solidFill>
                    </a:ln>
                  </pic:spPr>
                </pic:pic>
              </a:graphicData>
            </a:graphic>
          </wp:inline>
        </w:drawing>
      </w:r>
    </w:p>
    <w:p w14:paraId="21FEC8E2" w14:textId="022E5627" w:rsidR="00B25335" w:rsidRPr="003415AF" w:rsidRDefault="004A5999" w:rsidP="00857622">
      <w:pPr>
        <w:pStyle w:val="Caption"/>
        <w:spacing w:line="360" w:lineRule="auto"/>
        <w:jc w:val="center"/>
      </w:pPr>
      <w:bookmarkStart w:id="187" w:name="_Ref268783775"/>
      <w:bookmarkStart w:id="188" w:name="_Toc269559882"/>
      <w:r>
        <w:t xml:space="preserve">Figure </w:t>
      </w:r>
      <w:fldSimple w:instr=" SEQ Figure \* ARABIC ">
        <w:r w:rsidR="00E149D1">
          <w:rPr>
            <w:noProof/>
          </w:rPr>
          <w:t>32</w:t>
        </w:r>
      </w:fldSimple>
      <w:bookmarkEnd w:id="187"/>
      <w:r>
        <w:t>: Change labels' &amp; buttons' text</w:t>
      </w:r>
      <w:bookmarkEnd w:id="188"/>
    </w:p>
    <w:p w14:paraId="68B9E1D8" w14:textId="020600A8" w:rsidR="004B79F8" w:rsidRDefault="004B79F8" w:rsidP="00AF2E11">
      <w:pPr>
        <w:pStyle w:val="Heading2"/>
        <w:spacing w:line="360" w:lineRule="auto"/>
        <w:jc w:val="both"/>
      </w:pPr>
      <w:bookmarkStart w:id="189" w:name="_Toc269411843"/>
      <w:r>
        <w:t>Limitations</w:t>
      </w:r>
      <w:bookmarkEnd w:id="189"/>
    </w:p>
    <w:p w14:paraId="434218BD" w14:textId="4933BCC6" w:rsidR="00FD0A53" w:rsidRDefault="00FD0A53" w:rsidP="00FD0A53">
      <w:pPr>
        <w:spacing w:line="360" w:lineRule="auto"/>
        <w:jc w:val="both"/>
      </w:pPr>
      <w:r>
        <w:t xml:space="preserve">This section demonstrates some of the limitations that </w:t>
      </w:r>
      <w:r w:rsidR="00475DC8">
        <w:t>are</w:t>
      </w:r>
      <w:r>
        <w:t xml:space="preserve"> faced during the implementation phase.</w:t>
      </w:r>
      <w:r w:rsidR="00E14571">
        <w:t xml:space="preserve"> </w:t>
      </w:r>
      <w:r w:rsidR="00B520C1">
        <w:t>There are a number of things that can go wrong.</w:t>
      </w:r>
      <w:r w:rsidR="005E582E">
        <w:t xml:space="preserve"> Most of the enhancements</w:t>
      </w:r>
      <w:r w:rsidR="009A712C">
        <w:t>,</w:t>
      </w:r>
      <w:r w:rsidR="005E582E">
        <w:t xml:space="preserve"> that interact the ontology</w:t>
      </w:r>
      <w:r w:rsidR="009A712C">
        <w:t xml:space="preserve"> via OWL API, use ontology annotations.</w:t>
      </w:r>
      <w:r w:rsidR="00910C3C">
        <w:t xml:space="preserve"> </w:t>
      </w:r>
      <w:r w:rsidR="00BE3AAD">
        <w:t xml:space="preserve">Annotations as metadata for the ontology </w:t>
      </w:r>
      <w:proofErr w:type="gramStart"/>
      <w:r w:rsidR="00BE3AAD">
        <w:t>classes</w:t>
      </w:r>
      <w:r w:rsidR="00912523">
        <w:t>,</w:t>
      </w:r>
      <w:proofErr w:type="gramEnd"/>
      <w:r w:rsidR="00912523">
        <w:t xml:space="preserve"> </w:t>
      </w:r>
      <w:r w:rsidR="003B7A2A">
        <w:t>drive most of the functionalities in the UI.</w:t>
      </w:r>
      <w:r w:rsidR="00CE14C3">
        <w:t xml:space="preserve"> </w:t>
      </w:r>
      <w:r w:rsidR="00E14571">
        <w:t xml:space="preserve">There </w:t>
      </w:r>
      <w:r w:rsidR="00F614AB">
        <w:t>are</w:t>
      </w:r>
      <w:r w:rsidR="00E14571">
        <w:t xml:space="preserve"> two major limitations faced: </w:t>
      </w:r>
    </w:p>
    <w:p w14:paraId="0DDC6E8B" w14:textId="45A6A9F9" w:rsidR="00B06A5F" w:rsidRDefault="00B06A5F" w:rsidP="00B06A5F">
      <w:pPr>
        <w:pStyle w:val="ListParagraph"/>
        <w:numPr>
          <w:ilvl w:val="0"/>
          <w:numId w:val="36"/>
        </w:numPr>
        <w:spacing w:line="360" w:lineRule="auto"/>
        <w:jc w:val="both"/>
      </w:pPr>
      <w:r>
        <w:t>Human factor.</w:t>
      </w:r>
    </w:p>
    <w:p w14:paraId="25D384CF" w14:textId="694016BD" w:rsidR="00B06A5F" w:rsidRDefault="00B06A5F" w:rsidP="007B21EA">
      <w:pPr>
        <w:pStyle w:val="ListParagraph"/>
        <w:numPr>
          <w:ilvl w:val="0"/>
          <w:numId w:val="36"/>
        </w:numPr>
        <w:spacing w:after="240" w:line="360" w:lineRule="auto"/>
        <w:ind w:left="714" w:hanging="357"/>
        <w:jc w:val="both"/>
      </w:pPr>
      <w:r>
        <w:t>OWL</w:t>
      </w:r>
      <w:r w:rsidR="002E750B">
        <w:t xml:space="preserve"> annotations.</w:t>
      </w:r>
    </w:p>
    <w:p w14:paraId="7AF3A301" w14:textId="5724BB0D" w:rsidR="00DF7889" w:rsidRDefault="00A74F2D" w:rsidP="006B7948">
      <w:pPr>
        <w:keepNext/>
        <w:spacing w:after="120"/>
        <w:jc w:val="both"/>
      </w:pPr>
      <w:r>
        <w:t xml:space="preserve">At the beginning of the project, it seemed perfect to use annotations to drive the UI and its functionalities. </w:t>
      </w:r>
      <w:r w:rsidR="00215BBB">
        <w:t xml:space="preserve">As human, we are </w:t>
      </w:r>
      <w:r w:rsidR="00215BBB" w:rsidRPr="00215BBB">
        <w:t>deemed</w:t>
      </w:r>
      <w:r w:rsidR="009B5883">
        <w:t xml:space="preserve"> to make mistake</w:t>
      </w:r>
      <w:r w:rsidR="00677C89">
        <w:t xml:space="preserve">. </w:t>
      </w:r>
      <w:r w:rsidR="00C87D14">
        <w:t>Ontology developer</w:t>
      </w:r>
      <w:r w:rsidR="00995864">
        <w:t xml:space="preserve"> may misspell some of the annotations</w:t>
      </w:r>
      <w:r w:rsidR="00555BB7">
        <w:t xml:space="preserve"> or even may forget to annotate the ontology that will be used. </w:t>
      </w:r>
      <w:r w:rsidR="00F85716">
        <w:t>Developer may annotate wrong classes or wrong object properties.</w:t>
      </w:r>
      <w:r w:rsidR="002E17C9">
        <w:t xml:space="preserve"> </w:t>
      </w:r>
      <w:r w:rsidR="000A0DA7">
        <w:t xml:space="preserve">In the other hand, OWL itself suffers from some limitations regarding annotations. </w:t>
      </w:r>
      <w:r w:rsidR="0067201F">
        <w:t xml:space="preserve">In OWL there are two types of classes: named </w:t>
      </w:r>
      <w:proofErr w:type="gramStart"/>
      <w:r w:rsidR="0067201F">
        <w:t>class which</w:t>
      </w:r>
      <w:proofErr w:type="gramEnd"/>
      <w:r w:rsidR="0067201F">
        <w:t xml:space="preserve"> is created and defined by the ontology developer, and unnamed class which is a class expression.</w:t>
      </w:r>
      <w:r w:rsidR="00E35770">
        <w:t xml:space="preserve"> </w:t>
      </w:r>
      <w:r w:rsidR="00295CCC">
        <w:t>The</w:t>
      </w:r>
      <w:r w:rsidR="00E35770">
        <w:t xml:space="preserve"> best use of filters is with unnamed classes since the named one </w:t>
      </w:r>
      <w:proofErr w:type="gramStart"/>
      <w:r w:rsidR="00E35770">
        <w:t>are</w:t>
      </w:r>
      <w:proofErr w:type="gramEnd"/>
      <w:r w:rsidR="00E35770">
        <w:t xml:space="preserve"> visible to the user, and </w:t>
      </w:r>
      <w:r w:rsidR="006F0582">
        <w:t>the unnamed one is perfect definition for a filter. For example, spicy class</w:t>
      </w:r>
      <w:r w:rsidR="004A191A">
        <w:t xml:space="preserve"> could be a filter</w:t>
      </w:r>
      <w:r w:rsidR="00C267E4">
        <w:t xml:space="preserve"> </w:t>
      </w:r>
      <w:r w:rsidR="000849A6">
        <w:t xml:space="preserve">because it </w:t>
      </w:r>
      <w:proofErr w:type="gramStart"/>
      <w:r w:rsidR="000849A6">
        <w:t>filter</w:t>
      </w:r>
      <w:proofErr w:type="gramEnd"/>
      <w:r w:rsidR="000849A6">
        <w:t xml:space="preserve"> all classes that are spicy. </w:t>
      </w:r>
      <w:r w:rsidR="006B67CF">
        <w:t>So the user should see the spicy filter but not the spicy clas</w:t>
      </w:r>
      <w:r w:rsidR="00E26B54">
        <w:t>s in the ingredient, b</w:t>
      </w:r>
      <w:r w:rsidR="006B67CF">
        <w:t>ut that not the case</w:t>
      </w:r>
      <w:r w:rsidR="00E26B54">
        <w:t xml:space="preserve">. OWL annotation properties cannot associated to unnamed classes it can only associated to </w:t>
      </w:r>
      <w:r w:rsidR="0015013A">
        <w:t>IRI or Anonymous Individual as stated in</w:t>
      </w:r>
      <w:r w:rsidR="00BD6377">
        <w:t xml:space="preserve"> OWL 2 specifications</w:t>
      </w:r>
      <w:r w:rsidR="006B7948">
        <w:t xml:space="preserve"> in </w:t>
      </w:r>
      <w:r w:rsidR="004F4F4C">
        <w:fldChar w:fldCharType="begin"/>
      </w:r>
      <w:r w:rsidR="004F4F4C">
        <w:instrText xml:space="preserve"> REF _Ref268810612 \h </w:instrText>
      </w:r>
      <w:r w:rsidR="004F4F4C">
        <w:fldChar w:fldCharType="separate"/>
      </w:r>
      <w:r w:rsidR="00C431B2">
        <w:t xml:space="preserve">Figure </w:t>
      </w:r>
      <w:r w:rsidR="00C431B2">
        <w:rPr>
          <w:noProof/>
        </w:rPr>
        <w:t>33</w:t>
      </w:r>
      <w:r w:rsidR="00C431B2">
        <w:t xml:space="preserve">: Annotations of IRIs and Anonymous Individuals in OWL 2 </w:t>
      </w:r>
      <w:r w:rsidR="00C431B2">
        <w:rPr>
          <w:noProof/>
        </w:rPr>
        <w:t>[24]</w:t>
      </w:r>
      <w:r w:rsidR="004F4F4C">
        <w:fldChar w:fldCharType="end"/>
      </w:r>
      <w:r w:rsidR="004F4F4C">
        <w:t>.</w:t>
      </w:r>
      <w:r w:rsidR="00A07475">
        <w:t xml:space="preserve"> </w:t>
      </w:r>
      <w:r w:rsidR="00F5526A">
        <w:t>As a result of this</w:t>
      </w:r>
      <w:r w:rsidR="00A07475">
        <w:t xml:space="preserve"> limitation, </w:t>
      </w:r>
      <w:r w:rsidR="006B7948">
        <w:t>user sees</w:t>
      </w:r>
      <w:r w:rsidR="00A07475">
        <w:t xml:space="preserve"> the filter as filter</w:t>
      </w:r>
      <w:r w:rsidR="006B7948">
        <w:t xml:space="preserve"> option</w:t>
      </w:r>
      <w:r w:rsidR="00A07475">
        <w:t xml:space="preserve"> and as a class</w:t>
      </w:r>
      <w:r w:rsidR="006B7948">
        <w:t xml:space="preserve"> in the ingredients hierarchy</w:t>
      </w:r>
      <w:r w:rsidR="00A07475">
        <w:t>.</w:t>
      </w:r>
    </w:p>
    <w:p w14:paraId="10AC6B13" w14:textId="61373A32" w:rsidR="00E841FC" w:rsidRDefault="004A056F" w:rsidP="00A04BAE">
      <w:pPr>
        <w:keepNext/>
        <w:spacing w:after="120"/>
        <w:jc w:val="center"/>
      </w:pPr>
      <w:bookmarkStart w:id="190" w:name="_Ref268810612"/>
      <w:r>
        <w:rPr>
          <w:noProof/>
        </w:rPr>
        <w:drawing>
          <wp:inline distT="0" distB="0" distL="0" distR="0" wp14:anchorId="1EC06D14" wp14:editId="09658B19">
            <wp:extent cx="5270500" cy="3338195"/>
            <wp:effectExtent l="25400" t="25400" r="38100"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s of Ontologies and Axioms in OWL 2 .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3338195"/>
                    </a:xfrm>
                    <a:prstGeom prst="rect">
                      <a:avLst/>
                    </a:prstGeom>
                    <a:ln>
                      <a:solidFill>
                        <a:srgbClr val="000000"/>
                      </a:solidFill>
                    </a:ln>
                  </pic:spPr>
                </pic:pic>
              </a:graphicData>
            </a:graphic>
          </wp:inline>
        </w:drawing>
      </w:r>
    </w:p>
    <w:p w14:paraId="1D208903" w14:textId="0CFEF994" w:rsidR="00F63360" w:rsidRDefault="00E841FC" w:rsidP="004A056F">
      <w:pPr>
        <w:pStyle w:val="Caption"/>
        <w:spacing w:line="360" w:lineRule="auto"/>
        <w:jc w:val="center"/>
      </w:pPr>
      <w:bookmarkStart w:id="191" w:name="_Toc269559883"/>
      <w:r>
        <w:t xml:space="preserve">Figure </w:t>
      </w:r>
      <w:fldSimple w:instr=" SEQ Figure \* ARABIC ">
        <w:r w:rsidR="00E149D1">
          <w:rPr>
            <w:noProof/>
          </w:rPr>
          <w:t>33</w:t>
        </w:r>
      </w:fldSimple>
      <w:r>
        <w:t>: Annotations of IRIs and Anonymous Individuals in OWL 2</w:t>
      </w:r>
      <w:r w:rsidR="008B481F">
        <w:t xml:space="preserve"> </w:t>
      </w:r>
      <w:r w:rsidR="008B481F">
        <w:fldChar w:fldCharType="begin"/>
      </w:r>
      <w:r w:rsidR="008B481F">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8B481F">
        <w:fldChar w:fldCharType="separate"/>
      </w:r>
      <w:r w:rsidR="008B481F">
        <w:rPr>
          <w:noProof/>
        </w:rPr>
        <w:t>[24]</w:t>
      </w:r>
      <w:bookmarkEnd w:id="191"/>
      <w:r w:rsidR="008B481F">
        <w:fldChar w:fldCharType="end"/>
      </w:r>
      <w:bookmarkEnd w:id="190"/>
    </w:p>
    <w:p w14:paraId="3BA55733" w14:textId="77777777" w:rsidR="00C64562" w:rsidRDefault="003B77D1" w:rsidP="00870B86">
      <w:pPr>
        <w:pStyle w:val="Heading2"/>
        <w:spacing w:line="360" w:lineRule="auto"/>
        <w:jc w:val="both"/>
      </w:pPr>
      <w:bookmarkStart w:id="192" w:name="_Toc269411844"/>
      <w:r>
        <w:t>Conclusion</w:t>
      </w:r>
      <w:bookmarkEnd w:id="192"/>
    </w:p>
    <w:p w14:paraId="505CF2C0" w14:textId="7288400D" w:rsidR="00A20CEF" w:rsidRDefault="00A04BAE" w:rsidP="00870B86">
      <w:pPr>
        <w:spacing w:line="360" w:lineRule="auto"/>
        <w:jc w:val="both"/>
      </w:pPr>
      <w:r>
        <w:t xml:space="preserve">This chapter </w:t>
      </w:r>
      <w:r w:rsidR="002846C3">
        <w:t xml:space="preserve">illustrated </w:t>
      </w:r>
      <w:r w:rsidR="00620E58">
        <w:t xml:space="preserve">aspects of the implementation phase. </w:t>
      </w:r>
      <w:r w:rsidR="00934AFF">
        <w:t xml:space="preserve">Brief overview of the </w:t>
      </w:r>
      <w:r w:rsidR="00870B86">
        <w:t>technologies used to implement the Manchester Sushi Finder.</w:t>
      </w:r>
      <w:r w:rsidR="00981C48">
        <w:t xml:space="preserve"> Then went through major functionalities’ implementation process. Finally, it discussed some limitations faced during the implementation phase.</w:t>
      </w:r>
    </w:p>
    <w:p w14:paraId="37F5742D" w14:textId="77777777" w:rsidR="000B1A2F" w:rsidRDefault="000B1A2F" w:rsidP="00870B86">
      <w:pPr>
        <w:spacing w:line="360" w:lineRule="auto"/>
        <w:jc w:val="both"/>
      </w:pPr>
    </w:p>
    <w:p w14:paraId="5E76B19F" w14:textId="1E945150" w:rsidR="000B1A2F" w:rsidRDefault="000B7C63" w:rsidP="00870B86">
      <w:pPr>
        <w:spacing w:line="360" w:lineRule="auto"/>
        <w:jc w:val="both"/>
      </w:pPr>
      <w:r>
        <w:t>Next Chapt</w:t>
      </w:r>
      <w:r w:rsidR="009C1CBF">
        <w:t>er shows the testing process of the Manchester Sushi Finder.</w:t>
      </w:r>
    </w:p>
    <w:p w14:paraId="69B34867" w14:textId="77777777" w:rsidR="00A20CEF" w:rsidRDefault="00A20CEF" w:rsidP="00A20CEF"/>
    <w:p w14:paraId="156AF550" w14:textId="1BD54074" w:rsidR="00692AC2" w:rsidRDefault="006315D4" w:rsidP="00C55383">
      <w:pPr>
        <w:pStyle w:val="Heading2"/>
        <w:numPr>
          <w:ilvl w:val="0"/>
          <w:numId w:val="0"/>
        </w:numPr>
        <w:spacing w:line="360" w:lineRule="auto"/>
        <w:jc w:val="both"/>
      </w:pPr>
      <w:r>
        <w:br w:type="page"/>
      </w:r>
    </w:p>
    <w:p w14:paraId="336A8665" w14:textId="2ADA2E42" w:rsidR="00692AC2" w:rsidRDefault="00D2099C" w:rsidP="00EC248B">
      <w:pPr>
        <w:pStyle w:val="Heading1"/>
        <w:spacing w:line="360" w:lineRule="auto"/>
        <w:jc w:val="both"/>
        <w:rPr>
          <w:rFonts w:cs="Times New Roman"/>
        </w:rPr>
      </w:pPr>
      <w:bookmarkStart w:id="193" w:name="_Toc269411845"/>
      <w:r w:rsidRPr="00D2099C">
        <w:rPr>
          <w:rFonts w:cs="Times New Roman"/>
        </w:rPr>
        <w:t>EVALUATION AND CRITICAL ANALYSIS</w:t>
      </w:r>
      <w:bookmarkEnd w:id="193"/>
    </w:p>
    <w:p w14:paraId="34180AC3" w14:textId="674784D2" w:rsidR="00582BC7" w:rsidRPr="00582BC7" w:rsidRDefault="00DB5FDF" w:rsidP="00116EE3">
      <w:pPr>
        <w:spacing w:line="360" w:lineRule="auto"/>
        <w:jc w:val="both"/>
      </w:pPr>
      <w:r>
        <w:t>In this chapter, an evaluation of the Manchester Sushi Finder tool is presented.</w:t>
      </w:r>
      <w:r w:rsidR="008768BA">
        <w:t xml:space="preserve"> </w:t>
      </w:r>
      <w:r w:rsidR="00D06784">
        <w:t>The tool is evaluated based on</w:t>
      </w:r>
      <w:r w:rsidR="00B96178">
        <w:t xml:space="preserve"> an</w:t>
      </w:r>
      <w:r w:rsidR="00D06784">
        <w:t xml:space="preserve"> online survey.</w:t>
      </w:r>
    </w:p>
    <w:p w14:paraId="18B2ADC1" w14:textId="6A8D910D" w:rsidR="00692AC2" w:rsidRDefault="00081397" w:rsidP="00116EE3">
      <w:pPr>
        <w:pStyle w:val="Heading2"/>
        <w:spacing w:line="360" w:lineRule="auto"/>
        <w:jc w:val="both"/>
      </w:pPr>
      <w:bookmarkStart w:id="194" w:name="_Toc269411846"/>
      <w:r>
        <w:t>Survey</w:t>
      </w:r>
      <w:bookmarkEnd w:id="194"/>
    </w:p>
    <w:p w14:paraId="25167557" w14:textId="519473D7" w:rsidR="00140F50" w:rsidRPr="00140F50" w:rsidRDefault="0087045F" w:rsidP="00E872B6">
      <w:pPr>
        <w:spacing w:line="360" w:lineRule="auto"/>
        <w:jc w:val="both"/>
      </w:pPr>
      <w:r>
        <w:t xml:space="preserve">The survey is accessible </w:t>
      </w:r>
      <w:r w:rsidR="0029365F">
        <w:t xml:space="preserve">online </w:t>
      </w:r>
      <w:r>
        <w:t xml:space="preserve">via </w:t>
      </w:r>
      <w:proofErr w:type="spellStart"/>
      <w:r>
        <w:t>SurveyMonkey</w:t>
      </w:r>
      <w:proofErr w:type="spellEnd"/>
      <w:r>
        <w:t xml:space="preserve"> website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r>
        <w:fldChar w:fldCharType="end"/>
      </w:r>
      <w:r>
        <w:t>.</w:t>
      </w:r>
      <w:r w:rsidR="00BC2B36">
        <w:t xml:space="preserve"> This website provides free service to create surveys</w:t>
      </w:r>
      <w:r w:rsidR="0029365F">
        <w:t xml:space="preserve">. A survey </w:t>
      </w:r>
      <w:r w:rsidR="003B75B3">
        <w:t>for the purpose of evaluating</w:t>
      </w:r>
      <w:r w:rsidR="0029365F">
        <w:t xml:space="preserve"> the Manchester Sushi Finder tool </w:t>
      </w:r>
      <w:r w:rsidR="005336E2">
        <w:t xml:space="preserve">has been created. </w:t>
      </w:r>
      <w:r w:rsidR="008A3AA8">
        <w:t>After the questions have been created, t</w:t>
      </w:r>
      <w:r w:rsidR="006B01FD">
        <w:t>he website then provides the developer with a link to access the questions and answer them</w:t>
      </w:r>
      <w:r w:rsidR="009C0CA0">
        <w:t xml:space="preserve"> </w:t>
      </w:r>
      <w:r w:rsidR="009C0CA0">
        <w:fldChar w:fldCharType="begin"/>
      </w:r>
      <w:r w:rsidR="009C0CA0">
        <w:instrText xml:space="preserve"> ADDIN EN.CITE &lt;EndNote&gt;&lt;Cite&gt;&lt;Author&gt;Al Abbas&lt;/Author&gt;&lt;Year&gt;2014&lt;/Year&gt;&lt;RecNum&gt;73&lt;/RecNum&gt;&lt;DisplayText&gt;[27]&lt;/DisplayText&gt;&lt;record&gt;&lt;rec-number&gt;73&lt;/rec-number&gt;&lt;foreign-keys&gt;&lt;key app="EN" db-id="ts25ppery0xtwlevwr5vrr0ivsptart9ve22" timestamp="1407331969"&gt;73&lt;/key&gt;&lt;/foreign-keys&gt;&lt;ref-type name="Web Page"&gt;12&lt;/ref-type&gt;&lt;contributors&gt;&lt;authors&gt;&lt;author&gt;Al Abbas, Hani&lt;/author&gt;&lt;/authors&gt;&lt;/contributors&gt;&lt;titles&gt;&lt;title&gt;MSc Project (Software application-&amp;quot;The Manchester Sushi Finder&amp;quot;) &lt;/title&gt;&lt;/titles&gt;&lt;volume&gt;2014&lt;/volume&gt;&lt;number&gt;Aug 6, 2014&lt;/number&gt;&lt;dates&gt;&lt;year&gt;2014&lt;/year&gt;&lt;/dates&gt;&lt;pub-location&gt;SurveyMonkey&lt;/pub-location&gt;&lt;publisher&gt;SurveyMonkey&lt;/publisher&gt;&lt;urls&gt;&lt;related-urls&gt;&lt;url&gt;https://www.surveymonkey.com/s/NLRQZ37&lt;/url&gt;&lt;/related-urls&gt;&lt;/urls&gt;&lt;/record&gt;&lt;/Cite&gt;&lt;/EndNote&gt;</w:instrText>
      </w:r>
      <w:r w:rsidR="009C0CA0">
        <w:fldChar w:fldCharType="separate"/>
      </w:r>
      <w:r w:rsidR="009C0CA0">
        <w:rPr>
          <w:noProof/>
        </w:rPr>
        <w:t>[27]</w:t>
      </w:r>
      <w:r w:rsidR="009C0CA0">
        <w:fldChar w:fldCharType="end"/>
      </w:r>
      <w:r w:rsidR="006B01FD">
        <w:t>.</w:t>
      </w:r>
      <w:r w:rsidR="006453E7">
        <w:t xml:space="preserve"> This survey has been approved by the </w:t>
      </w:r>
      <w:r w:rsidR="00041F87">
        <w:t>computer science school</w:t>
      </w:r>
      <w:r w:rsidR="009E3FC3">
        <w:t>’s</w:t>
      </w:r>
      <w:r w:rsidR="00041F87">
        <w:t xml:space="preserve"> committee</w:t>
      </w:r>
      <w:r w:rsidR="009E3FC3">
        <w:t xml:space="preserve"> </w:t>
      </w:r>
      <w:r w:rsidR="009E3FC3">
        <w:fldChar w:fldCharType="begin"/>
      </w:r>
      <w:r w:rsidR="009E3FC3">
        <w:instrText xml:space="preserve"> ADDIN EN.CITE &lt;EndNote&gt;&lt;Cite&gt;&lt;Author&gt;Ethics&lt;/Author&gt;&lt;Year&gt;2014&lt;/Year&gt;&lt;RecNum&gt;74&lt;/RecNum&gt;&lt;DisplayText&gt;[28]&lt;/DisplayText&gt;&lt;record&gt;&lt;rec-number&gt;74&lt;/rec-number&gt;&lt;foreign-keys&gt;&lt;key app="EN" db-id="ts25ppery0xtwlevwr5vrr0ivsptart9ve22" timestamp="1407332371"&gt;74&lt;/key&gt;&lt;/foreign-keys&gt;&lt;ref-type name="Web Page"&gt;12&lt;/ref-type&gt;&lt;contributors&gt;&lt;authors&gt;&lt;author&gt; Computer Science Ethics &lt;/author&gt;&lt;/authors&gt;&lt;/contributors&gt;&lt;titles&gt;&lt;title&gt;Survey&lt;/title&gt;&lt;/titles&gt;&lt;volume&gt;2014&lt;/volume&gt;&lt;number&gt;Agu 6, 2014&lt;/number&gt;&lt;dates&gt;&lt;year&gt;2014&lt;/year&gt;&lt;/dates&gt;&lt;urls&gt;&lt;related-urls&gt;&lt;url&gt;http://ethics.cs.manchester.ac.uk&lt;/url&gt;&lt;/related-urls&gt;&lt;/urls&gt;&lt;/record&gt;&lt;/Cite&gt;&lt;/EndNote&gt;</w:instrText>
      </w:r>
      <w:r w:rsidR="009E3FC3">
        <w:fldChar w:fldCharType="separate"/>
      </w:r>
      <w:r w:rsidR="009E3FC3">
        <w:rPr>
          <w:noProof/>
        </w:rPr>
        <w:t>[28]</w:t>
      </w:r>
      <w:r w:rsidR="009E3FC3">
        <w:fldChar w:fldCharType="end"/>
      </w:r>
      <w:r w:rsidR="00041F87">
        <w:t xml:space="preserve">. </w:t>
      </w:r>
      <w:r w:rsidR="00B81289">
        <w:t>The next subsections provide details about the survey</w:t>
      </w:r>
      <w:r w:rsidR="00473F54">
        <w:t xml:space="preserve">. </w:t>
      </w:r>
      <w:r w:rsidR="008E470D">
        <w:t>Details</w:t>
      </w:r>
      <w:r w:rsidR="001F7952">
        <w:t xml:space="preserve"> included the questions, </w:t>
      </w:r>
      <w:r w:rsidR="008E470D">
        <w:t>participants</w:t>
      </w:r>
      <w:r w:rsidR="001F7952">
        <w:t>, results, and the hypothesis acceptance.</w:t>
      </w:r>
    </w:p>
    <w:p w14:paraId="39B51300" w14:textId="72DD343D" w:rsidR="003C39FF" w:rsidRDefault="003C39FF" w:rsidP="00F819E5">
      <w:pPr>
        <w:pStyle w:val="Heading3"/>
        <w:spacing w:line="360" w:lineRule="auto"/>
        <w:jc w:val="both"/>
        <w:rPr>
          <w:rFonts w:cs="Times New Roman"/>
        </w:rPr>
      </w:pPr>
      <w:bookmarkStart w:id="195" w:name="_Ref269221162"/>
      <w:bookmarkStart w:id="196" w:name="_Toc269411847"/>
      <w:r w:rsidRPr="003C39FF">
        <w:rPr>
          <w:rFonts w:cs="Times New Roman"/>
        </w:rPr>
        <w:t>Questions</w:t>
      </w:r>
      <w:bookmarkEnd w:id="195"/>
      <w:bookmarkEnd w:id="196"/>
    </w:p>
    <w:p w14:paraId="2DD8038B" w14:textId="3F91A927" w:rsidR="00A107F6" w:rsidRPr="00FF3D48" w:rsidRDefault="00184574" w:rsidP="00F819E5">
      <w:pPr>
        <w:spacing w:line="360" w:lineRule="auto"/>
        <w:jc w:val="both"/>
      </w:pPr>
      <w:r>
        <w:t xml:space="preserve">The Manchester Sushi Finder is evaluated </w:t>
      </w:r>
      <w:r w:rsidR="00D90E78">
        <w:t xml:space="preserve">based on </w:t>
      </w:r>
      <w:r w:rsidR="00955031">
        <w:t xml:space="preserve">evaluation plane in section </w:t>
      </w:r>
      <w:r w:rsidR="00414889">
        <w:fldChar w:fldCharType="begin"/>
      </w:r>
      <w:r w:rsidR="00414889">
        <w:instrText xml:space="preserve"> REF _Ref268962453 \r \h </w:instrText>
      </w:r>
      <w:r w:rsidR="00414889">
        <w:fldChar w:fldCharType="separate"/>
      </w:r>
      <w:r w:rsidR="00414889">
        <w:t>3.3</w:t>
      </w:r>
      <w:r w:rsidR="00414889">
        <w:fldChar w:fldCharType="end"/>
      </w:r>
      <w:r w:rsidR="00244EF6">
        <w:t xml:space="preserve">. So </w:t>
      </w:r>
      <w:r w:rsidR="001C4883">
        <w:t xml:space="preserve">questions have been categorized in </w:t>
      </w:r>
      <w:r w:rsidR="00626B19">
        <w:t xml:space="preserve">eight categories. </w:t>
      </w:r>
      <w:r w:rsidR="00E36159">
        <w:t xml:space="preserve">These categories are </w:t>
      </w:r>
      <w:r w:rsidR="00F714CB">
        <w:t>configuration, views, tree filters, list filters, languages, facets, instructions, and finally feedback.</w:t>
      </w:r>
      <w:r w:rsidR="00F43DD4">
        <w:t xml:space="preserve"> </w:t>
      </w:r>
      <w:r w:rsidR="00BE5D2E">
        <w:t>The details of the categories are shown in the below tables:</w:t>
      </w:r>
    </w:p>
    <w:tbl>
      <w:tblPr>
        <w:tblStyle w:val="TableGrid"/>
        <w:tblW w:w="8703" w:type="dxa"/>
        <w:jc w:val="center"/>
        <w:tblLook w:val="04A0" w:firstRow="1" w:lastRow="0" w:firstColumn="1" w:lastColumn="0" w:noHBand="0" w:noVBand="1"/>
      </w:tblPr>
      <w:tblGrid>
        <w:gridCol w:w="675"/>
        <w:gridCol w:w="754"/>
        <w:gridCol w:w="6204"/>
        <w:gridCol w:w="1070"/>
      </w:tblGrid>
      <w:tr w:rsidR="00A107F6" w14:paraId="3D1B82D7" w14:textId="77777777" w:rsidTr="00811593">
        <w:trPr>
          <w:jc w:val="center"/>
        </w:trPr>
        <w:tc>
          <w:tcPr>
            <w:tcW w:w="1429" w:type="dxa"/>
            <w:gridSpan w:val="2"/>
            <w:tcBorders>
              <w:right w:val="nil"/>
            </w:tcBorders>
          </w:tcPr>
          <w:p w14:paraId="6926B0DC" w14:textId="77777777" w:rsidR="00A107F6" w:rsidRPr="003C40D6" w:rsidRDefault="00A107F6" w:rsidP="00A107F6">
            <w:pPr>
              <w:spacing w:line="360" w:lineRule="auto"/>
              <w:rPr>
                <w:rFonts w:cs="Times New Roman"/>
                <w:b/>
              </w:rPr>
            </w:pPr>
            <w:r w:rsidRPr="003C40D6">
              <w:rPr>
                <w:rFonts w:cs="Times New Roman"/>
                <w:b/>
              </w:rPr>
              <w:t>Category:</w:t>
            </w:r>
          </w:p>
        </w:tc>
        <w:tc>
          <w:tcPr>
            <w:tcW w:w="7274" w:type="dxa"/>
            <w:gridSpan w:val="2"/>
            <w:tcBorders>
              <w:left w:val="nil"/>
            </w:tcBorders>
          </w:tcPr>
          <w:p w14:paraId="0C5BE98D" w14:textId="77777777" w:rsidR="00A107F6" w:rsidRDefault="00A107F6" w:rsidP="00A107F6">
            <w:pPr>
              <w:spacing w:line="360" w:lineRule="auto"/>
              <w:rPr>
                <w:rFonts w:cs="Times New Roman"/>
              </w:rPr>
            </w:pPr>
            <w:r w:rsidRPr="00F862FB">
              <w:rPr>
                <w:rFonts w:cs="Times New Roman"/>
              </w:rPr>
              <w:t>Configuration</w:t>
            </w:r>
          </w:p>
        </w:tc>
      </w:tr>
      <w:tr w:rsidR="00A107F6" w14:paraId="725BB813" w14:textId="77777777" w:rsidTr="00A107F6">
        <w:trPr>
          <w:jc w:val="center"/>
        </w:trPr>
        <w:tc>
          <w:tcPr>
            <w:tcW w:w="8703" w:type="dxa"/>
            <w:gridSpan w:val="4"/>
          </w:tcPr>
          <w:p w14:paraId="637749EB" w14:textId="77777777" w:rsidR="00A107F6" w:rsidRDefault="00A107F6" w:rsidP="00A107F6">
            <w:pPr>
              <w:spacing w:line="360" w:lineRule="auto"/>
              <w:rPr>
                <w:rFonts w:cs="Times New Roman"/>
              </w:rPr>
            </w:pPr>
            <w:r>
              <w:rPr>
                <w:rFonts w:cs="Times New Roman"/>
              </w:rPr>
              <w:t>Questions</w:t>
            </w:r>
          </w:p>
        </w:tc>
      </w:tr>
      <w:tr w:rsidR="00A107F6" w14:paraId="58D2C15A" w14:textId="77777777" w:rsidTr="00A107F6">
        <w:trPr>
          <w:jc w:val="center"/>
        </w:trPr>
        <w:tc>
          <w:tcPr>
            <w:tcW w:w="675" w:type="dxa"/>
          </w:tcPr>
          <w:p w14:paraId="43B1ACD5" w14:textId="77777777" w:rsidR="00A107F6" w:rsidRPr="003C40D6" w:rsidRDefault="00A107F6" w:rsidP="00A107F6">
            <w:pPr>
              <w:spacing w:line="360" w:lineRule="auto"/>
              <w:jc w:val="center"/>
              <w:rPr>
                <w:rFonts w:cs="Times New Roman"/>
                <w:b/>
              </w:rPr>
            </w:pPr>
            <w:r w:rsidRPr="003C40D6">
              <w:rPr>
                <w:rFonts w:cs="Times New Roman"/>
                <w:b/>
              </w:rPr>
              <w:t>No</w:t>
            </w:r>
          </w:p>
        </w:tc>
        <w:tc>
          <w:tcPr>
            <w:tcW w:w="6958" w:type="dxa"/>
            <w:gridSpan w:val="2"/>
          </w:tcPr>
          <w:p w14:paraId="12405201" w14:textId="77777777" w:rsidR="00A107F6" w:rsidRPr="003C40D6" w:rsidRDefault="00A107F6" w:rsidP="00A107F6">
            <w:pPr>
              <w:spacing w:line="360" w:lineRule="auto"/>
              <w:rPr>
                <w:rFonts w:cs="Times New Roman"/>
                <w:b/>
              </w:rPr>
            </w:pPr>
            <w:r w:rsidRPr="003C40D6">
              <w:rPr>
                <w:rFonts w:cs="Times New Roman"/>
                <w:b/>
              </w:rPr>
              <w:t>Question</w:t>
            </w:r>
          </w:p>
        </w:tc>
        <w:tc>
          <w:tcPr>
            <w:tcW w:w="1070" w:type="dxa"/>
          </w:tcPr>
          <w:p w14:paraId="4896B60C" w14:textId="57088A39" w:rsidR="00A107F6" w:rsidRPr="003C40D6" w:rsidRDefault="008B7263" w:rsidP="00A107F6">
            <w:pPr>
              <w:spacing w:line="360" w:lineRule="auto"/>
              <w:jc w:val="center"/>
              <w:rPr>
                <w:rFonts w:cs="Times New Roman"/>
                <w:b/>
              </w:rPr>
            </w:pPr>
            <w:r>
              <w:rPr>
                <w:rFonts w:cs="Times New Roman"/>
                <w:b/>
              </w:rPr>
              <w:t>Answer</w:t>
            </w:r>
          </w:p>
        </w:tc>
      </w:tr>
      <w:tr w:rsidR="00A107F6" w14:paraId="5D570950" w14:textId="77777777" w:rsidTr="00A107F6">
        <w:trPr>
          <w:jc w:val="center"/>
        </w:trPr>
        <w:tc>
          <w:tcPr>
            <w:tcW w:w="675" w:type="dxa"/>
          </w:tcPr>
          <w:p w14:paraId="28506F1E" w14:textId="77777777" w:rsidR="00A107F6" w:rsidRDefault="00A107F6" w:rsidP="00A107F6">
            <w:pPr>
              <w:spacing w:line="360" w:lineRule="auto"/>
              <w:jc w:val="center"/>
              <w:rPr>
                <w:rFonts w:cs="Times New Roman"/>
              </w:rPr>
            </w:pPr>
            <w:r>
              <w:rPr>
                <w:rFonts w:cs="Times New Roman"/>
              </w:rPr>
              <w:t>1</w:t>
            </w:r>
          </w:p>
        </w:tc>
        <w:tc>
          <w:tcPr>
            <w:tcW w:w="6958" w:type="dxa"/>
            <w:gridSpan w:val="2"/>
          </w:tcPr>
          <w:p w14:paraId="30C38813" w14:textId="77777777" w:rsidR="00A107F6" w:rsidRDefault="00A107F6" w:rsidP="00A107F6">
            <w:pPr>
              <w:spacing w:line="360" w:lineRule="auto"/>
              <w:rPr>
                <w:rFonts w:cs="Times New Roman"/>
              </w:rPr>
            </w:pPr>
            <w:r w:rsidRPr="0054143D">
              <w:rPr>
                <w:rFonts w:cs="Times New Roman"/>
              </w:rPr>
              <w:t>Application runs any ontology with standard annotations.</w:t>
            </w:r>
          </w:p>
        </w:tc>
        <w:tc>
          <w:tcPr>
            <w:tcW w:w="1070" w:type="dxa"/>
          </w:tcPr>
          <w:p w14:paraId="584800E4" w14:textId="77777777" w:rsidR="00A107F6" w:rsidRDefault="00A107F6" w:rsidP="00A107F6">
            <w:pPr>
              <w:spacing w:line="360" w:lineRule="auto"/>
              <w:jc w:val="center"/>
              <w:rPr>
                <w:rFonts w:cs="Times New Roman"/>
              </w:rPr>
            </w:pPr>
            <w:r>
              <w:rPr>
                <w:rFonts w:cs="Times New Roman"/>
              </w:rPr>
              <w:t>Rating</w:t>
            </w:r>
          </w:p>
        </w:tc>
      </w:tr>
      <w:tr w:rsidR="00A107F6" w14:paraId="6516F40D" w14:textId="77777777" w:rsidTr="00A107F6">
        <w:trPr>
          <w:jc w:val="center"/>
        </w:trPr>
        <w:tc>
          <w:tcPr>
            <w:tcW w:w="675" w:type="dxa"/>
          </w:tcPr>
          <w:p w14:paraId="6F0D1DC6" w14:textId="77777777" w:rsidR="00A107F6" w:rsidRDefault="00A107F6" w:rsidP="00A107F6">
            <w:pPr>
              <w:spacing w:line="360" w:lineRule="auto"/>
              <w:jc w:val="center"/>
              <w:rPr>
                <w:rFonts w:cs="Times New Roman"/>
              </w:rPr>
            </w:pPr>
            <w:r>
              <w:rPr>
                <w:rFonts w:cs="Times New Roman"/>
              </w:rPr>
              <w:t>2</w:t>
            </w:r>
          </w:p>
        </w:tc>
        <w:tc>
          <w:tcPr>
            <w:tcW w:w="6958" w:type="dxa"/>
            <w:gridSpan w:val="2"/>
          </w:tcPr>
          <w:p w14:paraId="653C1B5B" w14:textId="77777777" w:rsidR="00A107F6" w:rsidRDefault="00A107F6" w:rsidP="00A107F6">
            <w:pPr>
              <w:spacing w:line="360" w:lineRule="auto"/>
              <w:rPr>
                <w:rFonts w:cs="Times New Roman"/>
              </w:rPr>
            </w:pPr>
            <w:r w:rsidRPr="0054143D">
              <w:rPr>
                <w:rFonts w:cs="Times New Roman"/>
              </w:rPr>
              <w:t>It is easy to annotate ontology to make it work with the application.</w:t>
            </w:r>
          </w:p>
        </w:tc>
        <w:tc>
          <w:tcPr>
            <w:tcW w:w="1070" w:type="dxa"/>
          </w:tcPr>
          <w:p w14:paraId="4DF25796" w14:textId="77777777" w:rsidR="00A107F6" w:rsidRDefault="00A107F6" w:rsidP="00A107F6">
            <w:pPr>
              <w:spacing w:line="360" w:lineRule="auto"/>
              <w:jc w:val="center"/>
              <w:rPr>
                <w:rFonts w:cs="Times New Roman"/>
              </w:rPr>
            </w:pPr>
            <w:r>
              <w:rPr>
                <w:rFonts w:cs="Times New Roman"/>
              </w:rPr>
              <w:t>Rating</w:t>
            </w:r>
          </w:p>
        </w:tc>
      </w:tr>
      <w:tr w:rsidR="00A107F6" w14:paraId="110DE658" w14:textId="77777777" w:rsidTr="00A107F6">
        <w:trPr>
          <w:jc w:val="center"/>
        </w:trPr>
        <w:tc>
          <w:tcPr>
            <w:tcW w:w="675" w:type="dxa"/>
          </w:tcPr>
          <w:p w14:paraId="3C9D7967" w14:textId="77777777" w:rsidR="00A107F6" w:rsidRDefault="00A107F6" w:rsidP="00A107F6">
            <w:pPr>
              <w:spacing w:line="360" w:lineRule="auto"/>
              <w:jc w:val="center"/>
              <w:rPr>
                <w:rFonts w:cs="Times New Roman"/>
              </w:rPr>
            </w:pPr>
            <w:r>
              <w:rPr>
                <w:rFonts w:cs="Times New Roman"/>
              </w:rPr>
              <w:t>3</w:t>
            </w:r>
          </w:p>
        </w:tc>
        <w:tc>
          <w:tcPr>
            <w:tcW w:w="6958" w:type="dxa"/>
            <w:gridSpan w:val="2"/>
          </w:tcPr>
          <w:p w14:paraId="004746BA" w14:textId="77777777" w:rsidR="00A107F6" w:rsidRDefault="00A107F6" w:rsidP="00A107F6">
            <w:pPr>
              <w:spacing w:line="360" w:lineRule="auto"/>
              <w:rPr>
                <w:rFonts w:cs="Times New Roman"/>
              </w:rPr>
            </w:pPr>
            <w:r w:rsidRPr="0054143D">
              <w:rPr>
                <w:rFonts w:cs="Times New Roman"/>
              </w:rPr>
              <w:t>The instructions</w:t>
            </w:r>
            <w:r>
              <w:rPr>
                <w:rFonts w:cs="Times New Roman"/>
              </w:rPr>
              <w:t xml:space="preserve"> to annotate the ontology are e</w:t>
            </w:r>
            <w:r w:rsidRPr="0054143D">
              <w:rPr>
                <w:rFonts w:cs="Times New Roman"/>
              </w:rPr>
              <w:t>asy to follow.</w:t>
            </w:r>
          </w:p>
        </w:tc>
        <w:tc>
          <w:tcPr>
            <w:tcW w:w="1070" w:type="dxa"/>
          </w:tcPr>
          <w:p w14:paraId="49710D09" w14:textId="77777777" w:rsidR="00A107F6" w:rsidRDefault="00A107F6" w:rsidP="00A107F6">
            <w:pPr>
              <w:keepNext/>
              <w:spacing w:line="360" w:lineRule="auto"/>
              <w:jc w:val="center"/>
              <w:rPr>
                <w:rFonts w:cs="Times New Roman"/>
              </w:rPr>
            </w:pPr>
            <w:r>
              <w:rPr>
                <w:rFonts w:cs="Times New Roman"/>
              </w:rPr>
              <w:t>Rating</w:t>
            </w:r>
          </w:p>
        </w:tc>
      </w:tr>
    </w:tbl>
    <w:p w14:paraId="0651CAF5" w14:textId="4DBAA562" w:rsidR="00BE5D2E" w:rsidRDefault="00A107F6" w:rsidP="00A107F6">
      <w:pPr>
        <w:pStyle w:val="Caption"/>
        <w:spacing w:line="360" w:lineRule="auto"/>
      </w:pPr>
      <w:bookmarkStart w:id="197" w:name="_Ref268971699"/>
      <w:bookmarkStart w:id="198" w:name="_Toc269312574"/>
      <w:r>
        <w:t xml:space="preserve">Table </w:t>
      </w:r>
      <w:fldSimple w:instr=" SEQ Table \* ARABIC ">
        <w:r w:rsidR="00F06A24">
          <w:rPr>
            <w:noProof/>
          </w:rPr>
          <w:t>10</w:t>
        </w:r>
      </w:fldSimple>
      <w:bookmarkEnd w:id="197"/>
      <w:r>
        <w:t>: Configuration questions</w:t>
      </w:r>
      <w:bookmarkEnd w:id="198"/>
    </w:p>
    <w:tbl>
      <w:tblPr>
        <w:tblStyle w:val="TableGrid"/>
        <w:tblW w:w="8703" w:type="dxa"/>
        <w:jc w:val="center"/>
        <w:tblLook w:val="04A0" w:firstRow="1" w:lastRow="0" w:firstColumn="1" w:lastColumn="0" w:noHBand="0" w:noVBand="1"/>
      </w:tblPr>
      <w:tblGrid>
        <w:gridCol w:w="675"/>
        <w:gridCol w:w="754"/>
        <w:gridCol w:w="6204"/>
        <w:gridCol w:w="1070"/>
      </w:tblGrid>
      <w:tr w:rsidR="00233E1A" w14:paraId="06939225" w14:textId="77777777" w:rsidTr="00811593">
        <w:trPr>
          <w:jc w:val="center"/>
        </w:trPr>
        <w:tc>
          <w:tcPr>
            <w:tcW w:w="1429" w:type="dxa"/>
            <w:gridSpan w:val="2"/>
            <w:tcBorders>
              <w:right w:val="nil"/>
            </w:tcBorders>
          </w:tcPr>
          <w:p w14:paraId="3B7CF340" w14:textId="77777777" w:rsidR="00233E1A" w:rsidRPr="003C40D6" w:rsidRDefault="00233E1A" w:rsidP="00233E1A">
            <w:pPr>
              <w:spacing w:line="360" w:lineRule="auto"/>
              <w:rPr>
                <w:rFonts w:cs="Times New Roman"/>
                <w:b/>
              </w:rPr>
            </w:pPr>
            <w:r w:rsidRPr="003C40D6">
              <w:rPr>
                <w:rFonts w:cs="Times New Roman"/>
                <w:b/>
              </w:rPr>
              <w:t>Category:</w:t>
            </w:r>
          </w:p>
        </w:tc>
        <w:tc>
          <w:tcPr>
            <w:tcW w:w="7274" w:type="dxa"/>
            <w:gridSpan w:val="2"/>
            <w:tcBorders>
              <w:left w:val="nil"/>
            </w:tcBorders>
          </w:tcPr>
          <w:p w14:paraId="438CAB47" w14:textId="77777777" w:rsidR="00233E1A" w:rsidRDefault="00233E1A" w:rsidP="00233E1A">
            <w:pPr>
              <w:spacing w:line="360" w:lineRule="auto"/>
              <w:rPr>
                <w:rFonts w:cs="Times New Roman"/>
              </w:rPr>
            </w:pPr>
            <w:r>
              <w:rPr>
                <w:rFonts w:cs="Times New Roman"/>
              </w:rPr>
              <w:t>Views</w:t>
            </w:r>
          </w:p>
        </w:tc>
      </w:tr>
      <w:tr w:rsidR="00233E1A" w14:paraId="32BA3961" w14:textId="77777777" w:rsidTr="00233E1A">
        <w:trPr>
          <w:jc w:val="center"/>
        </w:trPr>
        <w:tc>
          <w:tcPr>
            <w:tcW w:w="8703" w:type="dxa"/>
            <w:gridSpan w:val="4"/>
          </w:tcPr>
          <w:p w14:paraId="665A56A1" w14:textId="77777777" w:rsidR="00233E1A" w:rsidRDefault="00233E1A" w:rsidP="00233E1A">
            <w:pPr>
              <w:spacing w:line="360" w:lineRule="auto"/>
              <w:rPr>
                <w:rFonts w:cs="Times New Roman"/>
              </w:rPr>
            </w:pPr>
            <w:r>
              <w:rPr>
                <w:rFonts w:cs="Times New Roman"/>
              </w:rPr>
              <w:t>Questions</w:t>
            </w:r>
          </w:p>
        </w:tc>
      </w:tr>
      <w:tr w:rsidR="00233E1A" w14:paraId="6851DE71" w14:textId="77777777" w:rsidTr="00233E1A">
        <w:trPr>
          <w:jc w:val="center"/>
        </w:trPr>
        <w:tc>
          <w:tcPr>
            <w:tcW w:w="675" w:type="dxa"/>
          </w:tcPr>
          <w:p w14:paraId="2D37FE61" w14:textId="77777777" w:rsidR="00233E1A" w:rsidRPr="003C40D6" w:rsidRDefault="00233E1A" w:rsidP="00233E1A">
            <w:pPr>
              <w:spacing w:line="360" w:lineRule="auto"/>
              <w:jc w:val="center"/>
              <w:rPr>
                <w:rFonts w:cs="Times New Roman"/>
                <w:b/>
              </w:rPr>
            </w:pPr>
            <w:r w:rsidRPr="003C40D6">
              <w:rPr>
                <w:rFonts w:cs="Times New Roman"/>
                <w:b/>
              </w:rPr>
              <w:t>No</w:t>
            </w:r>
          </w:p>
        </w:tc>
        <w:tc>
          <w:tcPr>
            <w:tcW w:w="6958" w:type="dxa"/>
            <w:gridSpan w:val="2"/>
          </w:tcPr>
          <w:p w14:paraId="5826954C" w14:textId="77777777" w:rsidR="00233E1A" w:rsidRPr="003C40D6" w:rsidRDefault="00233E1A" w:rsidP="00233E1A">
            <w:pPr>
              <w:spacing w:line="360" w:lineRule="auto"/>
              <w:rPr>
                <w:rFonts w:cs="Times New Roman"/>
                <w:b/>
              </w:rPr>
            </w:pPr>
            <w:r w:rsidRPr="003C40D6">
              <w:rPr>
                <w:rFonts w:cs="Times New Roman"/>
                <w:b/>
              </w:rPr>
              <w:t>Question</w:t>
            </w:r>
          </w:p>
        </w:tc>
        <w:tc>
          <w:tcPr>
            <w:tcW w:w="1070" w:type="dxa"/>
          </w:tcPr>
          <w:p w14:paraId="5B3A5814" w14:textId="3938B5A3" w:rsidR="00233E1A" w:rsidRPr="003C40D6" w:rsidRDefault="008B7263" w:rsidP="00233E1A">
            <w:pPr>
              <w:spacing w:line="360" w:lineRule="auto"/>
              <w:jc w:val="center"/>
              <w:rPr>
                <w:rFonts w:cs="Times New Roman"/>
                <w:b/>
              </w:rPr>
            </w:pPr>
            <w:r>
              <w:rPr>
                <w:rFonts w:cs="Times New Roman"/>
                <w:b/>
              </w:rPr>
              <w:t>Answer</w:t>
            </w:r>
          </w:p>
        </w:tc>
      </w:tr>
      <w:tr w:rsidR="00233E1A" w14:paraId="0AF7A26D" w14:textId="77777777" w:rsidTr="00233E1A">
        <w:trPr>
          <w:jc w:val="center"/>
        </w:trPr>
        <w:tc>
          <w:tcPr>
            <w:tcW w:w="675" w:type="dxa"/>
          </w:tcPr>
          <w:p w14:paraId="27CF7376" w14:textId="77777777" w:rsidR="00233E1A" w:rsidRDefault="00233E1A" w:rsidP="00233E1A">
            <w:pPr>
              <w:spacing w:line="360" w:lineRule="auto"/>
              <w:jc w:val="center"/>
              <w:rPr>
                <w:rFonts w:cs="Times New Roman"/>
              </w:rPr>
            </w:pPr>
            <w:r>
              <w:rPr>
                <w:rFonts w:cs="Times New Roman"/>
              </w:rPr>
              <w:t>1</w:t>
            </w:r>
          </w:p>
        </w:tc>
        <w:tc>
          <w:tcPr>
            <w:tcW w:w="6958" w:type="dxa"/>
            <w:gridSpan w:val="2"/>
          </w:tcPr>
          <w:p w14:paraId="5C8D4A9C" w14:textId="77777777" w:rsidR="00233E1A" w:rsidRDefault="00233E1A" w:rsidP="00233E1A">
            <w:pPr>
              <w:spacing w:line="360" w:lineRule="auto"/>
              <w:rPr>
                <w:rFonts w:cs="Times New Roman"/>
              </w:rPr>
            </w:pPr>
            <w:r w:rsidRPr="004A1AEB">
              <w:rPr>
                <w:rFonts w:cs="Times New Roman"/>
              </w:rPr>
              <w:t>I f</w:t>
            </w:r>
            <w:r>
              <w:rPr>
                <w:rFonts w:cs="Times New Roman"/>
              </w:rPr>
              <w:t xml:space="preserve">ound </w:t>
            </w:r>
            <w:proofErr w:type="spellStart"/>
            <w:r>
              <w:rPr>
                <w:rFonts w:cs="Times New Roman"/>
              </w:rPr>
              <w:t>multi­view</w:t>
            </w:r>
            <w:proofErr w:type="spellEnd"/>
            <w:r>
              <w:rPr>
                <w:rFonts w:cs="Times New Roman"/>
              </w:rPr>
              <w:t xml:space="preserve"> is neat feature</w:t>
            </w:r>
            <w:r w:rsidRPr="0054143D">
              <w:rPr>
                <w:rFonts w:cs="Times New Roman"/>
              </w:rPr>
              <w:t>.</w:t>
            </w:r>
          </w:p>
        </w:tc>
        <w:tc>
          <w:tcPr>
            <w:tcW w:w="1070" w:type="dxa"/>
          </w:tcPr>
          <w:p w14:paraId="33742D39" w14:textId="77777777" w:rsidR="00233E1A" w:rsidRDefault="00233E1A" w:rsidP="00233E1A">
            <w:pPr>
              <w:spacing w:line="360" w:lineRule="auto"/>
              <w:jc w:val="center"/>
              <w:rPr>
                <w:rFonts w:cs="Times New Roman"/>
              </w:rPr>
            </w:pPr>
            <w:r>
              <w:rPr>
                <w:rFonts w:cs="Times New Roman"/>
              </w:rPr>
              <w:t>Rating</w:t>
            </w:r>
          </w:p>
        </w:tc>
      </w:tr>
      <w:tr w:rsidR="00233E1A" w14:paraId="79E8D66A" w14:textId="77777777" w:rsidTr="00233E1A">
        <w:trPr>
          <w:jc w:val="center"/>
        </w:trPr>
        <w:tc>
          <w:tcPr>
            <w:tcW w:w="675" w:type="dxa"/>
          </w:tcPr>
          <w:p w14:paraId="591EE459" w14:textId="77777777" w:rsidR="00233E1A" w:rsidRDefault="00233E1A" w:rsidP="00233E1A">
            <w:pPr>
              <w:spacing w:line="360" w:lineRule="auto"/>
              <w:jc w:val="center"/>
              <w:rPr>
                <w:rFonts w:cs="Times New Roman"/>
              </w:rPr>
            </w:pPr>
            <w:r>
              <w:rPr>
                <w:rFonts w:cs="Times New Roman"/>
              </w:rPr>
              <w:t>2</w:t>
            </w:r>
          </w:p>
        </w:tc>
        <w:tc>
          <w:tcPr>
            <w:tcW w:w="6958" w:type="dxa"/>
            <w:gridSpan w:val="2"/>
          </w:tcPr>
          <w:p w14:paraId="112AFF61" w14:textId="77777777" w:rsidR="00233E1A" w:rsidRDefault="00233E1A" w:rsidP="00233E1A">
            <w:pPr>
              <w:spacing w:line="360" w:lineRule="auto"/>
              <w:rPr>
                <w:rFonts w:cs="Times New Roman"/>
              </w:rPr>
            </w:pPr>
            <w:r>
              <w:rPr>
                <w:rFonts w:cs="Times New Roman"/>
              </w:rPr>
              <w:t>H</w:t>
            </w:r>
            <w:r w:rsidRPr="004A1AEB">
              <w:rPr>
                <w:rFonts w:cs="Times New Roman"/>
              </w:rPr>
              <w:t xml:space="preserve">aving </w:t>
            </w:r>
            <w:proofErr w:type="spellStart"/>
            <w:r w:rsidRPr="004A1AEB">
              <w:rPr>
                <w:rFonts w:cs="Times New Roman"/>
              </w:rPr>
              <w:t>multi­view</w:t>
            </w:r>
            <w:proofErr w:type="spellEnd"/>
            <w:r w:rsidRPr="004A1AEB">
              <w:rPr>
                <w:rFonts w:cs="Times New Roman"/>
              </w:rPr>
              <w:t xml:space="preserve"> ease da</w:t>
            </w:r>
            <w:r>
              <w:rPr>
                <w:rFonts w:cs="Times New Roman"/>
              </w:rPr>
              <w:t>ta browsing</w:t>
            </w:r>
            <w:r w:rsidRPr="0054143D">
              <w:rPr>
                <w:rFonts w:cs="Times New Roman"/>
              </w:rPr>
              <w:t>.</w:t>
            </w:r>
          </w:p>
        </w:tc>
        <w:tc>
          <w:tcPr>
            <w:tcW w:w="1070" w:type="dxa"/>
          </w:tcPr>
          <w:p w14:paraId="3993E5EF" w14:textId="77777777" w:rsidR="00233E1A" w:rsidRDefault="00233E1A" w:rsidP="00233E1A">
            <w:pPr>
              <w:spacing w:line="360" w:lineRule="auto"/>
              <w:jc w:val="center"/>
              <w:rPr>
                <w:rFonts w:cs="Times New Roman"/>
              </w:rPr>
            </w:pPr>
            <w:r>
              <w:rPr>
                <w:rFonts w:cs="Times New Roman"/>
              </w:rPr>
              <w:t>Rating</w:t>
            </w:r>
          </w:p>
        </w:tc>
      </w:tr>
      <w:tr w:rsidR="00233E1A" w14:paraId="42190687" w14:textId="77777777" w:rsidTr="00233E1A">
        <w:trPr>
          <w:jc w:val="center"/>
        </w:trPr>
        <w:tc>
          <w:tcPr>
            <w:tcW w:w="675" w:type="dxa"/>
          </w:tcPr>
          <w:p w14:paraId="7476A37B" w14:textId="77777777" w:rsidR="00233E1A" w:rsidRDefault="00233E1A" w:rsidP="00233E1A">
            <w:pPr>
              <w:spacing w:line="360" w:lineRule="auto"/>
              <w:jc w:val="center"/>
              <w:rPr>
                <w:rFonts w:cs="Times New Roman"/>
              </w:rPr>
            </w:pPr>
            <w:r>
              <w:rPr>
                <w:rFonts w:cs="Times New Roman"/>
              </w:rPr>
              <w:t>3</w:t>
            </w:r>
          </w:p>
        </w:tc>
        <w:tc>
          <w:tcPr>
            <w:tcW w:w="6958" w:type="dxa"/>
            <w:gridSpan w:val="2"/>
          </w:tcPr>
          <w:p w14:paraId="066A9302" w14:textId="77777777" w:rsidR="00233E1A" w:rsidRDefault="00233E1A" w:rsidP="00233E1A">
            <w:pPr>
              <w:spacing w:line="360" w:lineRule="auto"/>
              <w:rPr>
                <w:rFonts w:cs="Times New Roman"/>
              </w:rPr>
            </w:pPr>
            <w:r w:rsidRPr="004A1AEB">
              <w:rPr>
                <w:rFonts w:cs="Times New Roman"/>
              </w:rPr>
              <w:t>It is easy to swi</w:t>
            </w:r>
            <w:r>
              <w:rPr>
                <w:rFonts w:cs="Times New Roman"/>
              </w:rPr>
              <w:t>tch between tree and list views</w:t>
            </w:r>
            <w:r w:rsidRPr="0054143D">
              <w:rPr>
                <w:rFonts w:cs="Times New Roman"/>
              </w:rPr>
              <w:t>.</w:t>
            </w:r>
          </w:p>
        </w:tc>
        <w:tc>
          <w:tcPr>
            <w:tcW w:w="1070" w:type="dxa"/>
          </w:tcPr>
          <w:p w14:paraId="419667CD" w14:textId="77777777" w:rsidR="00233E1A" w:rsidRDefault="00233E1A" w:rsidP="00233E1A">
            <w:pPr>
              <w:keepNext/>
              <w:spacing w:line="360" w:lineRule="auto"/>
              <w:jc w:val="center"/>
              <w:rPr>
                <w:rFonts w:cs="Times New Roman"/>
              </w:rPr>
            </w:pPr>
            <w:r>
              <w:rPr>
                <w:rFonts w:cs="Times New Roman"/>
              </w:rPr>
              <w:t>Rating</w:t>
            </w:r>
          </w:p>
        </w:tc>
      </w:tr>
    </w:tbl>
    <w:p w14:paraId="0C676CA8" w14:textId="33C7A316" w:rsidR="00A107F6" w:rsidRDefault="00233E1A" w:rsidP="00233E1A">
      <w:pPr>
        <w:pStyle w:val="Caption"/>
        <w:spacing w:line="360" w:lineRule="auto"/>
      </w:pPr>
      <w:bookmarkStart w:id="199" w:name="_Toc269312575"/>
      <w:r>
        <w:t xml:space="preserve">Table </w:t>
      </w:r>
      <w:fldSimple w:instr=" SEQ Table \* ARABIC ">
        <w:r w:rsidR="00F06A24">
          <w:rPr>
            <w:noProof/>
          </w:rPr>
          <w:t>11</w:t>
        </w:r>
      </w:fldSimple>
      <w:r>
        <w:t>: Views questions</w:t>
      </w:r>
      <w:bookmarkEnd w:id="199"/>
    </w:p>
    <w:tbl>
      <w:tblPr>
        <w:tblStyle w:val="TableGrid"/>
        <w:tblW w:w="8703" w:type="dxa"/>
        <w:jc w:val="center"/>
        <w:tblLook w:val="04A0" w:firstRow="1" w:lastRow="0" w:firstColumn="1" w:lastColumn="0" w:noHBand="0" w:noVBand="1"/>
      </w:tblPr>
      <w:tblGrid>
        <w:gridCol w:w="675"/>
        <w:gridCol w:w="754"/>
        <w:gridCol w:w="6204"/>
        <w:gridCol w:w="1070"/>
      </w:tblGrid>
      <w:tr w:rsidR="006D3B7F" w14:paraId="20807A64" w14:textId="77777777" w:rsidTr="006D3B7F">
        <w:trPr>
          <w:jc w:val="center"/>
        </w:trPr>
        <w:tc>
          <w:tcPr>
            <w:tcW w:w="1429" w:type="dxa"/>
            <w:gridSpan w:val="2"/>
          </w:tcPr>
          <w:p w14:paraId="29215A0A" w14:textId="77777777" w:rsidR="006D3B7F" w:rsidRPr="003C40D6" w:rsidRDefault="006D3B7F" w:rsidP="006D3B7F">
            <w:pPr>
              <w:spacing w:line="360" w:lineRule="auto"/>
              <w:rPr>
                <w:rFonts w:cs="Times New Roman"/>
                <w:b/>
              </w:rPr>
            </w:pPr>
            <w:r w:rsidRPr="003C40D6">
              <w:rPr>
                <w:rFonts w:cs="Times New Roman"/>
                <w:b/>
              </w:rPr>
              <w:t>Category:</w:t>
            </w:r>
          </w:p>
        </w:tc>
        <w:tc>
          <w:tcPr>
            <w:tcW w:w="7274" w:type="dxa"/>
            <w:gridSpan w:val="2"/>
          </w:tcPr>
          <w:p w14:paraId="7F8806F9" w14:textId="77777777" w:rsidR="006D3B7F" w:rsidRDefault="006D3B7F" w:rsidP="006D3B7F">
            <w:pPr>
              <w:spacing w:line="360" w:lineRule="auto"/>
              <w:rPr>
                <w:rFonts w:cs="Times New Roman"/>
              </w:rPr>
            </w:pPr>
            <w:r>
              <w:rPr>
                <w:rFonts w:cs="Times New Roman"/>
              </w:rPr>
              <w:t>Tree Filtering</w:t>
            </w:r>
          </w:p>
        </w:tc>
      </w:tr>
      <w:tr w:rsidR="006D3B7F" w14:paraId="77A9F089" w14:textId="77777777" w:rsidTr="006D3B7F">
        <w:trPr>
          <w:jc w:val="center"/>
        </w:trPr>
        <w:tc>
          <w:tcPr>
            <w:tcW w:w="8703" w:type="dxa"/>
            <w:gridSpan w:val="4"/>
          </w:tcPr>
          <w:p w14:paraId="7BE41296" w14:textId="77777777" w:rsidR="006D3B7F" w:rsidRDefault="006D3B7F" w:rsidP="006D3B7F">
            <w:pPr>
              <w:spacing w:line="360" w:lineRule="auto"/>
              <w:rPr>
                <w:rFonts w:cs="Times New Roman"/>
              </w:rPr>
            </w:pPr>
            <w:r>
              <w:rPr>
                <w:rFonts w:cs="Times New Roman"/>
              </w:rPr>
              <w:t>Questions</w:t>
            </w:r>
          </w:p>
        </w:tc>
      </w:tr>
      <w:tr w:rsidR="006D3B7F" w14:paraId="57227E0E" w14:textId="77777777" w:rsidTr="006D3B7F">
        <w:trPr>
          <w:jc w:val="center"/>
        </w:trPr>
        <w:tc>
          <w:tcPr>
            <w:tcW w:w="675" w:type="dxa"/>
          </w:tcPr>
          <w:p w14:paraId="4D7DB546" w14:textId="77777777" w:rsidR="006D3B7F" w:rsidRPr="003C40D6" w:rsidRDefault="006D3B7F" w:rsidP="006D3B7F">
            <w:pPr>
              <w:spacing w:line="360" w:lineRule="auto"/>
              <w:jc w:val="center"/>
              <w:rPr>
                <w:rFonts w:cs="Times New Roman"/>
                <w:b/>
              </w:rPr>
            </w:pPr>
            <w:r w:rsidRPr="003C40D6">
              <w:rPr>
                <w:rFonts w:cs="Times New Roman"/>
                <w:b/>
              </w:rPr>
              <w:t>No</w:t>
            </w:r>
          </w:p>
        </w:tc>
        <w:tc>
          <w:tcPr>
            <w:tcW w:w="6958" w:type="dxa"/>
            <w:gridSpan w:val="2"/>
          </w:tcPr>
          <w:p w14:paraId="6AA021DB" w14:textId="77777777" w:rsidR="006D3B7F" w:rsidRPr="003C40D6" w:rsidRDefault="006D3B7F" w:rsidP="006D3B7F">
            <w:pPr>
              <w:spacing w:line="360" w:lineRule="auto"/>
              <w:rPr>
                <w:rFonts w:cs="Times New Roman"/>
                <w:b/>
              </w:rPr>
            </w:pPr>
            <w:r w:rsidRPr="003C40D6">
              <w:rPr>
                <w:rFonts w:cs="Times New Roman"/>
                <w:b/>
              </w:rPr>
              <w:t>Question</w:t>
            </w:r>
          </w:p>
        </w:tc>
        <w:tc>
          <w:tcPr>
            <w:tcW w:w="1070" w:type="dxa"/>
          </w:tcPr>
          <w:p w14:paraId="1C3FD030" w14:textId="16AA273E" w:rsidR="006D3B7F" w:rsidRPr="003C40D6" w:rsidRDefault="008B7263" w:rsidP="006D3B7F">
            <w:pPr>
              <w:spacing w:line="360" w:lineRule="auto"/>
              <w:jc w:val="center"/>
              <w:rPr>
                <w:rFonts w:cs="Times New Roman"/>
                <w:b/>
              </w:rPr>
            </w:pPr>
            <w:r>
              <w:rPr>
                <w:rFonts w:cs="Times New Roman"/>
                <w:b/>
              </w:rPr>
              <w:t>Answer</w:t>
            </w:r>
          </w:p>
        </w:tc>
      </w:tr>
      <w:tr w:rsidR="006D3B7F" w14:paraId="4B668AC1" w14:textId="77777777" w:rsidTr="006D3B7F">
        <w:trPr>
          <w:jc w:val="center"/>
        </w:trPr>
        <w:tc>
          <w:tcPr>
            <w:tcW w:w="675" w:type="dxa"/>
          </w:tcPr>
          <w:p w14:paraId="614AB6E6" w14:textId="77777777" w:rsidR="006D3B7F" w:rsidRDefault="006D3B7F" w:rsidP="006D3B7F">
            <w:pPr>
              <w:spacing w:line="360" w:lineRule="auto"/>
              <w:jc w:val="center"/>
              <w:rPr>
                <w:rFonts w:cs="Times New Roman"/>
              </w:rPr>
            </w:pPr>
            <w:r>
              <w:rPr>
                <w:rFonts w:cs="Times New Roman"/>
              </w:rPr>
              <w:t>1</w:t>
            </w:r>
          </w:p>
        </w:tc>
        <w:tc>
          <w:tcPr>
            <w:tcW w:w="6958" w:type="dxa"/>
            <w:gridSpan w:val="2"/>
          </w:tcPr>
          <w:p w14:paraId="0A579144" w14:textId="77777777" w:rsidR="006D3B7F" w:rsidRDefault="006D3B7F" w:rsidP="006D3B7F">
            <w:pPr>
              <w:spacing w:line="360" w:lineRule="auto"/>
              <w:rPr>
                <w:rFonts w:cs="Times New Roman"/>
              </w:rPr>
            </w:pPr>
            <w:r>
              <w:rPr>
                <w:rFonts w:cs="Times New Roman"/>
              </w:rPr>
              <w:t>Filt</w:t>
            </w:r>
            <w:r w:rsidRPr="001F5441">
              <w:rPr>
                <w:rFonts w:cs="Times New Roman"/>
              </w:rPr>
              <w:t xml:space="preserve">ers </w:t>
            </w:r>
            <w:r>
              <w:rPr>
                <w:rFonts w:cs="Times New Roman"/>
              </w:rPr>
              <w:t xml:space="preserve">are </w:t>
            </w:r>
            <w:r w:rsidRPr="001F5441">
              <w:rPr>
                <w:rFonts w:cs="Times New Roman"/>
              </w:rPr>
              <w:t>determined on the ontology file</w:t>
            </w:r>
            <w:r>
              <w:rPr>
                <w:rFonts w:cs="Times New Roman"/>
              </w:rPr>
              <w:t>.</w:t>
            </w:r>
          </w:p>
        </w:tc>
        <w:tc>
          <w:tcPr>
            <w:tcW w:w="1070" w:type="dxa"/>
          </w:tcPr>
          <w:p w14:paraId="5C6C8CE8" w14:textId="77777777" w:rsidR="006D3B7F" w:rsidRDefault="006D3B7F" w:rsidP="006D3B7F">
            <w:pPr>
              <w:spacing w:line="360" w:lineRule="auto"/>
              <w:jc w:val="center"/>
              <w:rPr>
                <w:rFonts w:cs="Times New Roman"/>
              </w:rPr>
            </w:pPr>
            <w:r>
              <w:rPr>
                <w:rFonts w:cs="Times New Roman"/>
              </w:rPr>
              <w:t>Rating</w:t>
            </w:r>
          </w:p>
        </w:tc>
      </w:tr>
      <w:tr w:rsidR="006D3B7F" w14:paraId="64FB3EEC" w14:textId="77777777" w:rsidTr="006D3B7F">
        <w:trPr>
          <w:jc w:val="center"/>
        </w:trPr>
        <w:tc>
          <w:tcPr>
            <w:tcW w:w="675" w:type="dxa"/>
          </w:tcPr>
          <w:p w14:paraId="37E5EC39" w14:textId="77777777" w:rsidR="006D3B7F" w:rsidRDefault="006D3B7F" w:rsidP="006D3B7F">
            <w:pPr>
              <w:spacing w:line="360" w:lineRule="auto"/>
              <w:jc w:val="center"/>
              <w:rPr>
                <w:rFonts w:cs="Times New Roman"/>
              </w:rPr>
            </w:pPr>
            <w:r>
              <w:rPr>
                <w:rFonts w:cs="Times New Roman"/>
              </w:rPr>
              <w:t>2</w:t>
            </w:r>
          </w:p>
        </w:tc>
        <w:tc>
          <w:tcPr>
            <w:tcW w:w="6958" w:type="dxa"/>
            <w:gridSpan w:val="2"/>
          </w:tcPr>
          <w:p w14:paraId="0AA425F2" w14:textId="77777777" w:rsidR="006D3B7F" w:rsidRDefault="006D3B7F" w:rsidP="006D3B7F">
            <w:pPr>
              <w:spacing w:line="360" w:lineRule="auto"/>
              <w:rPr>
                <w:rFonts w:cs="Times New Roman"/>
              </w:rPr>
            </w:pPr>
            <w:r w:rsidRPr="00E163A8">
              <w:rPr>
                <w:rFonts w:cs="Times New Roman"/>
              </w:rPr>
              <w:t xml:space="preserve">If ontology without annotation specifying filters, then no filter will </w:t>
            </w:r>
            <w:r>
              <w:rPr>
                <w:rFonts w:cs="Times New Roman"/>
              </w:rPr>
              <w:t>appear in the application window</w:t>
            </w:r>
            <w:r w:rsidRPr="0054143D">
              <w:rPr>
                <w:rFonts w:cs="Times New Roman"/>
              </w:rPr>
              <w:t>.</w:t>
            </w:r>
          </w:p>
        </w:tc>
        <w:tc>
          <w:tcPr>
            <w:tcW w:w="1070" w:type="dxa"/>
          </w:tcPr>
          <w:p w14:paraId="56506338" w14:textId="77777777" w:rsidR="006D3B7F" w:rsidRDefault="006D3B7F" w:rsidP="006D3B7F">
            <w:pPr>
              <w:spacing w:line="360" w:lineRule="auto"/>
              <w:jc w:val="center"/>
              <w:rPr>
                <w:rFonts w:cs="Times New Roman"/>
              </w:rPr>
            </w:pPr>
            <w:r>
              <w:rPr>
                <w:rFonts w:cs="Times New Roman"/>
              </w:rPr>
              <w:t>Rating</w:t>
            </w:r>
          </w:p>
        </w:tc>
      </w:tr>
      <w:tr w:rsidR="006D3B7F" w14:paraId="26DE010A" w14:textId="77777777" w:rsidTr="006D3B7F">
        <w:trPr>
          <w:jc w:val="center"/>
        </w:trPr>
        <w:tc>
          <w:tcPr>
            <w:tcW w:w="675" w:type="dxa"/>
          </w:tcPr>
          <w:p w14:paraId="15A9CCF0" w14:textId="77777777" w:rsidR="006D3B7F" w:rsidRDefault="006D3B7F" w:rsidP="006D3B7F">
            <w:pPr>
              <w:spacing w:line="360" w:lineRule="auto"/>
              <w:jc w:val="center"/>
              <w:rPr>
                <w:rFonts w:cs="Times New Roman"/>
              </w:rPr>
            </w:pPr>
            <w:r>
              <w:rPr>
                <w:rFonts w:cs="Times New Roman"/>
              </w:rPr>
              <w:t>3</w:t>
            </w:r>
          </w:p>
        </w:tc>
        <w:tc>
          <w:tcPr>
            <w:tcW w:w="6958" w:type="dxa"/>
            <w:gridSpan w:val="2"/>
          </w:tcPr>
          <w:p w14:paraId="2E27C790" w14:textId="77777777" w:rsidR="006D3B7F" w:rsidRDefault="006D3B7F" w:rsidP="006D3B7F">
            <w:pPr>
              <w:spacing w:line="360" w:lineRule="auto"/>
              <w:rPr>
                <w:rFonts w:cs="Times New Roman"/>
              </w:rPr>
            </w:pPr>
            <w:r>
              <w:rPr>
                <w:rFonts w:cs="Times New Roman"/>
              </w:rPr>
              <w:t>I</w:t>
            </w:r>
            <w:r w:rsidRPr="008E25DB">
              <w:rPr>
                <w:rFonts w:cs="Times New Roman"/>
              </w:rPr>
              <w:t>t is easy it add annotation to specify filters</w:t>
            </w:r>
            <w:r>
              <w:rPr>
                <w:rFonts w:cs="Times New Roman"/>
              </w:rPr>
              <w:t>.</w:t>
            </w:r>
          </w:p>
        </w:tc>
        <w:tc>
          <w:tcPr>
            <w:tcW w:w="1070" w:type="dxa"/>
          </w:tcPr>
          <w:p w14:paraId="471FB7E1" w14:textId="77777777" w:rsidR="006D3B7F" w:rsidRDefault="006D3B7F" w:rsidP="006D3B7F">
            <w:pPr>
              <w:spacing w:line="360" w:lineRule="auto"/>
              <w:jc w:val="center"/>
              <w:rPr>
                <w:rFonts w:cs="Times New Roman"/>
              </w:rPr>
            </w:pPr>
            <w:r>
              <w:rPr>
                <w:rFonts w:cs="Times New Roman"/>
              </w:rPr>
              <w:t>Rating</w:t>
            </w:r>
          </w:p>
        </w:tc>
      </w:tr>
      <w:tr w:rsidR="006D3B7F" w14:paraId="726A90B3" w14:textId="77777777" w:rsidTr="006D3B7F">
        <w:trPr>
          <w:jc w:val="center"/>
        </w:trPr>
        <w:tc>
          <w:tcPr>
            <w:tcW w:w="675" w:type="dxa"/>
          </w:tcPr>
          <w:p w14:paraId="2DDAAF5B" w14:textId="77777777" w:rsidR="006D3B7F" w:rsidRDefault="006D3B7F" w:rsidP="006D3B7F">
            <w:pPr>
              <w:spacing w:line="360" w:lineRule="auto"/>
              <w:jc w:val="center"/>
              <w:rPr>
                <w:rFonts w:cs="Times New Roman"/>
              </w:rPr>
            </w:pPr>
            <w:r>
              <w:rPr>
                <w:rFonts w:cs="Times New Roman"/>
              </w:rPr>
              <w:t>4</w:t>
            </w:r>
          </w:p>
        </w:tc>
        <w:tc>
          <w:tcPr>
            <w:tcW w:w="6958" w:type="dxa"/>
            <w:gridSpan w:val="2"/>
          </w:tcPr>
          <w:p w14:paraId="3985FDEA" w14:textId="77777777" w:rsidR="006D3B7F" w:rsidRDefault="006D3B7F" w:rsidP="006D3B7F">
            <w:pPr>
              <w:spacing w:line="360" w:lineRule="auto"/>
              <w:rPr>
                <w:rFonts w:cs="Times New Roman"/>
              </w:rPr>
            </w:pPr>
            <w:r w:rsidRPr="001F4284">
              <w:rPr>
                <w:rFonts w:cs="Times New Roman"/>
              </w:rPr>
              <w:t>Filters narrow the content that query constructed from</w:t>
            </w:r>
            <w:r>
              <w:rPr>
                <w:rFonts w:cs="Times New Roman"/>
              </w:rPr>
              <w:t>.</w:t>
            </w:r>
          </w:p>
        </w:tc>
        <w:tc>
          <w:tcPr>
            <w:tcW w:w="1070" w:type="dxa"/>
          </w:tcPr>
          <w:p w14:paraId="646ADB43" w14:textId="77777777" w:rsidR="006D3B7F" w:rsidRDefault="006D3B7F" w:rsidP="006D3B7F">
            <w:pPr>
              <w:spacing w:line="360" w:lineRule="auto"/>
              <w:jc w:val="center"/>
              <w:rPr>
                <w:rFonts w:cs="Times New Roman"/>
              </w:rPr>
            </w:pPr>
            <w:r>
              <w:rPr>
                <w:rFonts w:cs="Times New Roman"/>
              </w:rPr>
              <w:t>Rating</w:t>
            </w:r>
          </w:p>
        </w:tc>
      </w:tr>
      <w:tr w:rsidR="006D3B7F" w14:paraId="5DE23082" w14:textId="77777777" w:rsidTr="006D3B7F">
        <w:trPr>
          <w:jc w:val="center"/>
        </w:trPr>
        <w:tc>
          <w:tcPr>
            <w:tcW w:w="675" w:type="dxa"/>
          </w:tcPr>
          <w:p w14:paraId="7D3E0A6D" w14:textId="77777777" w:rsidR="006D3B7F" w:rsidRDefault="006D3B7F" w:rsidP="006D3B7F">
            <w:pPr>
              <w:spacing w:line="360" w:lineRule="auto"/>
              <w:jc w:val="center"/>
              <w:rPr>
                <w:rFonts w:cs="Times New Roman"/>
              </w:rPr>
            </w:pPr>
            <w:r>
              <w:rPr>
                <w:rFonts w:cs="Times New Roman"/>
              </w:rPr>
              <w:t>5</w:t>
            </w:r>
          </w:p>
        </w:tc>
        <w:tc>
          <w:tcPr>
            <w:tcW w:w="6958" w:type="dxa"/>
            <w:gridSpan w:val="2"/>
          </w:tcPr>
          <w:p w14:paraId="5022EAE9" w14:textId="77777777" w:rsidR="006D3B7F" w:rsidRDefault="006D3B7F" w:rsidP="006D3B7F">
            <w:pPr>
              <w:spacing w:line="360" w:lineRule="auto"/>
              <w:rPr>
                <w:rFonts w:cs="Times New Roman"/>
              </w:rPr>
            </w:pPr>
            <w:r w:rsidRPr="001F4284">
              <w:rPr>
                <w:rFonts w:cs="Times New Roman"/>
              </w:rPr>
              <w:t>Filters ease the process of constructing a search query</w:t>
            </w:r>
            <w:r>
              <w:rPr>
                <w:rFonts w:cs="Times New Roman"/>
              </w:rPr>
              <w:t>.</w:t>
            </w:r>
          </w:p>
        </w:tc>
        <w:tc>
          <w:tcPr>
            <w:tcW w:w="1070" w:type="dxa"/>
          </w:tcPr>
          <w:p w14:paraId="669ADB76" w14:textId="77777777" w:rsidR="006D3B7F" w:rsidRDefault="006D3B7F" w:rsidP="006D3B7F">
            <w:pPr>
              <w:keepNext/>
              <w:spacing w:line="360" w:lineRule="auto"/>
              <w:jc w:val="center"/>
              <w:rPr>
                <w:rFonts w:cs="Times New Roman"/>
              </w:rPr>
            </w:pPr>
            <w:r>
              <w:rPr>
                <w:rFonts w:cs="Times New Roman"/>
              </w:rPr>
              <w:t>Rating</w:t>
            </w:r>
          </w:p>
        </w:tc>
      </w:tr>
    </w:tbl>
    <w:p w14:paraId="30D430D3" w14:textId="37894B20" w:rsidR="006D3B7F" w:rsidRDefault="006D3B7F" w:rsidP="006D3B7F">
      <w:pPr>
        <w:pStyle w:val="Caption"/>
        <w:spacing w:line="360" w:lineRule="auto"/>
      </w:pPr>
      <w:bookmarkStart w:id="200" w:name="_Toc269312576"/>
      <w:r>
        <w:t xml:space="preserve">Table </w:t>
      </w:r>
      <w:fldSimple w:instr=" SEQ Table \* ARABIC ">
        <w:r w:rsidR="00F06A24">
          <w:rPr>
            <w:noProof/>
          </w:rPr>
          <w:t>12</w:t>
        </w:r>
      </w:fldSimple>
      <w:r>
        <w:t>: Tree filtering questions</w:t>
      </w:r>
      <w:bookmarkEnd w:id="200"/>
    </w:p>
    <w:tbl>
      <w:tblPr>
        <w:tblStyle w:val="TableGrid"/>
        <w:tblW w:w="8703" w:type="dxa"/>
        <w:jc w:val="center"/>
        <w:tblLook w:val="04A0" w:firstRow="1" w:lastRow="0" w:firstColumn="1" w:lastColumn="0" w:noHBand="0" w:noVBand="1"/>
      </w:tblPr>
      <w:tblGrid>
        <w:gridCol w:w="675"/>
        <w:gridCol w:w="754"/>
        <w:gridCol w:w="6204"/>
        <w:gridCol w:w="1070"/>
      </w:tblGrid>
      <w:tr w:rsidR="006D3B7F" w14:paraId="6DBCCC79" w14:textId="77777777" w:rsidTr="006D3B7F">
        <w:trPr>
          <w:jc w:val="center"/>
        </w:trPr>
        <w:tc>
          <w:tcPr>
            <w:tcW w:w="1429" w:type="dxa"/>
            <w:gridSpan w:val="2"/>
            <w:tcBorders>
              <w:right w:val="nil"/>
            </w:tcBorders>
          </w:tcPr>
          <w:p w14:paraId="0AF4EE1B" w14:textId="77777777" w:rsidR="006D3B7F" w:rsidRPr="003C40D6" w:rsidRDefault="006D3B7F" w:rsidP="006D3B7F">
            <w:pPr>
              <w:spacing w:line="360" w:lineRule="auto"/>
              <w:rPr>
                <w:rFonts w:cs="Times New Roman"/>
                <w:b/>
              </w:rPr>
            </w:pPr>
            <w:r w:rsidRPr="003C40D6">
              <w:rPr>
                <w:rFonts w:cs="Times New Roman"/>
                <w:b/>
              </w:rPr>
              <w:t>Category:</w:t>
            </w:r>
          </w:p>
        </w:tc>
        <w:tc>
          <w:tcPr>
            <w:tcW w:w="7274" w:type="dxa"/>
            <w:gridSpan w:val="2"/>
            <w:tcBorders>
              <w:left w:val="nil"/>
            </w:tcBorders>
          </w:tcPr>
          <w:p w14:paraId="715F3D3A" w14:textId="77777777" w:rsidR="006D3B7F" w:rsidRDefault="006D3B7F" w:rsidP="006D3B7F">
            <w:pPr>
              <w:spacing w:line="360" w:lineRule="auto"/>
              <w:rPr>
                <w:rFonts w:cs="Times New Roman"/>
              </w:rPr>
            </w:pPr>
            <w:r>
              <w:rPr>
                <w:rFonts w:cs="Times New Roman"/>
              </w:rPr>
              <w:t>List Filtering</w:t>
            </w:r>
          </w:p>
        </w:tc>
      </w:tr>
      <w:tr w:rsidR="006D3B7F" w14:paraId="54187EB6" w14:textId="77777777" w:rsidTr="006D3B7F">
        <w:trPr>
          <w:jc w:val="center"/>
        </w:trPr>
        <w:tc>
          <w:tcPr>
            <w:tcW w:w="8703" w:type="dxa"/>
            <w:gridSpan w:val="4"/>
          </w:tcPr>
          <w:p w14:paraId="7EFD3CF5" w14:textId="77777777" w:rsidR="006D3B7F" w:rsidRDefault="006D3B7F" w:rsidP="006D3B7F">
            <w:pPr>
              <w:spacing w:line="360" w:lineRule="auto"/>
              <w:rPr>
                <w:rFonts w:cs="Times New Roman"/>
              </w:rPr>
            </w:pPr>
            <w:r>
              <w:rPr>
                <w:rFonts w:cs="Times New Roman"/>
              </w:rPr>
              <w:t>Questions</w:t>
            </w:r>
          </w:p>
        </w:tc>
      </w:tr>
      <w:tr w:rsidR="006D3B7F" w14:paraId="13DB9609" w14:textId="77777777" w:rsidTr="006D3B7F">
        <w:trPr>
          <w:jc w:val="center"/>
        </w:trPr>
        <w:tc>
          <w:tcPr>
            <w:tcW w:w="675" w:type="dxa"/>
          </w:tcPr>
          <w:p w14:paraId="4AC1E1C3" w14:textId="77777777" w:rsidR="006D3B7F" w:rsidRPr="003C40D6" w:rsidRDefault="006D3B7F" w:rsidP="006D3B7F">
            <w:pPr>
              <w:spacing w:line="360" w:lineRule="auto"/>
              <w:jc w:val="center"/>
              <w:rPr>
                <w:rFonts w:cs="Times New Roman"/>
                <w:b/>
              </w:rPr>
            </w:pPr>
            <w:r w:rsidRPr="003C40D6">
              <w:rPr>
                <w:rFonts w:cs="Times New Roman"/>
                <w:b/>
              </w:rPr>
              <w:t>No</w:t>
            </w:r>
          </w:p>
        </w:tc>
        <w:tc>
          <w:tcPr>
            <w:tcW w:w="6958" w:type="dxa"/>
            <w:gridSpan w:val="2"/>
          </w:tcPr>
          <w:p w14:paraId="0AFEC0EC" w14:textId="77777777" w:rsidR="006D3B7F" w:rsidRPr="003C40D6" w:rsidRDefault="006D3B7F" w:rsidP="006D3B7F">
            <w:pPr>
              <w:spacing w:line="360" w:lineRule="auto"/>
              <w:rPr>
                <w:rFonts w:cs="Times New Roman"/>
                <w:b/>
              </w:rPr>
            </w:pPr>
            <w:r w:rsidRPr="003C40D6">
              <w:rPr>
                <w:rFonts w:cs="Times New Roman"/>
                <w:b/>
              </w:rPr>
              <w:t>Question</w:t>
            </w:r>
          </w:p>
        </w:tc>
        <w:tc>
          <w:tcPr>
            <w:tcW w:w="1070" w:type="dxa"/>
          </w:tcPr>
          <w:p w14:paraId="6A3BD15C" w14:textId="0F18C43E" w:rsidR="006D3B7F" w:rsidRPr="003C40D6" w:rsidRDefault="008B7263" w:rsidP="006D3B7F">
            <w:pPr>
              <w:spacing w:line="360" w:lineRule="auto"/>
              <w:jc w:val="center"/>
              <w:rPr>
                <w:rFonts w:cs="Times New Roman"/>
                <w:b/>
              </w:rPr>
            </w:pPr>
            <w:r>
              <w:rPr>
                <w:rFonts w:cs="Times New Roman"/>
                <w:b/>
              </w:rPr>
              <w:t>Answer</w:t>
            </w:r>
          </w:p>
        </w:tc>
      </w:tr>
      <w:tr w:rsidR="006D3B7F" w14:paraId="1DE0D1D0" w14:textId="77777777" w:rsidTr="006D3B7F">
        <w:trPr>
          <w:jc w:val="center"/>
        </w:trPr>
        <w:tc>
          <w:tcPr>
            <w:tcW w:w="675" w:type="dxa"/>
          </w:tcPr>
          <w:p w14:paraId="6A17820D" w14:textId="77777777" w:rsidR="006D3B7F" w:rsidRDefault="006D3B7F" w:rsidP="006D3B7F">
            <w:pPr>
              <w:spacing w:line="360" w:lineRule="auto"/>
              <w:jc w:val="center"/>
              <w:rPr>
                <w:rFonts w:cs="Times New Roman"/>
              </w:rPr>
            </w:pPr>
            <w:r>
              <w:rPr>
                <w:rFonts w:cs="Times New Roman"/>
              </w:rPr>
              <w:t>1</w:t>
            </w:r>
          </w:p>
        </w:tc>
        <w:tc>
          <w:tcPr>
            <w:tcW w:w="6958" w:type="dxa"/>
            <w:gridSpan w:val="2"/>
          </w:tcPr>
          <w:p w14:paraId="22E52210" w14:textId="77777777" w:rsidR="006D3B7F" w:rsidRDefault="006D3B7F" w:rsidP="006D3B7F">
            <w:pPr>
              <w:spacing w:line="360" w:lineRule="auto"/>
              <w:rPr>
                <w:rFonts w:cs="Times New Roman"/>
              </w:rPr>
            </w:pPr>
            <w:r>
              <w:rPr>
                <w:rFonts w:cs="Times New Roman"/>
              </w:rPr>
              <w:t>Filter</w:t>
            </w:r>
            <w:r w:rsidRPr="00CD41EC">
              <w:rPr>
                <w:rFonts w:cs="Times New Roman"/>
              </w:rPr>
              <w:t>ing is not specified in the ontology file.</w:t>
            </w:r>
          </w:p>
        </w:tc>
        <w:tc>
          <w:tcPr>
            <w:tcW w:w="1070" w:type="dxa"/>
          </w:tcPr>
          <w:p w14:paraId="4B588485" w14:textId="77777777" w:rsidR="006D3B7F" w:rsidRDefault="006D3B7F" w:rsidP="006D3B7F">
            <w:pPr>
              <w:spacing w:line="360" w:lineRule="auto"/>
              <w:jc w:val="center"/>
              <w:rPr>
                <w:rFonts w:cs="Times New Roman"/>
              </w:rPr>
            </w:pPr>
            <w:r>
              <w:rPr>
                <w:rFonts w:cs="Times New Roman"/>
              </w:rPr>
              <w:t>Rating</w:t>
            </w:r>
          </w:p>
        </w:tc>
      </w:tr>
      <w:tr w:rsidR="006D3B7F" w14:paraId="451524FE" w14:textId="77777777" w:rsidTr="006D3B7F">
        <w:trPr>
          <w:jc w:val="center"/>
        </w:trPr>
        <w:tc>
          <w:tcPr>
            <w:tcW w:w="675" w:type="dxa"/>
          </w:tcPr>
          <w:p w14:paraId="54DDD6D4" w14:textId="77777777" w:rsidR="006D3B7F" w:rsidRDefault="006D3B7F" w:rsidP="006D3B7F">
            <w:pPr>
              <w:spacing w:line="360" w:lineRule="auto"/>
              <w:jc w:val="center"/>
              <w:rPr>
                <w:rFonts w:cs="Times New Roman"/>
              </w:rPr>
            </w:pPr>
            <w:r>
              <w:rPr>
                <w:rFonts w:cs="Times New Roman"/>
              </w:rPr>
              <w:t>2</w:t>
            </w:r>
          </w:p>
        </w:tc>
        <w:tc>
          <w:tcPr>
            <w:tcW w:w="6958" w:type="dxa"/>
            <w:gridSpan w:val="2"/>
          </w:tcPr>
          <w:p w14:paraId="5D875AAE" w14:textId="77777777" w:rsidR="006D3B7F" w:rsidRDefault="006D3B7F" w:rsidP="006D3B7F">
            <w:pPr>
              <w:spacing w:line="360" w:lineRule="auto"/>
              <w:rPr>
                <w:rFonts w:cs="Times New Roman"/>
              </w:rPr>
            </w:pPr>
            <w:r w:rsidRPr="00CD41EC">
              <w:rPr>
                <w:rFonts w:cs="Times New Roman"/>
              </w:rPr>
              <w:t>Filtering work with any ontology without any configuration</w:t>
            </w:r>
            <w:r>
              <w:rPr>
                <w:rFonts w:cs="Times New Roman"/>
              </w:rPr>
              <w:t>.</w:t>
            </w:r>
          </w:p>
        </w:tc>
        <w:tc>
          <w:tcPr>
            <w:tcW w:w="1070" w:type="dxa"/>
          </w:tcPr>
          <w:p w14:paraId="2CAEB2FB" w14:textId="77777777" w:rsidR="006D3B7F" w:rsidRDefault="006D3B7F" w:rsidP="006D3B7F">
            <w:pPr>
              <w:spacing w:line="360" w:lineRule="auto"/>
              <w:jc w:val="center"/>
              <w:rPr>
                <w:rFonts w:cs="Times New Roman"/>
              </w:rPr>
            </w:pPr>
            <w:r>
              <w:rPr>
                <w:rFonts w:cs="Times New Roman"/>
              </w:rPr>
              <w:t>Rating</w:t>
            </w:r>
          </w:p>
        </w:tc>
      </w:tr>
      <w:tr w:rsidR="006D3B7F" w14:paraId="19EA4528" w14:textId="77777777" w:rsidTr="006D3B7F">
        <w:trPr>
          <w:jc w:val="center"/>
        </w:trPr>
        <w:tc>
          <w:tcPr>
            <w:tcW w:w="675" w:type="dxa"/>
          </w:tcPr>
          <w:p w14:paraId="57390DFF" w14:textId="77777777" w:rsidR="006D3B7F" w:rsidRDefault="006D3B7F" w:rsidP="006D3B7F">
            <w:pPr>
              <w:spacing w:line="360" w:lineRule="auto"/>
              <w:jc w:val="center"/>
              <w:rPr>
                <w:rFonts w:cs="Times New Roman"/>
              </w:rPr>
            </w:pPr>
            <w:r>
              <w:rPr>
                <w:rFonts w:cs="Times New Roman"/>
              </w:rPr>
              <w:t>3</w:t>
            </w:r>
          </w:p>
        </w:tc>
        <w:tc>
          <w:tcPr>
            <w:tcW w:w="6958" w:type="dxa"/>
            <w:gridSpan w:val="2"/>
          </w:tcPr>
          <w:p w14:paraId="42DAD4CA" w14:textId="77777777" w:rsidR="006D3B7F" w:rsidRDefault="006D3B7F" w:rsidP="006D3B7F">
            <w:pPr>
              <w:spacing w:line="360" w:lineRule="auto"/>
              <w:rPr>
                <w:rFonts w:cs="Times New Roman"/>
              </w:rPr>
            </w:pPr>
            <w:r w:rsidRPr="00CD41EC">
              <w:rPr>
                <w:rFonts w:cs="Times New Roman"/>
              </w:rPr>
              <w:t>Filtering ease the process of finding specific ingredient</w:t>
            </w:r>
            <w:r>
              <w:rPr>
                <w:rFonts w:cs="Times New Roman"/>
              </w:rPr>
              <w:t>.</w:t>
            </w:r>
          </w:p>
        </w:tc>
        <w:tc>
          <w:tcPr>
            <w:tcW w:w="1070" w:type="dxa"/>
          </w:tcPr>
          <w:p w14:paraId="60222B76" w14:textId="77777777" w:rsidR="006D3B7F" w:rsidRDefault="006D3B7F" w:rsidP="006D3B7F">
            <w:pPr>
              <w:spacing w:line="360" w:lineRule="auto"/>
              <w:jc w:val="center"/>
              <w:rPr>
                <w:rFonts w:cs="Times New Roman"/>
              </w:rPr>
            </w:pPr>
            <w:r>
              <w:rPr>
                <w:rFonts w:cs="Times New Roman"/>
              </w:rPr>
              <w:t>Rating</w:t>
            </w:r>
          </w:p>
        </w:tc>
      </w:tr>
      <w:tr w:rsidR="006D3B7F" w14:paraId="74832C7B" w14:textId="77777777" w:rsidTr="006D3B7F">
        <w:trPr>
          <w:jc w:val="center"/>
        </w:trPr>
        <w:tc>
          <w:tcPr>
            <w:tcW w:w="675" w:type="dxa"/>
          </w:tcPr>
          <w:p w14:paraId="4B6BC99A" w14:textId="77777777" w:rsidR="006D3B7F" w:rsidRDefault="006D3B7F" w:rsidP="006D3B7F">
            <w:pPr>
              <w:spacing w:line="360" w:lineRule="auto"/>
              <w:jc w:val="center"/>
              <w:rPr>
                <w:rFonts w:cs="Times New Roman"/>
              </w:rPr>
            </w:pPr>
            <w:r>
              <w:rPr>
                <w:rFonts w:cs="Times New Roman"/>
              </w:rPr>
              <w:t>4</w:t>
            </w:r>
          </w:p>
        </w:tc>
        <w:tc>
          <w:tcPr>
            <w:tcW w:w="6958" w:type="dxa"/>
            <w:gridSpan w:val="2"/>
          </w:tcPr>
          <w:p w14:paraId="0121EA06" w14:textId="77777777" w:rsidR="006D3B7F" w:rsidRDefault="006D3B7F" w:rsidP="006D3B7F">
            <w:pPr>
              <w:spacing w:line="360" w:lineRule="auto"/>
              <w:rPr>
                <w:rFonts w:cs="Times New Roman"/>
              </w:rPr>
            </w:pPr>
            <w:r w:rsidRPr="00CD41EC">
              <w:rPr>
                <w:rFonts w:cs="Times New Roman"/>
              </w:rPr>
              <w:t>Filtering narrows the content that query constructed from</w:t>
            </w:r>
            <w:r>
              <w:rPr>
                <w:rFonts w:cs="Times New Roman"/>
              </w:rPr>
              <w:t>.</w:t>
            </w:r>
          </w:p>
        </w:tc>
        <w:tc>
          <w:tcPr>
            <w:tcW w:w="1070" w:type="dxa"/>
          </w:tcPr>
          <w:p w14:paraId="0D1B89D3" w14:textId="77777777" w:rsidR="006D3B7F" w:rsidRDefault="006D3B7F" w:rsidP="006D3B7F">
            <w:pPr>
              <w:keepNext/>
              <w:spacing w:line="360" w:lineRule="auto"/>
              <w:jc w:val="center"/>
              <w:rPr>
                <w:rFonts w:cs="Times New Roman"/>
              </w:rPr>
            </w:pPr>
            <w:r>
              <w:rPr>
                <w:rFonts w:cs="Times New Roman"/>
              </w:rPr>
              <w:t>Rating</w:t>
            </w:r>
          </w:p>
        </w:tc>
      </w:tr>
    </w:tbl>
    <w:p w14:paraId="2913E4D7" w14:textId="56A60026" w:rsidR="006D3B7F" w:rsidRDefault="006D3B7F" w:rsidP="00AC2661">
      <w:pPr>
        <w:pStyle w:val="Caption"/>
        <w:spacing w:line="360" w:lineRule="auto"/>
      </w:pPr>
      <w:bookmarkStart w:id="201" w:name="_Toc269312577"/>
      <w:r>
        <w:t xml:space="preserve">Table </w:t>
      </w:r>
      <w:fldSimple w:instr=" SEQ Table \* ARABIC ">
        <w:r w:rsidR="00F06A24">
          <w:rPr>
            <w:noProof/>
          </w:rPr>
          <w:t>13</w:t>
        </w:r>
      </w:fldSimple>
      <w:r>
        <w:t>: List filtering questions</w:t>
      </w:r>
      <w:bookmarkEnd w:id="201"/>
    </w:p>
    <w:tbl>
      <w:tblPr>
        <w:tblStyle w:val="TableGrid"/>
        <w:tblW w:w="8703" w:type="dxa"/>
        <w:jc w:val="center"/>
        <w:tblLook w:val="04A0" w:firstRow="1" w:lastRow="0" w:firstColumn="1" w:lastColumn="0" w:noHBand="0" w:noVBand="1"/>
      </w:tblPr>
      <w:tblGrid>
        <w:gridCol w:w="675"/>
        <w:gridCol w:w="754"/>
        <w:gridCol w:w="6204"/>
        <w:gridCol w:w="1070"/>
      </w:tblGrid>
      <w:tr w:rsidR="00AC2661" w14:paraId="206D2F05" w14:textId="77777777" w:rsidTr="00F036AF">
        <w:trPr>
          <w:jc w:val="center"/>
        </w:trPr>
        <w:tc>
          <w:tcPr>
            <w:tcW w:w="1429" w:type="dxa"/>
            <w:gridSpan w:val="2"/>
            <w:tcBorders>
              <w:right w:val="nil"/>
            </w:tcBorders>
          </w:tcPr>
          <w:p w14:paraId="2644461C" w14:textId="77777777" w:rsidR="00AC2661" w:rsidRPr="003C40D6" w:rsidRDefault="00AC2661" w:rsidP="00A00457">
            <w:pPr>
              <w:spacing w:line="360" w:lineRule="auto"/>
              <w:rPr>
                <w:rFonts w:cs="Times New Roman"/>
                <w:b/>
              </w:rPr>
            </w:pPr>
            <w:r w:rsidRPr="003C40D6">
              <w:rPr>
                <w:rFonts w:cs="Times New Roman"/>
                <w:b/>
              </w:rPr>
              <w:t>Category:</w:t>
            </w:r>
          </w:p>
        </w:tc>
        <w:tc>
          <w:tcPr>
            <w:tcW w:w="7274" w:type="dxa"/>
            <w:gridSpan w:val="2"/>
            <w:tcBorders>
              <w:left w:val="nil"/>
            </w:tcBorders>
          </w:tcPr>
          <w:p w14:paraId="2442596B" w14:textId="77777777" w:rsidR="00AC2661" w:rsidRPr="000F5A0E" w:rsidRDefault="00AC2661" w:rsidP="00A00457">
            <w:pPr>
              <w:spacing w:line="360" w:lineRule="auto"/>
              <w:rPr>
                <w:rFonts w:cs="Times New Roman"/>
              </w:rPr>
            </w:pPr>
            <w:r w:rsidRPr="000F5A0E">
              <w:rPr>
                <w:rFonts w:cs="Times New Roman"/>
                <w:bCs/>
              </w:rPr>
              <w:t>Used Language in the ontology</w:t>
            </w:r>
          </w:p>
        </w:tc>
      </w:tr>
      <w:tr w:rsidR="00AC2661" w14:paraId="1498AD75" w14:textId="77777777" w:rsidTr="00AC2661">
        <w:trPr>
          <w:jc w:val="center"/>
        </w:trPr>
        <w:tc>
          <w:tcPr>
            <w:tcW w:w="8703" w:type="dxa"/>
            <w:gridSpan w:val="4"/>
          </w:tcPr>
          <w:p w14:paraId="17B1A1CB" w14:textId="77777777" w:rsidR="00AC2661" w:rsidRDefault="00AC2661" w:rsidP="00A00457">
            <w:pPr>
              <w:spacing w:line="360" w:lineRule="auto"/>
              <w:rPr>
                <w:rFonts w:cs="Times New Roman"/>
              </w:rPr>
            </w:pPr>
            <w:r>
              <w:rPr>
                <w:rFonts w:cs="Times New Roman"/>
              </w:rPr>
              <w:t>Questions</w:t>
            </w:r>
          </w:p>
        </w:tc>
      </w:tr>
      <w:tr w:rsidR="00AC2661" w14:paraId="47E84740" w14:textId="77777777" w:rsidTr="00AC2661">
        <w:trPr>
          <w:jc w:val="center"/>
        </w:trPr>
        <w:tc>
          <w:tcPr>
            <w:tcW w:w="675" w:type="dxa"/>
          </w:tcPr>
          <w:p w14:paraId="40432AA2" w14:textId="77777777" w:rsidR="00AC2661" w:rsidRPr="003C40D6" w:rsidRDefault="00AC2661" w:rsidP="00A00457">
            <w:pPr>
              <w:spacing w:line="360" w:lineRule="auto"/>
              <w:jc w:val="center"/>
              <w:rPr>
                <w:rFonts w:cs="Times New Roman"/>
                <w:b/>
              </w:rPr>
            </w:pPr>
            <w:r w:rsidRPr="003C40D6">
              <w:rPr>
                <w:rFonts w:cs="Times New Roman"/>
                <w:b/>
              </w:rPr>
              <w:t>No</w:t>
            </w:r>
          </w:p>
        </w:tc>
        <w:tc>
          <w:tcPr>
            <w:tcW w:w="6958" w:type="dxa"/>
            <w:gridSpan w:val="2"/>
          </w:tcPr>
          <w:p w14:paraId="6BC76D7A" w14:textId="77777777" w:rsidR="00AC2661" w:rsidRPr="003C40D6" w:rsidRDefault="00AC2661" w:rsidP="00A00457">
            <w:pPr>
              <w:spacing w:line="360" w:lineRule="auto"/>
              <w:rPr>
                <w:rFonts w:cs="Times New Roman"/>
                <w:b/>
              </w:rPr>
            </w:pPr>
            <w:r w:rsidRPr="003C40D6">
              <w:rPr>
                <w:rFonts w:cs="Times New Roman"/>
                <w:b/>
              </w:rPr>
              <w:t>Question</w:t>
            </w:r>
          </w:p>
        </w:tc>
        <w:tc>
          <w:tcPr>
            <w:tcW w:w="1070" w:type="dxa"/>
          </w:tcPr>
          <w:p w14:paraId="5CBFDF59" w14:textId="3071DC85" w:rsidR="00AC2661" w:rsidRPr="003C40D6" w:rsidRDefault="008B7263" w:rsidP="00A00457">
            <w:pPr>
              <w:spacing w:line="360" w:lineRule="auto"/>
              <w:jc w:val="center"/>
              <w:rPr>
                <w:rFonts w:cs="Times New Roman"/>
                <w:b/>
              </w:rPr>
            </w:pPr>
            <w:r>
              <w:rPr>
                <w:rFonts w:cs="Times New Roman"/>
                <w:b/>
              </w:rPr>
              <w:t>Answer</w:t>
            </w:r>
          </w:p>
        </w:tc>
      </w:tr>
      <w:tr w:rsidR="00AC2661" w14:paraId="4D5E4083" w14:textId="77777777" w:rsidTr="00AC2661">
        <w:trPr>
          <w:jc w:val="center"/>
        </w:trPr>
        <w:tc>
          <w:tcPr>
            <w:tcW w:w="675" w:type="dxa"/>
          </w:tcPr>
          <w:p w14:paraId="35024DFF" w14:textId="77777777" w:rsidR="00AC2661" w:rsidRDefault="00AC2661" w:rsidP="00A00457">
            <w:pPr>
              <w:spacing w:line="360" w:lineRule="auto"/>
              <w:jc w:val="center"/>
              <w:rPr>
                <w:rFonts w:cs="Times New Roman"/>
              </w:rPr>
            </w:pPr>
            <w:r>
              <w:rPr>
                <w:rFonts w:cs="Times New Roman"/>
              </w:rPr>
              <w:t>1</w:t>
            </w:r>
          </w:p>
        </w:tc>
        <w:tc>
          <w:tcPr>
            <w:tcW w:w="6958" w:type="dxa"/>
            <w:gridSpan w:val="2"/>
          </w:tcPr>
          <w:p w14:paraId="3477111F" w14:textId="77777777" w:rsidR="00AC2661" w:rsidRDefault="00AC2661" w:rsidP="00A00457">
            <w:pPr>
              <w:tabs>
                <w:tab w:val="left" w:pos="4744"/>
              </w:tabs>
              <w:spacing w:line="360" w:lineRule="auto"/>
              <w:rPr>
                <w:rFonts w:cs="Times New Roman"/>
              </w:rPr>
            </w:pPr>
            <w:r w:rsidRPr="000F5A0E">
              <w:rPr>
                <w:rFonts w:cs="Times New Roman"/>
              </w:rPr>
              <w:t xml:space="preserve">Application shows the available languages used to </w:t>
            </w:r>
            <w:r>
              <w:rPr>
                <w:rFonts w:cs="Times New Roman"/>
              </w:rPr>
              <w:t xml:space="preserve">be </w:t>
            </w:r>
            <w:r w:rsidRPr="000F5A0E">
              <w:rPr>
                <w:rFonts w:cs="Times New Roman"/>
              </w:rPr>
              <w:t>labeled within the ontology</w:t>
            </w:r>
            <w:r>
              <w:rPr>
                <w:rFonts w:cs="Times New Roman"/>
              </w:rPr>
              <w:t>.</w:t>
            </w:r>
          </w:p>
        </w:tc>
        <w:tc>
          <w:tcPr>
            <w:tcW w:w="1070" w:type="dxa"/>
          </w:tcPr>
          <w:p w14:paraId="56D891CD" w14:textId="77777777" w:rsidR="00AC2661" w:rsidRDefault="00AC2661" w:rsidP="00A00457">
            <w:pPr>
              <w:spacing w:line="360" w:lineRule="auto"/>
              <w:jc w:val="center"/>
              <w:rPr>
                <w:rFonts w:cs="Times New Roman"/>
              </w:rPr>
            </w:pPr>
            <w:r>
              <w:rPr>
                <w:rFonts w:cs="Times New Roman"/>
              </w:rPr>
              <w:t>Rating</w:t>
            </w:r>
          </w:p>
        </w:tc>
      </w:tr>
      <w:tr w:rsidR="00AC2661" w14:paraId="31CCA4EA" w14:textId="77777777" w:rsidTr="00AC2661">
        <w:trPr>
          <w:jc w:val="center"/>
        </w:trPr>
        <w:tc>
          <w:tcPr>
            <w:tcW w:w="675" w:type="dxa"/>
          </w:tcPr>
          <w:p w14:paraId="33DDAFAB" w14:textId="77777777" w:rsidR="00AC2661" w:rsidRDefault="00AC2661" w:rsidP="00A00457">
            <w:pPr>
              <w:spacing w:line="360" w:lineRule="auto"/>
              <w:jc w:val="center"/>
              <w:rPr>
                <w:rFonts w:cs="Times New Roman"/>
              </w:rPr>
            </w:pPr>
            <w:r>
              <w:rPr>
                <w:rFonts w:cs="Times New Roman"/>
              </w:rPr>
              <w:t>2</w:t>
            </w:r>
          </w:p>
        </w:tc>
        <w:tc>
          <w:tcPr>
            <w:tcW w:w="6958" w:type="dxa"/>
            <w:gridSpan w:val="2"/>
          </w:tcPr>
          <w:p w14:paraId="5AA8F0F0" w14:textId="77777777" w:rsidR="00AC2661" w:rsidRDefault="00AC2661" w:rsidP="00A00457">
            <w:pPr>
              <w:spacing w:line="360" w:lineRule="auto"/>
              <w:rPr>
                <w:rFonts w:cs="Times New Roman"/>
              </w:rPr>
            </w:pPr>
            <w:r w:rsidRPr="000F5A0E">
              <w:rPr>
                <w:rFonts w:cs="Times New Roman"/>
              </w:rPr>
              <w:t>Application shows the percentage of language represented in the ontology</w:t>
            </w:r>
            <w:r>
              <w:rPr>
                <w:rFonts w:cs="Times New Roman"/>
              </w:rPr>
              <w:t>.</w:t>
            </w:r>
          </w:p>
        </w:tc>
        <w:tc>
          <w:tcPr>
            <w:tcW w:w="1070" w:type="dxa"/>
          </w:tcPr>
          <w:p w14:paraId="1E2FFB69" w14:textId="77777777" w:rsidR="00AC2661" w:rsidRDefault="00AC2661" w:rsidP="00A00457">
            <w:pPr>
              <w:spacing w:line="360" w:lineRule="auto"/>
              <w:jc w:val="center"/>
              <w:rPr>
                <w:rFonts w:cs="Times New Roman"/>
              </w:rPr>
            </w:pPr>
            <w:r>
              <w:rPr>
                <w:rFonts w:cs="Times New Roman"/>
              </w:rPr>
              <w:t>Rating</w:t>
            </w:r>
          </w:p>
        </w:tc>
      </w:tr>
      <w:tr w:rsidR="00AC2661" w14:paraId="545A7280" w14:textId="77777777" w:rsidTr="00AC2661">
        <w:trPr>
          <w:jc w:val="center"/>
        </w:trPr>
        <w:tc>
          <w:tcPr>
            <w:tcW w:w="675" w:type="dxa"/>
          </w:tcPr>
          <w:p w14:paraId="12DF8093" w14:textId="77777777" w:rsidR="00AC2661" w:rsidRDefault="00AC2661" w:rsidP="00A00457">
            <w:pPr>
              <w:spacing w:line="360" w:lineRule="auto"/>
              <w:jc w:val="center"/>
              <w:rPr>
                <w:rFonts w:cs="Times New Roman"/>
              </w:rPr>
            </w:pPr>
            <w:r>
              <w:rPr>
                <w:rFonts w:cs="Times New Roman"/>
              </w:rPr>
              <w:t>3</w:t>
            </w:r>
          </w:p>
        </w:tc>
        <w:tc>
          <w:tcPr>
            <w:tcW w:w="6958" w:type="dxa"/>
            <w:gridSpan w:val="2"/>
          </w:tcPr>
          <w:p w14:paraId="23543988" w14:textId="77777777" w:rsidR="00AC2661" w:rsidRDefault="00AC2661" w:rsidP="00A00457">
            <w:pPr>
              <w:spacing w:line="360" w:lineRule="auto"/>
              <w:rPr>
                <w:rFonts w:cs="Times New Roman"/>
              </w:rPr>
            </w:pPr>
            <w:r>
              <w:rPr>
                <w:rFonts w:cs="Times New Roman"/>
              </w:rPr>
              <w:t xml:space="preserve">It </w:t>
            </w:r>
            <w:r w:rsidRPr="000F5A0E">
              <w:rPr>
                <w:rFonts w:cs="Times New Roman"/>
              </w:rPr>
              <w:t>is easy to display different languages</w:t>
            </w:r>
            <w:r>
              <w:rPr>
                <w:rFonts w:cs="Times New Roman"/>
              </w:rPr>
              <w:t>.</w:t>
            </w:r>
          </w:p>
        </w:tc>
        <w:tc>
          <w:tcPr>
            <w:tcW w:w="1070" w:type="dxa"/>
          </w:tcPr>
          <w:p w14:paraId="712FDDBC" w14:textId="77777777" w:rsidR="00AC2661" w:rsidRDefault="00AC2661" w:rsidP="00A00457">
            <w:pPr>
              <w:spacing w:line="360" w:lineRule="auto"/>
              <w:jc w:val="center"/>
              <w:rPr>
                <w:rFonts w:cs="Times New Roman"/>
              </w:rPr>
            </w:pPr>
            <w:r>
              <w:rPr>
                <w:rFonts w:cs="Times New Roman"/>
              </w:rPr>
              <w:t>Rating</w:t>
            </w:r>
          </w:p>
        </w:tc>
      </w:tr>
      <w:tr w:rsidR="00AC2661" w14:paraId="4D9F65A4" w14:textId="77777777" w:rsidTr="00AC2661">
        <w:trPr>
          <w:jc w:val="center"/>
        </w:trPr>
        <w:tc>
          <w:tcPr>
            <w:tcW w:w="675" w:type="dxa"/>
          </w:tcPr>
          <w:p w14:paraId="2CE7866C" w14:textId="77777777" w:rsidR="00AC2661" w:rsidRDefault="00AC2661" w:rsidP="00A00457">
            <w:pPr>
              <w:spacing w:line="360" w:lineRule="auto"/>
              <w:jc w:val="center"/>
              <w:rPr>
                <w:rFonts w:cs="Times New Roman"/>
              </w:rPr>
            </w:pPr>
            <w:r>
              <w:rPr>
                <w:rFonts w:cs="Times New Roman"/>
              </w:rPr>
              <w:t>4</w:t>
            </w:r>
          </w:p>
        </w:tc>
        <w:tc>
          <w:tcPr>
            <w:tcW w:w="6958" w:type="dxa"/>
            <w:gridSpan w:val="2"/>
          </w:tcPr>
          <w:p w14:paraId="491CA29E" w14:textId="77777777" w:rsidR="00AC2661" w:rsidRDefault="00AC2661" w:rsidP="00A00457">
            <w:pPr>
              <w:spacing w:line="360" w:lineRule="auto"/>
              <w:rPr>
                <w:rFonts w:cs="Times New Roman"/>
              </w:rPr>
            </w:pPr>
            <w:r>
              <w:rPr>
                <w:rFonts w:cs="Times New Roman"/>
              </w:rPr>
              <w:t>The default language is English.</w:t>
            </w:r>
          </w:p>
        </w:tc>
        <w:tc>
          <w:tcPr>
            <w:tcW w:w="1070" w:type="dxa"/>
          </w:tcPr>
          <w:p w14:paraId="6A9768E1" w14:textId="77777777" w:rsidR="00AC2661" w:rsidRDefault="00AC2661" w:rsidP="00A00457">
            <w:pPr>
              <w:keepNext/>
              <w:spacing w:line="360" w:lineRule="auto"/>
              <w:jc w:val="center"/>
              <w:rPr>
                <w:rFonts w:cs="Times New Roman"/>
              </w:rPr>
            </w:pPr>
            <w:r>
              <w:rPr>
                <w:rFonts w:cs="Times New Roman"/>
              </w:rPr>
              <w:t>Rating</w:t>
            </w:r>
          </w:p>
        </w:tc>
      </w:tr>
    </w:tbl>
    <w:p w14:paraId="312EA8AC" w14:textId="2B4F2DE5" w:rsidR="0027020C" w:rsidRDefault="00AC2661" w:rsidP="00A00457">
      <w:pPr>
        <w:pStyle w:val="Caption"/>
        <w:spacing w:line="360" w:lineRule="auto"/>
      </w:pPr>
      <w:bookmarkStart w:id="202" w:name="_Toc269312578"/>
      <w:r>
        <w:t xml:space="preserve">Table </w:t>
      </w:r>
      <w:fldSimple w:instr=" SEQ Table \* ARABIC ">
        <w:r w:rsidR="00F06A24">
          <w:rPr>
            <w:noProof/>
          </w:rPr>
          <w:t>14</w:t>
        </w:r>
      </w:fldSimple>
      <w:r>
        <w:t>: Used language in the ontology questions</w:t>
      </w:r>
      <w:bookmarkEnd w:id="202"/>
    </w:p>
    <w:tbl>
      <w:tblPr>
        <w:tblStyle w:val="TableGrid"/>
        <w:tblW w:w="8703" w:type="dxa"/>
        <w:jc w:val="center"/>
        <w:tblLook w:val="04A0" w:firstRow="1" w:lastRow="0" w:firstColumn="1" w:lastColumn="0" w:noHBand="0" w:noVBand="1"/>
      </w:tblPr>
      <w:tblGrid>
        <w:gridCol w:w="675"/>
        <w:gridCol w:w="754"/>
        <w:gridCol w:w="6204"/>
        <w:gridCol w:w="1070"/>
      </w:tblGrid>
      <w:tr w:rsidR="00F036AF" w14:paraId="58A64B21" w14:textId="77777777" w:rsidTr="00ED6E18">
        <w:trPr>
          <w:jc w:val="center"/>
        </w:trPr>
        <w:tc>
          <w:tcPr>
            <w:tcW w:w="1429" w:type="dxa"/>
            <w:gridSpan w:val="2"/>
            <w:tcBorders>
              <w:right w:val="nil"/>
            </w:tcBorders>
          </w:tcPr>
          <w:p w14:paraId="1811F7CC" w14:textId="77777777" w:rsidR="00F036AF" w:rsidRPr="003C40D6" w:rsidRDefault="00F036AF" w:rsidP="00F036AF">
            <w:pPr>
              <w:spacing w:line="360" w:lineRule="auto"/>
              <w:rPr>
                <w:rFonts w:cs="Times New Roman"/>
                <w:b/>
              </w:rPr>
            </w:pPr>
            <w:r w:rsidRPr="003C40D6">
              <w:rPr>
                <w:rFonts w:cs="Times New Roman"/>
                <w:b/>
              </w:rPr>
              <w:t>Category:</w:t>
            </w:r>
          </w:p>
        </w:tc>
        <w:tc>
          <w:tcPr>
            <w:tcW w:w="7274" w:type="dxa"/>
            <w:gridSpan w:val="2"/>
            <w:tcBorders>
              <w:left w:val="nil"/>
            </w:tcBorders>
          </w:tcPr>
          <w:p w14:paraId="045C0130" w14:textId="77777777" w:rsidR="00F036AF" w:rsidRDefault="00F036AF" w:rsidP="00F036AF">
            <w:pPr>
              <w:spacing w:line="360" w:lineRule="auto"/>
              <w:rPr>
                <w:rFonts w:cs="Times New Roman"/>
              </w:rPr>
            </w:pPr>
            <w:r>
              <w:rPr>
                <w:rFonts w:cs="Times New Roman"/>
              </w:rPr>
              <w:t>Facets</w:t>
            </w:r>
          </w:p>
        </w:tc>
      </w:tr>
      <w:tr w:rsidR="00F036AF" w14:paraId="6A72F026" w14:textId="77777777" w:rsidTr="00F036AF">
        <w:trPr>
          <w:jc w:val="center"/>
        </w:trPr>
        <w:tc>
          <w:tcPr>
            <w:tcW w:w="8703" w:type="dxa"/>
            <w:gridSpan w:val="4"/>
          </w:tcPr>
          <w:p w14:paraId="7E9D0FC5" w14:textId="77777777" w:rsidR="00F036AF" w:rsidRDefault="00F036AF" w:rsidP="00F036AF">
            <w:pPr>
              <w:spacing w:line="360" w:lineRule="auto"/>
              <w:rPr>
                <w:rFonts w:cs="Times New Roman"/>
              </w:rPr>
            </w:pPr>
            <w:r>
              <w:rPr>
                <w:rFonts w:cs="Times New Roman"/>
              </w:rPr>
              <w:t>Questions</w:t>
            </w:r>
          </w:p>
        </w:tc>
      </w:tr>
      <w:tr w:rsidR="00F036AF" w14:paraId="4327EB18" w14:textId="77777777" w:rsidTr="00F036AF">
        <w:trPr>
          <w:jc w:val="center"/>
        </w:trPr>
        <w:tc>
          <w:tcPr>
            <w:tcW w:w="675" w:type="dxa"/>
          </w:tcPr>
          <w:p w14:paraId="5673DE1C" w14:textId="77777777" w:rsidR="00F036AF" w:rsidRPr="003C40D6" w:rsidRDefault="00F036AF" w:rsidP="00F036AF">
            <w:pPr>
              <w:spacing w:line="360" w:lineRule="auto"/>
              <w:jc w:val="center"/>
              <w:rPr>
                <w:rFonts w:cs="Times New Roman"/>
                <w:b/>
              </w:rPr>
            </w:pPr>
            <w:r w:rsidRPr="003C40D6">
              <w:rPr>
                <w:rFonts w:cs="Times New Roman"/>
                <w:b/>
              </w:rPr>
              <w:t>No</w:t>
            </w:r>
          </w:p>
        </w:tc>
        <w:tc>
          <w:tcPr>
            <w:tcW w:w="6958" w:type="dxa"/>
            <w:gridSpan w:val="2"/>
          </w:tcPr>
          <w:p w14:paraId="361CBF20" w14:textId="77777777" w:rsidR="00F036AF" w:rsidRPr="003C40D6" w:rsidRDefault="00F036AF" w:rsidP="00F036AF">
            <w:pPr>
              <w:spacing w:line="360" w:lineRule="auto"/>
              <w:rPr>
                <w:rFonts w:cs="Times New Roman"/>
                <w:b/>
              </w:rPr>
            </w:pPr>
            <w:r w:rsidRPr="003C40D6">
              <w:rPr>
                <w:rFonts w:cs="Times New Roman"/>
                <w:b/>
              </w:rPr>
              <w:t>Question</w:t>
            </w:r>
          </w:p>
        </w:tc>
        <w:tc>
          <w:tcPr>
            <w:tcW w:w="1070" w:type="dxa"/>
          </w:tcPr>
          <w:p w14:paraId="07DCF822" w14:textId="2796E24F" w:rsidR="00F036AF" w:rsidRPr="003C40D6" w:rsidRDefault="008B7263" w:rsidP="00F036AF">
            <w:pPr>
              <w:spacing w:line="360" w:lineRule="auto"/>
              <w:jc w:val="center"/>
              <w:rPr>
                <w:rFonts w:cs="Times New Roman"/>
                <w:b/>
              </w:rPr>
            </w:pPr>
            <w:r>
              <w:rPr>
                <w:rFonts w:cs="Times New Roman"/>
                <w:b/>
              </w:rPr>
              <w:t>Answer</w:t>
            </w:r>
          </w:p>
        </w:tc>
      </w:tr>
      <w:tr w:rsidR="00F036AF" w14:paraId="4806F562" w14:textId="77777777" w:rsidTr="00F036AF">
        <w:trPr>
          <w:jc w:val="center"/>
        </w:trPr>
        <w:tc>
          <w:tcPr>
            <w:tcW w:w="675" w:type="dxa"/>
          </w:tcPr>
          <w:p w14:paraId="6D72E124" w14:textId="77777777" w:rsidR="00F036AF" w:rsidRDefault="00F036AF" w:rsidP="00F036AF">
            <w:pPr>
              <w:spacing w:line="360" w:lineRule="auto"/>
              <w:jc w:val="center"/>
              <w:rPr>
                <w:rFonts w:cs="Times New Roman"/>
              </w:rPr>
            </w:pPr>
            <w:r>
              <w:rPr>
                <w:rFonts w:cs="Times New Roman"/>
              </w:rPr>
              <w:t>1</w:t>
            </w:r>
          </w:p>
        </w:tc>
        <w:tc>
          <w:tcPr>
            <w:tcW w:w="6958" w:type="dxa"/>
            <w:gridSpan w:val="2"/>
          </w:tcPr>
          <w:p w14:paraId="6B3411B8" w14:textId="77777777" w:rsidR="00F036AF" w:rsidRDefault="00F036AF" w:rsidP="00F036AF">
            <w:pPr>
              <w:spacing w:line="360" w:lineRule="auto"/>
              <w:rPr>
                <w:rFonts w:cs="Times New Roman"/>
              </w:rPr>
            </w:pPr>
            <w:r w:rsidRPr="005E5A21">
              <w:rPr>
                <w:rFonts w:cs="Times New Roman"/>
              </w:rPr>
              <w:t>Facets help in narrowing the search result.</w:t>
            </w:r>
          </w:p>
        </w:tc>
        <w:tc>
          <w:tcPr>
            <w:tcW w:w="1070" w:type="dxa"/>
          </w:tcPr>
          <w:p w14:paraId="4798B28F" w14:textId="77777777" w:rsidR="00F036AF" w:rsidRDefault="00F036AF" w:rsidP="00F036AF">
            <w:pPr>
              <w:spacing w:line="360" w:lineRule="auto"/>
              <w:jc w:val="center"/>
              <w:rPr>
                <w:rFonts w:cs="Times New Roman"/>
              </w:rPr>
            </w:pPr>
            <w:r>
              <w:rPr>
                <w:rFonts w:cs="Times New Roman"/>
              </w:rPr>
              <w:t>Rating</w:t>
            </w:r>
          </w:p>
        </w:tc>
      </w:tr>
      <w:tr w:rsidR="00F036AF" w14:paraId="05B05C54" w14:textId="77777777" w:rsidTr="00F036AF">
        <w:trPr>
          <w:jc w:val="center"/>
        </w:trPr>
        <w:tc>
          <w:tcPr>
            <w:tcW w:w="675" w:type="dxa"/>
          </w:tcPr>
          <w:p w14:paraId="4E009DD9" w14:textId="77777777" w:rsidR="00F036AF" w:rsidRDefault="00F036AF" w:rsidP="00F036AF">
            <w:pPr>
              <w:spacing w:line="360" w:lineRule="auto"/>
              <w:jc w:val="center"/>
              <w:rPr>
                <w:rFonts w:cs="Times New Roman"/>
              </w:rPr>
            </w:pPr>
            <w:r>
              <w:rPr>
                <w:rFonts w:cs="Times New Roman"/>
              </w:rPr>
              <w:t>2</w:t>
            </w:r>
          </w:p>
        </w:tc>
        <w:tc>
          <w:tcPr>
            <w:tcW w:w="6958" w:type="dxa"/>
            <w:gridSpan w:val="2"/>
          </w:tcPr>
          <w:p w14:paraId="08B4613B" w14:textId="77777777" w:rsidR="00F036AF" w:rsidRDefault="00F036AF" w:rsidP="00F036AF">
            <w:pPr>
              <w:spacing w:line="360" w:lineRule="auto"/>
              <w:rPr>
                <w:rFonts w:cs="Times New Roman"/>
              </w:rPr>
            </w:pPr>
            <w:r w:rsidRPr="005E5A21">
              <w:rPr>
                <w:rFonts w:cs="Times New Roman"/>
              </w:rPr>
              <w:t>Facets are determined in the ontology.</w:t>
            </w:r>
          </w:p>
        </w:tc>
        <w:tc>
          <w:tcPr>
            <w:tcW w:w="1070" w:type="dxa"/>
          </w:tcPr>
          <w:p w14:paraId="0B02CE48" w14:textId="77777777" w:rsidR="00F036AF" w:rsidRDefault="00F036AF" w:rsidP="00F036AF">
            <w:pPr>
              <w:spacing w:line="360" w:lineRule="auto"/>
              <w:jc w:val="center"/>
              <w:rPr>
                <w:rFonts w:cs="Times New Roman"/>
              </w:rPr>
            </w:pPr>
            <w:r>
              <w:rPr>
                <w:rFonts w:cs="Times New Roman"/>
              </w:rPr>
              <w:t>Rating</w:t>
            </w:r>
          </w:p>
        </w:tc>
      </w:tr>
      <w:tr w:rsidR="00F036AF" w14:paraId="2D105AC3" w14:textId="77777777" w:rsidTr="00F036AF">
        <w:trPr>
          <w:jc w:val="center"/>
        </w:trPr>
        <w:tc>
          <w:tcPr>
            <w:tcW w:w="675" w:type="dxa"/>
          </w:tcPr>
          <w:p w14:paraId="59D2B085" w14:textId="77777777" w:rsidR="00F036AF" w:rsidRDefault="00F036AF" w:rsidP="00F036AF">
            <w:pPr>
              <w:spacing w:line="360" w:lineRule="auto"/>
              <w:jc w:val="center"/>
              <w:rPr>
                <w:rFonts w:cs="Times New Roman"/>
              </w:rPr>
            </w:pPr>
            <w:r>
              <w:rPr>
                <w:rFonts w:cs="Times New Roman"/>
              </w:rPr>
              <w:t>3</w:t>
            </w:r>
          </w:p>
        </w:tc>
        <w:tc>
          <w:tcPr>
            <w:tcW w:w="6958" w:type="dxa"/>
            <w:gridSpan w:val="2"/>
          </w:tcPr>
          <w:p w14:paraId="02CACC64" w14:textId="77777777" w:rsidR="00F036AF" w:rsidRDefault="00F036AF" w:rsidP="00F036AF">
            <w:pPr>
              <w:spacing w:line="360" w:lineRule="auto"/>
              <w:rPr>
                <w:rFonts w:cs="Times New Roman"/>
              </w:rPr>
            </w:pPr>
            <w:r w:rsidRPr="005E5A21">
              <w:rPr>
                <w:rFonts w:cs="Times New Roman"/>
              </w:rPr>
              <w:t>It is easy to add Facets annotations in the ontology.</w:t>
            </w:r>
          </w:p>
        </w:tc>
        <w:tc>
          <w:tcPr>
            <w:tcW w:w="1070" w:type="dxa"/>
          </w:tcPr>
          <w:p w14:paraId="390FC549" w14:textId="77777777" w:rsidR="00F036AF" w:rsidRDefault="00F036AF" w:rsidP="00F036AF">
            <w:pPr>
              <w:spacing w:line="360" w:lineRule="auto"/>
              <w:jc w:val="center"/>
              <w:rPr>
                <w:rFonts w:cs="Times New Roman"/>
              </w:rPr>
            </w:pPr>
            <w:r>
              <w:rPr>
                <w:rFonts w:cs="Times New Roman"/>
              </w:rPr>
              <w:t>Rating</w:t>
            </w:r>
          </w:p>
        </w:tc>
      </w:tr>
      <w:tr w:rsidR="00F036AF" w14:paraId="786E5C1A" w14:textId="77777777" w:rsidTr="00F036AF">
        <w:trPr>
          <w:jc w:val="center"/>
        </w:trPr>
        <w:tc>
          <w:tcPr>
            <w:tcW w:w="675" w:type="dxa"/>
          </w:tcPr>
          <w:p w14:paraId="6776C221" w14:textId="77777777" w:rsidR="00F036AF" w:rsidRDefault="00F036AF" w:rsidP="00F036AF">
            <w:pPr>
              <w:spacing w:line="360" w:lineRule="auto"/>
              <w:jc w:val="center"/>
              <w:rPr>
                <w:rFonts w:cs="Times New Roman"/>
              </w:rPr>
            </w:pPr>
            <w:r>
              <w:rPr>
                <w:rFonts w:cs="Times New Roman"/>
              </w:rPr>
              <w:t>4</w:t>
            </w:r>
          </w:p>
        </w:tc>
        <w:tc>
          <w:tcPr>
            <w:tcW w:w="6958" w:type="dxa"/>
            <w:gridSpan w:val="2"/>
          </w:tcPr>
          <w:p w14:paraId="52025D47" w14:textId="77777777" w:rsidR="00F036AF" w:rsidRDefault="00F036AF" w:rsidP="00F036AF">
            <w:pPr>
              <w:spacing w:line="360" w:lineRule="auto"/>
              <w:rPr>
                <w:rFonts w:cs="Times New Roman"/>
              </w:rPr>
            </w:pPr>
            <w:r w:rsidRPr="005E5A21">
              <w:rPr>
                <w:rFonts w:cs="Times New Roman"/>
              </w:rPr>
              <w:t>Different facets are displayed based on the ontology.</w:t>
            </w:r>
          </w:p>
        </w:tc>
        <w:tc>
          <w:tcPr>
            <w:tcW w:w="1070" w:type="dxa"/>
          </w:tcPr>
          <w:p w14:paraId="3FC15F35" w14:textId="77777777" w:rsidR="00F036AF" w:rsidRDefault="00F036AF" w:rsidP="00F036AF">
            <w:pPr>
              <w:keepNext/>
              <w:spacing w:line="360" w:lineRule="auto"/>
              <w:jc w:val="center"/>
              <w:rPr>
                <w:rFonts w:cs="Times New Roman"/>
              </w:rPr>
            </w:pPr>
            <w:r>
              <w:rPr>
                <w:rFonts w:cs="Times New Roman"/>
              </w:rPr>
              <w:t>Rating</w:t>
            </w:r>
          </w:p>
        </w:tc>
      </w:tr>
    </w:tbl>
    <w:p w14:paraId="33A82F70" w14:textId="2A452A1D" w:rsidR="00A00457" w:rsidRDefault="00F036AF" w:rsidP="00F036AF">
      <w:pPr>
        <w:pStyle w:val="Caption"/>
        <w:spacing w:line="360" w:lineRule="auto"/>
      </w:pPr>
      <w:bookmarkStart w:id="203" w:name="_Toc269312579"/>
      <w:r>
        <w:t xml:space="preserve">Table </w:t>
      </w:r>
      <w:fldSimple w:instr=" SEQ Table \* ARABIC ">
        <w:r w:rsidR="00F06A24">
          <w:rPr>
            <w:noProof/>
          </w:rPr>
          <w:t>15</w:t>
        </w:r>
      </w:fldSimple>
      <w:r>
        <w:t>: Facets questions</w:t>
      </w:r>
      <w:bookmarkEnd w:id="203"/>
    </w:p>
    <w:tbl>
      <w:tblPr>
        <w:tblStyle w:val="TableGrid"/>
        <w:tblW w:w="8703" w:type="dxa"/>
        <w:jc w:val="center"/>
        <w:tblLook w:val="04A0" w:firstRow="1" w:lastRow="0" w:firstColumn="1" w:lastColumn="0" w:noHBand="0" w:noVBand="1"/>
      </w:tblPr>
      <w:tblGrid>
        <w:gridCol w:w="675"/>
        <w:gridCol w:w="754"/>
        <w:gridCol w:w="6204"/>
        <w:gridCol w:w="1070"/>
      </w:tblGrid>
      <w:tr w:rsidR="00F036AF" w14:paraId="7295E444" w14:textId="77777777" w:rsidTr="00ED6E18">
        <w:trPr>
          <w:jc w:val="center"/>
        </w:trPr>
        <w:tc>
          <w:tcPr>
            <w:tcW w:w="1429" w:type="dxa"/>
            <w:gridSpan w:val="2"/>
            <w:tcBorders>
              <w:right w:val="nil"/>
            </w:tcBorders>
          </w:tcPr>
          <w:p w14:paraId="11608E4E" w14:textId="77777777" w:rsidR="00F036AF" w:rsidRPr="003C40D6" w:rsidRDefault="00F036AF" w:rsidP="00F036AF">
            <w:pPr>
              <w:spacing w:line="360" w:lineRule="auto"/>
              <w:rPr>
                <w:rFonts w:cs="Times New Roman"/>
                <w:b/>
              </w:rPr>
            </w:pPr>
            <w:r w:rsidRPr="003C40D6">
              <w:rPr>
                <w:rFonts w:cs="Times New Roman"/>
                <w:b/>
              </w:rPr>
              <w:t>Category:</w:t>
            </w:r>
          </w:p>
        </w:tc>
        <w:tc>
          <w:tcPr>
            <w:tcW w:w="7274" w:type="dxa"/>
            <w:gridSpan w:val="2"/>
            <w:tcBorders>
              <w:left w:val="nil"/>
            </w:tcBorders>
          </w:tcPr>
          <w:p w14:paraId="404001E7" w14:textId="77777777" w:rsidR="00F036AF" w:rsidRDefault="00F036AF" w:rsidP="00F036AF">
            <w:pPr>
              <w:spacing w:line="360" w:lineRule="auto"/>
              <w:rPr>
                <w:rFonts w:cs="Times New Roman"/>
              </w:rPr>
            </w:pPr>
            <w:r>
              <w:rPr>
                <w:rFonts w:cs="Times New Roman"/>
              </w:rPr>
              <w:t>I</w:t>
            </w:r>
            <w:r w:rsidRPr="00A637FA">
              <w:rPr>
                <w:rFonts w:cs="Times New Roman"/>
              </w:rPr>
              <w:t>nstructions</w:t>
            </w:r>
          </w:p>
        </w:tc>
      </w:tr>
      <w:tr w:rsidR="00F036AF" w14:paraId="1D3972A4" w14:textId="77777777" w:rsidTr="00F036AF">
        <w:trPr>
          <w:jc w:val="center"/>
        </w:trPr>
        <w:tc>
          <w:tcPr>
            <w:tcW w:w="8703" w:type="dxa"/>
            <w:gridSpan w:val="4"/>
          </w:tcPr>
          <w:p w14:paraId="7B62ED60" w14:textId="77777777" w:rsidR="00F036AF" w:rsidRDefault="00F036AF" w:rsidP="00F036AF">
            <w:pPr>
              <w:spacing w:line="360" w:lineRule="auto"/>
              <w:rPr>
                <w:rFonts w:cs="Times New Roman"/>
              </w:rPr>
            </w:pPr>
            <w:r>
              <w:rPr>
                <w:rFonts w:cs="Times New Roman"/>
              </w:rPr>
              <w:t>Questions</w:t>
            </w:r>
          </w:p>
        </w:tc>
      </w:tr>
      <w:tr w:rsidR="00F036AF" w14:paraId="49D0F6BC" w14:textId="77777777" w:rsidTr="00F036AF">
        <w:trPr>
          <w:jc w:val="center"/>
        </w:trPr>
        <w:tc>
          <w:tcPr>
            <w:tcW w:w="675" w:type="dxa"/>
          </w:tcPr>
          <w:p w14:paraId="3FEFAD4F" w14:textId="77777777" w:rsidR="00F036AF" w:rsidRPr="003C40D6" w:rsidRDefault="00F036AF" w:rsidP="00F036AF">
            <w:pPr>
              <w:spacing w:line="360" w:lineRule="auto"/>
              <w:jc w:val="center"/>
              <w:rPr>
                <w:rFonts w:cs="Times New Roman"/>
                <w:b/>
              </w:rPr>
            </w:pPr>
            <w:r w:rsidRPr="003C40D6">
              <w:rPr>
                <w:rFonts w:cs="Times New Roman"/>
                <w:b/>
              </w:rPr>
              <w:t>No</w:t>
            </w:r>
          </w:p>
        </w:tc>
        <w:tc>
          <w:tcPr>
            <w:tcW w:w="6958" w:type="dxa"/>
            <w:gridSpan w:val="2"/>
          </w:tcPr>
          <w:p w14:paraId="68D87E39" w14:textId="77777777" w:rsidR="00F036AF" w:rsidRPr="003C40D6" w:rsidRDefault="00F036AF" w:rsidP="00F036AF">
            <w:pPr>
              <w:spacing w:line="360" w:lineRule="auto"/>
              <w:rPr>
                <w:rFonts w:cs="Times New Roman"/>
                <w:b/>
              </w:rPr>
            </w:pPr>
            <w:r w:rsidRPr="003C40D6">
              <w:rPr>
                <w:rFonts w:cs="Times New Roman"/>
                <w:b/>
              </w:rPr>
              <w:t>Question</w:t>
            </w:r>
          </w:p>
        </w:tc>
        <w:tc>
          <w:tcPr>
            <w:tcW w:w="1070" w:type="dxa"/>
          </w:tcPr>
          <w:p w14:paraId="546F3855" w14:textId="459C7C5E" w:rsidR="00F036AF" w:rsidRPr="003C40D6" w:rsidRDefault="008B7263" w:rsidP="00F036AF">
            <w:pPr>
              <w:spacing w:line="360" w:lineRule="auto"/>
              <w:jc w:val="center"/>
              <w:rPr>
                <w:rFonts w:cs="Times New Roman"/>
                <w:b/>
              </w:rPr>
            </w:pPr>
            <w:r>
              <w:rPr>
                <w:rFonts w:cs="Times New Roman"/>
                <w:b/>
              </w:rPr>
              <w:t>Answer</w:t>
            </w:r>
          </w:p>
        </w:tc>
      </w:tr>
      <w:tr w:rsidR="00F036AF" w14:paraId="2C2D3F67" w14:textId="77777777" w:rsidTr="00F036AF">
        <w:trPr>
          <w:jc w:val="center"/>
        </w:trPr>
        <w:tc>
          <w:tcPr>
            <w:tcW w:w="675" w:type="dxa"/>
          </w:tcPr>
          <w:p w14:paraId="70966CAD" w14:textId="77777777" w:rsidR="00F036AF" w:rsidRDefault="00F036AF" w:rsidP="00F036AF">
            <w:pPr>
              <w:spacing w:line="360" w:lineRule="auto"/>
              <w:jc w:val="center"/>
              <w:rPr>
                <w:rFonts w:cs="Times New Roman"/>
              </w:rPr>
            </w:pPr>
            <w:r>
              <w:rPr>
                <w:rFonts w:cs="Times New Roman"/>
              </w:rPr>
              <w:t>1</w:t>
            </w:r>
          </w:p>
        </w:tc>
        <w:tc>
          <w:tcPr>
            <w:tcW w:w="6958" w:type="dxa"/>
            <w:gridSpan w:val="2"/>
          </w:tcPr>
          <w:p w14:paraId="55D415A4" w14:textId="77777777" w:rsidR="00F036AF" w:rsidRDefault="00F036AF" w:rsidP="00F036AF">
            <w:pPr>
              <w:spacing w:line="360" w:lineRule="auto"/>
              <w:rPr>
                <w:rFonts w:cs="Times New Roman"/>
              </w:rPr>
            </w:pPr>
            <w:r w:rsidRPr="00A637FA">
              <w:rPr>
                <w:rFonts w:cs="Times New Roman"/>
              </w:rPr>
              <w:t>Given instructions were easy to follow.</w:t>
            </w:r>
          </w:p>
        </w:tc>
        <w:tc>
          <w:tcPr>
            <w:tcW w:w="1070" w:type="dxa"/>
          </w:tcPr>
          <w:p w14:paraId="444F2AE4" w14:textId="77777777" w:rsidR="00F036AF" w:rsidRDefault="00F036AF" w:rsidP="00F036AF">
            <w:pPr>
              <w:keepNext/>
              <w:spacing w:line="360" w:lineRule="auto"/>
              <w:jc w:val="center"/>
              <w:rPr>
                <w:rFonts w:cs="Times New Roman"/>
              </w:rPr>
            </w:pPr>
            <w:r>
              <w:rPr>
                <w:rFonts w:cs="Times New Roman"/>
              </w:rPr>
              <w:t>Rating</w:t>
            </w:r>
          </w:p>
        </w:tc>
      </w:tr>
    </w:tbl>
    <w:p w14:paraId="3A6D54D4" w14:textId="60BA979F" w:rsidR="00F036AF" w:rsidRDefault="00F036AF" w:rsidP="00F036AF">
      <w:pPr>
        <w:pStyle w:val="Caption"/>
        <w:spacing w:line="360" w:lineRule="auto"/>
      </w:pPr>
      <w:bookmarkStart w:id="204" w:name="_Ref268971718"/>
      <w:bookmarkStart w:id="205" w:name="_Toc269312580"/>
      <w:r>
        <w:t xml:space="preserve">Table </w:t>
      </w:r>
      <w:fldSimple w:instr=" SEQ Table \* ARABIC ">
        <w:r w:rsidR="00F06A24">
          <w:rPr>
            <w:noProof/>
          </w:rPr>
          <w:t>16</w:t>
        </w:r>
      </w:fldSimple>
      <w:bookmarkEnd w:id="204"/>
      <w:r>
        <w:t>: Instructions question</w:t>
      </w:r>
      <w:bookmarkEnd w:id="205"/>
    </w:p>
    <w:tbl>
      <w:tblPr>
        <w:tblStyle w:val="TableGrid"/>
        <w:tblW w:w="8703" w:type="dxa"/>
        <w:jc w:val="center"/>
        <w:tblLook w:val="04A0" w:firstRow="1" w:lastRow="0" w:firstColumn="1" w:lastColumn="0" w:noHBand="0" w:noVBand="1"/>
      </w:tblPr>
      <w:tblGrid>
        <w:gridCol w:w="675"/>
        <w:gridCol w:w="754"/>
        <w:gridCol w:w="6204"/>
        <w:gridCol w:w="1070"/>
      </w:tblGrid>
      <w:tr w:rsidR="006933D6" w14:paraId="30074023" w14:textId="77777777" w:rsidTr="00ED6E18">
        <w:trPr>
          <w:jc w:val="center"/>
        </w:trPr>
        <w:tc>
          <w:tcPr>
            <w:tcW w:w="1429" w:type="dxa"/>
            <w:gridSpan w:val="2"/>
            <w:tcBorders>
              <w:right w:val="nil"/>
            </w:tcBorders>
            <w:vAlign w:val="center"/>
          </w:tcPr>
          <w:p w14:paraId="73B317FA" w14:textId="77777777" w:rsidR="006933D6" w:rsidRPr="003C40D6" w:rsidRDefault="006933D6" w:rsidP="00ED6E18">
            <w:pPr>
              <w:spacing w:line="360" w:lineRule="auto"/>
              <w:rPr>
                <w:rFonts w:cs="Times New Roman"/>
                <w:b/>
              </w:rPr>
            </w:pPr>
            <w:r w:rsidRPr="003C40D6">
              <w:rPr>
                <w:rFonts w:cs="Times New Roman"/>
                <w:b/>
              </w:rPr>
              <w:t>Category:</w:t>
            </w:r>
          </w:p>
        </w:tc>
        <w:tc>
          <w:tcPr>
            <w:tcW w:w="7274" w:type="dxa"/>
            <w:gridSpan w:val="2"/>
            <w:tcBorders>
              <w:left w:val="nil"/>
            </w:tcBorders>
            <w:vAlign w:val="center"/>
          </w:tcPr>
          <w:p w14:paraId="38ABC091" w14:textId="77777777" w:rsidR="006933D6" w:rsidRDefault="006933D6" w:rsidP="00ED6E18">
            <w:pPr>
              <w:spacing w:line="360" w:lineRule="auto"/>
              <w:rPr>
                <w:rFonts w:cs="Times New Roman"/>
              </w:rPr>
            </w:pPr>
            <w:r>
              <w:rPr>
                <w:rFonts w:cs="Times New Roman"/>
              </w:rPr>
              <w:t>Comment</w:t>
            </w:r>
          </w:p>
        </w:tc>
      </w:tr>
      <w:tr w:rsidR="006933D6" w14:paraId="6CA6DA40" w14:textId="77777777" w:rsidTr="006933D6">
        <w:trPr>
          <w:jc w:val="center"/>
        </w:trPr>
        <w:tc>
          <w:tcPr>
            <w:tcW w:w="8703" w:type="dxa"/>
            <w:gridSpan w:val="4"/>
          </w:tcPr>
          <w:p w14:paraId="213440CE" w14:textId="77777777" w:rsidR="006933D6" w:rsidRDefault="006933D6" w:rsidP="006933D6">
            <w:pPr>
              <w:spacing w:line="360" w:lineRule="auto"/>
              <w:rPr>
                <w:rFonts w:cs="Times New Roman"/>
              </w:rPr>
            </w:pPr>
            <w:r>
              <w:rPr>
                <w:rFonts w:cs="Times New Roman"/>
              </w:rPr>
              <w:t>Questions</w:t>
            </w:r>
          </w:p>
        </w:tc>
      </w:tr>
      <w:tr w:rsidR="006933D6" w14:paraId="23BD5F47" w14:textId="77777777" w:rsidTr="006933D6">
        <w:trPr>
          <w:jc w:val="center"/>
        </w:trPr>
        <w:tc>
          <w:tcPr>
            <w:tcW w:w="675" w:type="dxa"/>
          </w:tcPr>
          <w:p w14:paraId="580FCB06" w14:textId="77777777" w:rsidR="006933D6" w:rsidRPr="003C40D6" w:rsidRDefault="006933D6" w:rsidP="006933D6">
            <w:pPr>
              <w:spacing w:line="360" w:lineRule="auto"/>
              <w:jc w:val="center"/>
              <w:rPr>
                <w:rFonts w:cs="Times New Roman"/>
                <w:b/>
              </w:rPr>
            </w:pPr>
            <w:r w:rsidRPr="003C40D6">
              <w:rPr>
                <w:rFonts w:cs="Times New Roman"/>
                <w:b/>
              </w:rPr>
              <w:t>No</w:t>
            </w:r>
          </w:p>
        </w:tc>
        <w:tc>
          <w:tcPr>
            <w:tcW w:w="6958" w:type="dxa"/>
            <w:gridSpan w:val="2"/>
          </w:tcPr>
          <w:p w14:paraId="70EC9618" w14:textId="77777777" w:rsidR="006933D6" w:rsidRPr="003C40D6" w:rsidRDefault="006933D6" w:rsidP="006933D6">
            <w:pPr>
              <w:spacing w:line="360" w:lineRule="auto"/>
              <w:rPr>
                <w:rFonts w:cs="Times New Roman"/>
                <w:b/>
              </w:rPr>
            </w:pPr>
            <w:r w:rsidRPr="003C40D6">
              <w:rPr>
                <w:rFonts w:cs="Times New Roman"/>
                <w:b/>
              </w:rPr>
              <w:t>Question</w:t>
            </w:r>
          </w:p>
        </w:tc>
        <w:tc>
          <w:tcPr>
            <w:tcW w:w="1070" w:type="dxa"/>
          </w:tcPr>
          <w:p w14:paraId="3F470CA8" w14:textId="3642F5B7" w:rsidR="006933D6" w:rsidRPr="003C40D6" w:rsidRDefault="008B7263" w:rsidP="006933D6">
            <w:pPr>
              <w:spacing w:line="360" w:lineRule="auto"/>
              <w:jc w:val="center"/>
              <w:rPr>
                <w:rFonts w:cs="Times New Roman"/>
                <w:b/>
              </w:rPr>
            </w:pPr>
            <w:r>
              <w:rPr>
                <w:rFonts w:cs="Times New Roman"/>
                <w:b/>
              </w:rPr>
              <w:t>Answer</w:t>
            </w:r>
          </w:p>
        </w:tc>
      </w:tr>
      <w:tr w:rsidR="006933D6" w14:paraId="75F15E0B" w14:textId="77777777" w:rsidTr="006933D6">
        <w:trPr>
          <w:jc w:val="center"/>
        </w:trPr>
        <w:tc>
          <w:tcPr>
            <w:tcW w:w="675" w:type="dxa"/>
          </w:tcPr>
          <w:p w14:paraId="32FCDCE4" w14:textId="77777777" w:rsidR="006933D6" w:rsidRDefault="006933D6" w:rsidP="006933D6">
            <w:pPr>
              <w:spacing w:line="360" w:lineRule="auto"/>
              <w:jc w:val="center"/>
              <w:rPr>
                <w:rFonts w:cs="Times New Roman"/>
              </w:rPr>
            </w:pPr>
            <w:r>
              <w:rPr>
                <w:rFonts w:cs="Times New Roman"/>
              </w:rPr>
              <w:t>1</w:t>
            </w:r>
          </w:p>
        </w:tc>
        <w:tc>
          <w:tcPr>
            <w:tcW w:w="6958" w:type="dxa"/>
            <w:gridSpan w:val="2"/>
          </w:tcPr>
          <w:p w14:paraId="29B2F637" w14:textId="77777777" w:rsidR="006933D6" w:rsidRDefault="006933D6" w:rsidP="006933D6">
            <w:pPr>
              <w:spacing w:line="360" w:lineRule="auto"/>
              <w:rPr>
                <w:rFonts w:cs="Times New Roman"/>
              </w:rPr>
            </w:pPr>
            <w:r w:rsidRPr="007312F0">
              <w:rPr>
                <w:rFonts w:cs="Times New Roman"/>
              </w:rPr>
              <w:t>If you have any comment please write it down:</w:t>
            </w:r>
          </w:p>
        </w:tc>
        <w:tc>
          <w:tcPr>
            <w:tcW w:w="1070" w:type="dxa"/>
          </w:tcPr>
          <w:p w14:paraId="519C5839" w14:textId="77777777" w:rsidR="006933D6" w:rsidRDefault="006933D6" w:rsidP="006933D6">
            <w:pPr>
              <w:keepNext/>
              <w:spacing w:line="360" w:lineRule="auto"/>
              <w:jc w:val="center"/>
              <w:rPr>
                <w:rFonts w:cs="Times New Roman"/>
              </w:rPr>
            </w:pPr>
            <w:r>
              <w:rPr>
                <w:rFonts w:cs="Times New Roman"/>
              </w:rPr>
              <w:t>Text</w:t>
            </w:r>
          </w:p>
        </w:tc>
      </w:tr>
    </w:tbl>
    <w:p w14:paraId="7157A5F8" w14:textId="18C74D6A" w:rsidR="00F036AF" w:rsidRDefault="006933D6" w:rsidP="006933D6">
      <w:pPr>
        <w:pStyle w:val="Caption"/>
        <w:spacing w:line="360" w:lineRule="auto"/>
      </w:pPr>
      <w:bookmarkStart w:id="206" w:name="_Ref268971971"/>
      <w:bookmarkStart w:id="207" w:name="_Toc269312581"/>
      <w:r>
        <w:t xml:space="preserve">Table </w:t>
      </w:r>
      <w:fldSimple w:instr=" SEQ Table \* ARABIC ">
        <w:r w:rsidR="00F06A24">
          <w:rPr>
            <w:noProof/>
          </w:rPr>
          <w:t>17</w:t>
        </w:r>
      </w:fldSimple>
      <w:bookmarkEnd w:id="206"/>
      <w:r>
        <w:t>: Comment question</w:t>
      </w:r>
      <w:bookmarkEnd w:id="207"/>
    </w:p>
    <w:p w14:paraId="381E2419" w14:textId="140509DF" w:rsidR="00170620" w:rsidRPr="008B7263" w:rsidRDefault="00FC158D" w:rsidP="007F3C23">
      <w:pPr>
        <w:spacing w:line="360" w:lineRule="auto"/>
        <w:jc w:val="both"/>
      </w:pPr>
      <w:r>
        <w:t xml:space="preserve">The answers for </w:t>
      </w:r>
      <w:r w:rsidR="00ED0EFD">
        <w:t xml:space="preserve">questions in </w:t>
      </w:r>
      <w:r>
        <w:fldChar w:fldCharType="begin"/>
      </w:r>
      <w:r>
        <w:instrText xml:space="preserve"> REF _Ref268971699 \h </w:instrText>
      </w:r>
      <w:r>
        <w:fldChar w:fldCharType="separate"/>
      </w:r>
      <w:r>
        <w:t xml:space="preserve">Table </w:t>
      </w:r>
      <w:r>
        <w:rPr>
          <w:noProof/>
        </w:rPr>
        <w:t>10</w:t>
      </w:r>
      <w:r>
        <w:fldChar w:fldCharType="end"/>
      </w:r>
      <w:r>
        <w:t xml:space="preserve"> - </w:t>
      </w:r>
      <w:r>
        <w:fldChar w:fldCharType="begin"/>
      </w:r>
      <w:r>
        <w:instrText xml:space="preserve"> REF _Ref268971718 \h </w:instrText>
      </w:r>
      <w:r>
        <w:fldChar w:fldCharType="separate"/>
      </w:r>
      <w:r>
        <w:t xml:space="preserve">Table </w:t>
      </w:r>
      <w:r>
        <w:rPr>
          <w:noProof/>
        </w:rPr>
        <w:t>16</w:t>
      </w:r>
      <w:r>
        <w:fldChar w:fldCharType="end"/>
      </w:r>
      <w:r w:rsidR="00660BF6">
        <w:t xml:space="preserve"> are multiple choice </w:t>
      </w:r>
      <w:r w:rsidR="007F3C23">
        <w:t xml:space="preserve">of type rating where </w:t>
      </w:r>
      <w:r w:rsidR="004973EC">
        <w:t>the answer consists typical five choices:</w:t>
      </w:r>
      <w:r w:rsidR="00B536C1">
        <w:t xml:space="preserve"> Strongly Agree, Agree, Neither Agree nor Disagree, Disagree, and Strongly Disagree.</w:t>
      </w:r>
      <w:r w:rsidR="00B612C5">
        <w:t xml:space="preserve"> </w:t>
      </w:r>
      <w:r w:rsidR="00EA4466">
        <w:t>The answer</w:t>
      </w:r>
      <w:r w:rsidR="00234EE1">
        <w:t xml:space="preserve"> for the question</w:t>
      </w:r>
      <w:r w:rsidR="00EA4466">
        <w:t xml:space="preserve"> in </w:t>
      </w:r>
      <w:r w:rsidR="00EA4466">
        <w:fldChar w:fldCharType="begin"/>
      </w:r>
      <w:r w:rsidR="00EA4466">
        <w:instrText xml:space="preserve"> REF _Ref268971971 \h </w:instrText>
      </w:r>
      <w:r w:rsidR="00EA4466">
        <w:fldChar w:fldCharType="separate"/>
      </w:r>
      <w:r w:rsidR="00EA4466">
        <w:t xml:space="preserve">Table </w:t>
      </w:r>
      <w:r w:rsidR="00EA4466">
        <w:rPr>
          <w:noProof/>
        </w:rPr>
        <w:t>17</w:t>
      </w:r>
      <w:r w:rsidR="00EA4466">
        <w:fldChar w:fldCharType="end"/>
      </w:r>
      <w:r w:rsidR="00EA4466">
        <w:t xml:space="preserve"> </w:t>
      </w:r>
      <w:r w:rsidR="00AB2E34">
        <w:t>of type text to allow the user input feedback in general.</w:t>
      </w:r>
    </w:p>
    <w:p w14:paraId="0282E6CF" w14:textId="072819AF" w:rsidR="003C39FF" w:rsidRDefault="003C39FF" w:rsidP="003747E5">
      <w:pPr>
        <w:pStyle w:val="Heading3"/>
        <w:spacing w:line="360" w:lineRule="auto"/>
        <w:jc w:val="both"/>
        <w:rPr>
          <w:rFonts w:cs="Times New Roman"/>
        </w:rPr>
      </w:pPr>
      <w:bookmarkStart w:id="208" w:name="_Toc269411848"/>
      <w:r w:rsidRPr="003C39FF">
        <w:rPr>
          <w:rFonts w:cs="Times New Roman"/>
        </w:rPr>
        <w:t>Participants</w:t>
      </w:r>
      <w:bookmarkEnd w:id="208"/>
    </w:p>
    <w:p w14:paraId="051CA365" w14:textId="272D313E" w:rsidR="003747E5" w:rsidRDefault="003747E5" w:rsidP="000D0561">
      <w:pPr>
        <w:spacing w:line="360" w:lineRule="auto"/>
        <w:jc w:val="both"/>
      </w:pPr>
      <w:r>
        <w:t xml:space="preserve">This subsection </w:t>
      </w:r>
      <w:r w:rsidR="00B339E3">
        <w:t xml:space="preserve">discusses </w:t>
      </w:r>
      <w:r w:rsidR="000D0561">
        <w:t>right participants to evaluate t</w:t>
      </w:r>
      <w:r w:rsidR="00BA6BCD">
        <w:t xml:space="preserve">he tool and answer the survey, the </w:t>
      </w:r>
      <w:r w:rsidR="00BE3001">
        <w:t xml:space="preserve">way of the communication with the participants, </w:t>
      </w:r>
      <w:r w:rsidR="0020078D">
        <w:t>the evaluation process, and the number of participants who participated.</w:t>
      </w:r>
    </w:p>
    <w:p w14:paraId="49829D35" w14:textId="77777777" w:rsidR="004960F4" w:rsidRPr="003747E5" w:rsidRDefault="004960F4" w:rsidP="003747E5">
      <w:pPr>
        <w:spacing w:line="360" w:lineRule="auto"/>
      </w:pPr>
    </w:p>
    <w:p w14:paraId="5690AFD8" w14:textId="35E867B8" w:rsidR="009344AD" w:rsidRDefault="003B5FC0" w:rsidP="0022250A">
      <w:pPr>
        <w:spacing w:line="360" w:lineRule="auto"/>
        <w:jc w:val="both"/>
      </w:pPr>
      <w:r>
        <w:t>The right people to evaluate the tool are people have b</w:t>
      </w:r>
      <w:r w:rsidR="00F212FC">
        <w:t>asic knowledge about ontology engineering</w:t>
      </w:r>
      <w:r w:rsidR="003E0603">
        <w:t xml:space="preserve">. Since the tool requires </w:t>
      </w:r>
      <w:r w:rsidR="00FE7611">
        <w:t>configured ontology using annotations, people know how to annotate ontology and where to annotate are the suitable ones to evaluate the tool.</w:t>
      </w:r>
      <w:r w:rsidR="00E0494E">
        <w:t xml:space="preserve"> </w:t>
      </w:r>
      <w:r w:rsidR="00D16EAA">
        <w:t xml:space="preserve">This experiment has been conducted with the help of some classmates who have taken Ontology Engineering and Web Semantics Web course unit. Since, they have the basic knowledge to </w:t>
      </w:r>
      <w:r w:rsidR="003F7DC4">
        <w:t xml:space="preserve">annotate ontology, </w:t>
      </w:r>
      <w:r w:rsidR="00D16EAA">
        <w:t>configure, run, and evaluate the tool.</w:t>
      </w:r>
      <w:r w:rsidR="00834F2C">
        <w:t xml:space="preserve"> </w:t>
      </w:r>
      <w:r w:rsidR="00E0494E">
        <w:t xml:space="preserve">Participants were approached </w:t>
      </w:r>
      <w:r w:rsidR="00646B3B">
        <w:t xml:space="preserve">online </w:t>
      </w:r>
      <w:r w:rsidR="00E0494E">
        <w:t>via an email</w:t>
      </w:r>
      <w:r w:rsidR="00646B3B">
        <w:t xml:space="preserve"> asking them to help evaluating my MSc project.</w:t>
      </w:r>
      <w:r w:rsidR="00E0494E">
        <w:t xml:space="preserve">  </w:t>
      </w:r>
      <w:r w:rsidR="00C80F19">
        <w:t>The email contains</w:t>
      </w:r>
      <w:r w:rsidR="00834F2C">
        <w:t xml:space="preserve"> the jar file of the application,</w:t>
      </w:r>
      <w:r w:rsidR="000F5BE9">
        <w:t xml:space="preserve"> annotated ontology (the sushi ontology), un-annotated ontology (the pizza ontology), the logo image, the icon </w:t>
      </w:r>
      <w:r w:rsidR="00712B43">
        <w:t>image, and an instructions file.</w:t>
      </w:r>
      <w:r w:rsidR="00BD1DFA">
        <w:t xml:space="preserve"> First the participant is asked to run the tool with </w:t>
      </w:r>
      <w:r w:rsidR="00F50555">
        <w:t xml:space="preserve">ontology that has specific annotations and see all the functionalities of the tool. After that, the participant is asked to annotate another ontology with </w:t>
      </w:r>
      <w:r w:rsidR="004C2FBD">
        <w:t>specific annotations to make it work with the tool.</w:t>
      </w:r>
      <w:r w:rsidR="006D6755">
        <w:t xml:space="preserve"> </w:t>
      </w:r>
      <w:proofErr w:type="gramStart"/>
      <w:r w:rsidR="006D6755">
        <w:t>For each major functionality</w:t>
      </w:r>
      <w:proofErr w:type="gramEnd"/>
      <w:r w:rsidR="006D6755">
        <w:t xml:space="preserve"> to be added and viewed, the participant needs to add some annotations</w:t>
      </w:r>
      <w:r w:rsidR="00166772">
        <w:t xml:space="preserve"> in the ontology</w:t>
      </w:r>
      <w:r w:rsidR="006D6755">
        <w:t>.</w:t>
      </w:r>
      <w:r w:rsidR="00166772">
        <w:t xml:space="preserve"> The email was sent to about 10 students. However, only five students have responded and done the evaluation and answer the survey.</w:t>
      </w:r>
      <w:r w:rsidR="00FD6134">
        <w:t xml:space="preserve"> </w:t>
      </w:r>
      <w:r w:rsidR="003D07A4">
        <w:t>The lack of participant</w:t>
      </w:r>
      <w:r w:rsidR="00DE18F2">
        <w:t xml:space="preserve"> is</w:t>
      </w:r>
      <w:r w:rsidR="003D07A4">
        <w:t xml:space="preserve"> due to </w:t>
      </w:r>
      <w:r w:rsidR="00DE18F2">
        <w:t>not finding more people with knowledge in ontology engineering.</w:t>
      </w:r>
      <w:r w:rsidR="0022250A" w:rsidRPr="0022250A">
        <w:t xml:space="preserve"> </w:t>
      </w:r>
      <w:r w:rsidR="0022250A">
        <w:t>Since the evaluator needs to have basic knowledge about ontology engineering, a person who misses this knowledge cannot evaluate the tool.</w:t>
      </w:r>
      <w:r w:rsidR="00EF4723">
        <w:t xml:space="preserve"> </w:t>
      </w:r>
    </w:p>
    <w:p w14:paraId="2B2A0C56" w14:textId="20B30E7D" w:rsidR="003C39FF" w:rsidRDefault="003C39FF" w:rsidP="00D54F92">
      <w:pPr>
        <w:pStyle w:val="Heading3"/>
        <w:spacing w:line="360" w:lineRule="auto"/>
        <w:jc w:val="both"/>
        <w:rPr>
          <w:rFonts w:cs="Times New Roman"/>
        </w:rPr>
      </w:pPr>
      <w:bookmarkStart w:id="209" w:name="_Toc269411849"/>
      <w:r w:rsidRPr="003C39FF">
        <w:rPr>
          <w:rFonts w:cs="Times New Roman"/>
        </w:rPr>
        <w:t>Results</w:t>
      </w:r>
      <w:bookmarkEnd w:id="209"/>
    </w:p>
    <w:p w14:paraId="6B8D95DC" w14:textId="2FB4AD8C" w:rsidR="006D5028" w:rsidRDefault="00A72F5C" w:rsidP="00AA21FD">
      <w:pPr>
        <w:spacing w:line="360" w:lineRule="auto"/>
        <w:jc w:val="both"/>
      </w:pPr>
      <w:r>
        <w:t xml:space="preserve">This subsection </w:t>
      </w:r>
      <w:r w:rsidR="00AD00D4">
        <w:t>shows</w:t>
      </w:r>
      <w:r>
        <w:t xml:space="preserve"> </w:t>
      </w:r>
      <w:r w:rsidR="00AA21FD">
        <w:t xml:space="preserve">the participants’ </w:t>
      </w:r>
      <w:r w:rsidR="006D5028">
        <w:t>responses as</w:t>
      </w:r>
      <w:r w:rsidR="00AA21FD">
        <w:t xml:space="preserve"> they </w:t>
      </w:r>
      <w:r w:rsidR="006D5028">
        <w:t xml:space="preserve">are </w:t>
      </w:r>
      <w:r w:rsidR="00AA21FD">
        <w:t xml:space="preserve">collected in </w:t>
      </w:r>
      <w:proofErr w:type="spellStart"/>
      <w:r w:rsidR="00AA21FD">
        <w:t>SurveyMonky</w:t>
      </w:r>
      <w:proofErr w:type="spellEnd"/>
      <w:r w:rsidR="00AA21FD">
        <w:t xml:space="preserve"> website.</w:t>
      </w:r>
      <w:r w:rsidR="006D5028">
        <w:t xml:space="preserve"> </w:t>
      </w:r>
      <w:r w:rsidR="001E67D5">
        <w:t>Notice that most of the questions of type rating scale where the an</w:t>
      </w:r>
      <w:r w:rsidR="005A1AC4">
        <w:t>swers are rating from Strongly Agree to Strongly D</w:t>
      </w:r>
      <w:r w:rsidR="00B86BE5">
        <w:t>isagree</w:t>
      </w:r>
      <w:r w:rsidR="001E67D5">
        <w:t xml:space="preserve">. </w:t>
      </w:r>
      <w:r w:rsidR="005E566C">
        <w:t xml:space="preserve">Last question is of the text where </w:t>
      </w:r>
      <w:r w:rsidR="00E61906">
        <w:t>the answer to the question is a feedback.</w:t>
      </w:r>
      <w:r w:rsidR="00D849FE">
        <w:t xml:space="preserve"> </w:t>
      </w:r>
      <w:r w:rsidR="00310CEB">
        <w:t xml:space="preserve">Answers follow the same structure as the one mentioned in </w:t>
      </w:r>
      <w:r w:rsidR="00310CEB">
        <w:fldChar w:fldCharType="begin"/>
      </w:r>
      <w:r w:rsidR="00310CEB">
        <w:instrText xml:space="preserve"> REF _Ref269221162 \r \h </w:instrText>
      </w:r>
      <w:r w:rsidR="00310CEB">
        <w:fldChar w:fldCharType="separate"/>
      </w:r>
      <w:r w:rsidR="00310CEB">
        <w:t>7.1.1</w:t>
      </w:r>
      <w:r w:rsidR="00310CEB">
        <w:fldChar w:fldCharType="end"/>
      </w:r>
      <w:r w:rsidR="00310CEB">
        <w:t xml:space="preserve"> that the q</w:t>
      </w:r>
      <w:r w:rsidR="00D849FE">
        <w:t>uestions were divided into 8 categories</w:t>
      </w:r>
      <w:r w:rsidR="00B022AB">
        <w:t>.</w:t>
      </w:r>
    </w:p>
    <w:p w14:paraId="46AB8B8A" w14:textId="77777777" w:rsidR="00182583" w:rsidRDefault="00182583" w:rsidP="00AA21FD">
      <w:pPr>
        <w:spacing w:line="360" w:lineRule="auto"/>
        <w:jc w:val="both"/>
      </w:pPr>
    </w:p>
    <w:p w14:paraId="6C692207" w14:textId="505A7FF0" w:rsidR="00A06222" w:rsidRDefault="0037315E" w:rsidP="00AA21FD">
      <w:pPr>
        <w:spacing w:line="360" w:lineRule="auto"/>
        <w:jc w:val="both"/>
      </w:pPr>
      <w:r>
        <w:fldChar w:fldCharType="begin"/>
      </w:r>
      <w:r>
        <w:instrText xml:space="preserve"> REF _Ref269221492 \h </w:instrText>
      </w:r>
      <w:r>
        <w:fldChar w:fldCharType="separate"/>
      </w:r>
      <w:r>
        <w:t xml:space="preserve">Figure </w:t>
      </w:r>
      <w:r>
        <w:rPr>
          <w:noProof/>
        </w:rPr>
        <w:t>34</w:t>
      </w:r>
      <w:r>
        <w:fldChar w:fldCharType="end"/>
      </w:r>
      <w:r>
        <w:t xml:space="preserve"> and </w:t>
      </w:r>
      <w:r>
        <w:fldChar w:fldCharType="begin"/>
      </w:r>
      <w:r>
        <w:instrText xml:space="preserve"> REF _Ref269221503 \h </w:instrText>
      </w:r>
      <w:r>
        <w:fldChar w:fldCharType="end"/>
      </w:r>
      <w:r w:rsidR="000F3BA8">
        <w:fldChar w:fldCharType="begin"/>
      </w:r>
      <w:r w:rsidR="000F3BA8">
        <w:instrText xml:space="preserve"> REF _Ref269230809 \h </w:instrText>
      </w:r>
      <w:r w:rsidR="000F3BA8">
        <w:fldChar w:fldCharType="separate"/>
      </w:r>
      <w:r w:rsidR="000F3BA8">
        <w:t xml:space="preserve">Table </w:t>
      </w:r>
      <w:r w:rsidR="000F3BA8">
        <w:rPr>
          <w:noProof/>
        </w:rPr>
        <w:t>18</w:t>
      </w:r>
      <w:r w:rsidR="000F3BA8">
        <w:fldChar w:fldCharType="end"/>
      </w:r>
      <w:r w:rsidR="00AA1021">
        <w:t xml:space="preserve"> demonstrate the results of questions in configuration category.</w:t>
      </w:r>
      <w:r w:rsidR="00BC2D12">
        <w:t xml:space="preserve"> For the first question,</w:t>
      </w:r>
      <w:r w:rsidR="00AA1021">
        <w:t xml:space="preserve"> </w:t>
      </w:r>
      <w:r w:rsidR="00F44150">
        <w:t xml:space="preserve">100% of the participants think that the tool able to run </w:t>
      </w:r>
      <w:r w:rsidR="007A005B">
        <w:t>ontologies</w:t>
      </w:r>
      <w:r w:rsidR="00F44150">
        <w:t xml:space="preserve"> with specific annotations</w:t>
      </w:r>
      <w:r w:rsidR="007A005B">
        <w:t xml:space="preserve">. </w:t>
      </w:r>
      <w:r w:rsidR="00F44150">
        <w:t>60% of those participants strongly think that the case.</w:t>
      </w:r>
      <w:r w:rsidR="00BC2D12">
        <w:t xml:space="preserve"> The second question got similar </w:t>
      </w:r>
      <w:r w:rsidR="006E5179">
        <w:t>result, 100% of the participants a</w:t>
      </w:r>
      <w:r w:rsidR="00630951">
        <w:t>gree, that the process of annotating ontology to make work with the tool, is easy.</w:t>
      </w:r>
      <w:r w:rsidR="00837875">
        <w:t xml:space="preserve"> 60% strongly agree with this while the other 40% just agree.</w:t>
      </w:r>
      <w:r w:rsidR="00326CC3">
        <w:t xml:space="preserve"> </w:t>
      </w:r>
      <w:r w:rsidR="004A37EB">
        <w:t>The result for the last question in the configuration section was satisfactory, since 100% strongly think the instructions provided to annotate ontology were easy to follow.</w:t>
      </w:r>
    </w:p>
    <w:p w14:paraId="61E08D74" w14:textId="77777777" w:rsidR="00C45759" w:rsidRDefault="00C45759" w:rsidP="00C45759">
      <w:pPr>
        <w:keepNext/>
        <w:jc w:val="center"/>
      </w:pPr>
      <w:r w:rsidRPr="00C45759">
        <w:rPr>
          <w:noProof/>
        </w:rPr>
        <w:drawing>
          <wp:inline distT="0" distB="0" distL="0" distR="0" wp14:anchorId="32C019EF" wp14:editId="0915C2AC">
            <wp:extent cx="5270500" cy="2484620"/>
            <wp:effectExtent l="25400" t="25400" r="12700" b="30480"/>
            <wp:docPr id="4" name="Picture 3" descr="672797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7972110.png"/>
                    <pic:cNvPicPr>
                      <a:picLocks noChangeAspect="1"/>
                    </pic:cNvPicPr>
                  </pic:nvPicPr>
                  <pic:blipFill>
                    <a:blip r:embed="rId46"/>
                    <a:stretch>
                      <a:fillRect/>
                    </a:stretch>
                  </pic:blipFill>
                  <pic:spPr>
                    <a:xfrm>
                      <a:off x="0" y="0"/>
                      <a:ext cx="5270500" cy="2484620"/>
                    </a:xfrm>
                    <a:prstGeom prst="rect">
                      <a:avLst/>
                    </a:prstGeom>
                    <a:ln>
                      <a:solidFill>
                        <a:schemeClr val="tx1"/>
                      </a:solidFill>
                    </a:ln>
                  </pic:spPr>
                </pic:pic>
              </a:graphicData>
            </a:graphic>
          </wp:inline>
        </w:drawing>
      </w:r>
    </w:p>
    <w:p w14:paraId="71B432E3" w14:textId="3EB1C6F8" w:rsidR="006D5028" w:rsidRDefault="00C45759" w:rsidP="00C45759">
      <w:pPr>
        <w:pStyle w:val="Caption"/>
        <w:spacing w:line="360" w:lineRule="auto"/>
        <w:jc w:val="center"/>
      </w:pPr>
      <w:bookmarkStart w:id="210" w:name="_Ref269221492"/>
      <w:bookmarkStart w:id="211" w:name="_Toc269559884"/>
      <w:r>
        <w:t xml:space="preserve">Figure </w:t>
      </w:r>
      <w:fldSimple w:instr=" SEQ Figure \* ARABIC ">
        <w:r w:rsidR="00E149D1">
          <w:rPr>
            <w:noProof/>
          </w:rPr>
          <w:t>34</w:t>
        </w:r>
      </w:fldSimple>
      <w:bookmarkEnd w:id="210"/>
      <w:r w:rsidR="00AA2301">
        <w:t>: Result c</w:t>
      </w:r>
      <w:r>
        <w:t xml:space="preserve">hart for </w:t>
      </w:r>
      <w:r w:rsidR="00A446EE">
        <w:t>c</w:t>
      </w:r>
      <w:r w:rsidR="00AF7F05">
        <w:t>onfiguration</w:t>
      </w:r>
      <w:r w:rsidR="00A446EE">
        <w:t xml:space="preserve"> section</w:t>
      </w:r>
      <w:r w:rsidR="008C5584">
        <w:t xml:space="preserve"> </w:t>
      </w:r>
      <w:r w:rsidR="008C5584">
        <w:fldChar w:fldCharType="begin"/>
      </w:r>
      <w:r w:rsidR="008C5584">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008C5584">
        <w:fldChar w:fldCharType="separate"/>
      </w:r>
      <w:r w:rsidR="008C5584">
        <w:rPr>
          <w:noProof/>
        </w:rPr>
        <w:t>[26]</w:t>
      </w:r>
      <w:bookmarkEnd w:id="211"/>
      <w:r w:rsidR="008C5584">
        <w:fldChar w:fldCharType="end"/>
      </w:r>
    </w:p>
    <w:p w14:paraId="33C37CE2" w14:textId="77777777" w:rsidR="00420477" w:rsidRDefault="00AF080F" w:rsidP="00420477">
      <w:pPr>
        <w:keepNext/>
        <w:jc w:val="center"/>
      </w:pPr>
      <w:r w:rsidRPr="00AF080F">
        <w:rPr>
          <w:noProof/>
        </w:rPr>
        <w:drawing>
          <wp:inline distT="0" distB="0" distL="0" distR="0" wp14:anchorId="0871A72A" wp14:editId="10E232C0">
            <wp:extent cx="5270500" cy="2697055"/>
            <wp:effectExtent l="25400" t="25400" r="12700" b="20955"/>
            <wp:docPr id="14" name="Picture 3" descr="672797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7972110.png"/>
                    <pic:cNvPicPr>
                      <a:picLocks noChangeAspect="1"/>
                    </pic:cNvPicPr>
                  </pic:nvPicPr>
                  <pic:blipFill>
                    <a:blip r:embed="rId47"/>
                    <a:stretch>
                      <a:fillRect/>
                    </a:stretch>
                  </pic:blipFill>
                  <pic:spPr>
                    <a:xfrm>
                      <a:off x="0" y="0"/>
                      <a:ext cx="5270500" cy="2697055"/>
                    </a:xfrm>
                    <a:prstGeom prst="rect">
                      <a:avLst/>
                    </a:prstGeom>
                    <a:ln>
                      <a:solidFill>
                        <a:srgbClr val="000000"/>
                      </a:solidFill>
                    </a:ln>
                  </pic:spPr>
                </pic:pic>
              </a:graphicData>
            </a:graphic>
          </wp:inline>
        </w:drawing>
      </w:r>
    </w:p>
    <w:p w14:paraId="5202950E" w14:textId="498D619B" w:rsidR="00AF080F" w:rsidRPr="00AF080F" w:rsidRDefault="00420477" w:rsidP="00420477">
      <w:pPr>
        <w:pStyle w:val="Caption"/>
        <w:jc w:val="center"/>
      </w:pPr>
      <w:bookmarkStart w:id="212" w:name="_Ref269230809"/>
      <w:bookmarkStart w:id="213" w:name="_Toc269312582"/>
      <w:r>
        <w:t xml:space="preserve">Table </w:t>
      </w:r>
      <w:fldSimple w:instr=" SEQ Table \* ARABIC ">
        <w:r w:rsidR="00F06A24">
          <w:rPr>
            <w:noProof/>
          </w:rPr>
          <w:t>18</w:t>
        </w:r>
      </w:fldSimple>
      <w:bookmarkEnd w:id="212"/>
      <w:r>
        <w:t xml:space="preserve">: Result data table for configuration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3"/>
      <w:r>
        <w:fldChar w:fldCharType="end"/>
      </w:r>
    </w:p>
    <w:p w14:paraId="3381EBC9" w14:textId="19DC8934" w:rsidR="00D31D4B" w:rsidRDefault="008C1AC0" w:rsidP="00AA21FD">
      <w:pPr>
        <w:spacing w:line="360" w:lineRule="auto"/>
        <w:jc w:val="both"/>
      </w:pPr>
      <w:r>
        <w:fldChar w:fldCharType="begin"/>
      </w:r>
      <w:r>
        <w:instrText xml:space="preserve"> REF _Ref269231250 \h </w:instrText>
      </w:r>
      <w:r>
        <w:fldChar w:fldCharType="separate"/>
      </w:r>
      <w:r>
        <w:t xml:space="preserve">Figure </w:t>
      </w:r>
      <w:r>
        <w:rPr>
          <w:noProof/>
        </w:rPr>
        <w:t>35</w:t>
      </w:r>
      <w:r>
        <w:fldChar w:fldCharType="end"/>
      </w:r>
      <w:r>
        <w:t xml:space="preserve"> </w:t>
      </w:r>
      <w:r w:rsidR="009562C5">
        <w:t xml:space="preserve">and </w:t>
      </w:r>
      <w:r w:rsidR="000F3BA8">
        <w:fldChar w:fldCharType="begin"/>
      </w:r>
      <w:r w:rsidR="000F3BA8">
        <w:instrText xml:space="preserve"> REF _Ref269230831 \h </w:instrText>
      </w:r>
      <w:r w:rsidR="000F3BA8">
        <w:fldChar w:fldCharType="separate"/>
      </w:r>
      <w:r w:rsidR="000F3BA8">
        <w:t xml:space="preserve">Table </w:t>
      </w:r>
      <w:r w:rsidR="000F3BA8">
        <w:rPr>
          <w:noProof/>
        </w:rPr>
        <w:t>19</w:t>
      </w:r>
      <w:r w:rsidR="000F3BA8">
        <w:fldChar w:fldCharType="end"/>
      </w:r>
      <w:r w:rsidR="000F3BA8">
        <w:t xml:space="preserve"> </w:t>
      </w:r>
      <w:r w:rsidR="00C80C77">
        <w:t xml:space="preserve">demonstrate </w:t>
      </w:r>
      <w:r w:rsidR="00AE7DCC">
        <w:t xml:space="preserve">the results of </w:t>
      </w:r>
      <w:r w:rsidR="00F4553C">
        <w:t>the questions of views section</w:t>
      </w:r>
      <w:r w:rsidR="00626BAA">
        <w:t xml:space="preserve">. </w:t>
      </w:r>
      <w:r w:rsidR="00A50348">
        <w:t xml:space="preserve">There are three questions, </w:t>
      </w:r>
      <w:r w:rsidR="00496BC5">
        <w:t xml:space="preserve">100% of the participants </w:t>
      </w:r>
      <w:r w:rsidR="00DF53C9">
        <w:t>think</w:t>
      </w:r>
      <w:r w:rsidR="00496BC5">
        <w:t xml:space="preserve"> having different views a neat feature</w:t>
      </w:r>
      <w:r w:rsidR="00DF53C9">
        <w:t xml:space="preserve">. </w:t>
      </w:r>
      <w:r w:rsidR="00107F3C">
        <w:t>40% like it very much whereas the rest are just happy with it</w:t>
      </w:r>
      <w:r w:rsidR="00DF53C9">
        <w:t>.</w:t>
      </w:r>
      <w:r w:rsidR="00194A28">
        <w:t xml:space="preserve"> In the second question, </w:t>
      </w:r>
      <w:r w:rsidR="00A96546">
        <w:t xml:space="preserve">all of </w:t>
      </w:r>
      <w:r w:rsidR="00D83606">
        <w:t xml:space="preserve">evaluators </w:t>
      </w:r>
      <w:r w:rsidR="00561D33">
        <w:t xml:space="preserve">think that having different views makes browsing ingredients easier. </w:t>
      </w:r>
      <w:r w:rsidR="001A2E8F">
        <w:t xml:space="preserve">The </w:t>
      </w:r>
      <w:r w:rsidR="007A7775">
        <w:t>majority with 60% strongly agrees that it is ease the process of browsing for ingredients.</w:t>
      </w:r>
      <w:r w:rsidR="002C6473">
        <w:t xml:space="preserve"> </w:t>
      </w:r>
      <w:r w:rsidR="00E578EF">
        <w:t xml:space="preserve">80% of the </w:t>
      </w:r>
      <w:r w:rsidR="00FE136F">
        <w:t>participants agree that switching between views is easy, where</w:t>
      </w:r>
      <w:r w:rsidR="00E41CEB">
        <w:t>as the other 20%</w:t>
      </w:r>
      <w:r w:rsidR="00447334">
        <w:t xml:space="preserve"> have neutral opinion.</w:t>
      </w:r>
      <w:r w:rsidR="00526F42">
        <w:t xml:space="preserve"> Among the 80% who agree 60% strongly think it easy to switch between views.</w:t>
      </w:r>
    </w:p>
    <w:p w14:paraId="58A2FFD6" w14:textId="77777777" w:rsidR="00BB1CD1" w:rsidRDefault="00A446EE" w:rsidP="00BB1CD1">
      <w:pPr>
        <w:keepNext/>
        <w:jc w:val="center"/>
      </w:pPr>
      <w:r w:rsidRPr="00A446EE">
        <w:rPr>
          <w:noProof/>
        </w:rPr>
        <w:drawing>
          <wp:inline distT="0" distB="0" distL="0" distR="0" wp14:anchorId="740053DE" wp14:editId="79BAA986">
            <wp:extent cx="5270500" cy="2351072"/>
            <wp:effectExtent l="25400" t="25400" r="12700" b="36830"/>
            <wp:docPr id="15" name="Picture 3" descr="6728488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488330.png"/>
                    <pic:cNvPicPr>
                      <a:picLocks noChangeAspect="1"/>
                    </pic:cNvPicPr>
                  </pic:nvPicPr>
                  <pic:blipFill>
                    <a:blip r:embed="rId48"/>
                    <a:stretch>
                      <a:fillRect/>
                    </a:stretch>
                  </pic:blipFill>
                  <pic:spPr>
                    <a:xfrm>
                      <a:off x="0" y="0"/>
                      <a:ext cx="5270500" cy="2351072"/>
                    </a:xfrm>
                    <a:prstGeom prst="rect">
                      <a:avLst/>
                    </a:prstGeom>
                    <a:ln>
                      <a:solidFill>
                        <a:srgbClr val="000000"/>
                      </a:solidFill>
                    </a:ln>
                  </pic:spPr>
                </pic:pic>
              </a:graphicData>
            </a:graphic>
          </wp:inline>
        </w:drawing>
      </w:r>
    </w:p>
    <w:p w14:paraId="2C8BD869" w14:textId="070D2C18" w:rsidR="002E2316" w:rsidRDefault="00BB1CD1" w:rsidP="00BB1CD1">
      <w:pPr>
        <w:pStyle w:val="Caption"/>
        <w:jc w:val="center"/>
      </w:pPr>
      <w:bookmarkStart w:id="214" w:name="_Ref269231250"/>
      <w:bookmarkStart w:id="215" w:name="_Toc269559885"/>
      <w:r>
        <w:t xml:space="preserve">Figure </w:t>
      </w:r>
      <w:fldSimple w:instr=" SEQ Figure \* ARABIC ">
        <w:r w:rsidR="00E149D1">
          <w:rPr>
            <w:noProof/>
          </w:rPr>
          <w:t>35</w:t>
        </w:r>
      </w:fldSimple>
      <w:bookmarkEnd w:id="214"/>
      <w:r>
        <w:t xml:space="preserve">: Result chart for views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5"/>
      <w:r>
        <w:fldChar w:fldCharType="end"/>
      </w:r>
    </w:p>
    <w:p w14:paraId="4D0AA52E" w14:textId="77777777" w:rsidR="007E0C40" w:rsidRDefault="00EF11C5" w:rsidP="007E0C40">
      <w:pPr>
        <w:keepNext/>
        <w:jc w:val="center"/>
      </w:pPr>
      <w:r w:rsidRPr="00EF11C5">
        <w:rPr>
          <w:noProof/>
        </w:rPr>
        <w:drawing>
          <wp:inline distT="0" distB="0" distL="0" distR="0" wp14:anchorId="453A8B7E" wp14:editId="56ACD456">
            <wp:extent cx="5270500" cy="2156029"/>
            <wp:effectExtent l="25400" t="25400" r="12700" b="28575"/>
            <wp:docPr id="22" name="Picture 3" descr="6728488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488330.png"/>
                    <pic:cNvPicPr>
                      <a:picLocks noChangeAspect="1"/>
                    </pic:cNvPicPr>
                  </pic:nvPicPr>
                  <pic:blipFill>
                    <a:blip r:embed="rId49"/>
                    <a:stretch>
                      <a:fillRect/>
                    </a:stretch>
                  </pic:blipFill>
                  <pic:spPr>
                    <a:xfrm>
                      <a:off x="0" y="0"/>
                      <a:ext cx="5270500" cy="2156029"/>
                    </a:xfrm>
                    <a:prstGeom prst="rect">
                      <a:avLst/>
                    </a:prstGeom>
                    <a:ln>
                      <a:solidFill>
                        <a:srgbClr val="000000"/>
                      </a:solidFill>
                    </a:ln>
                  </pic:spPr>
                </pic:pic>
              </a:graphicData>
            </a:graphic>
          </wp:inline>
        </w:drawing>
      </w:r>
    </w:p>
    <w:p w14:paraId="49E4645C" w14:textId="1BE02677" w:rsidR="008141AD" w:rsidRDefault="007E0C40" w:rsidP="007E0C40">
      <w:pPr>
        <w:pStyle w:val="Caption"/>
        <w:jc w:val="center"/>
      </w:pPr>
      <w:bookmarkStart w:id="216" w:name="_Ref269230831"/>
      <w:bookmarkStart w:id="217" w:name="_Toc269312583"/>
      <w:r>
        <w:t xml:space="preserve">Table </w:t>
      </w:r>
      <w:fldSimple w:instr=" SEQ Table \* ARABIC ">
        <w:r w:rsidR="00F06A24">
          <w:rPr>
            <w:noProof/>
          </w:rPr>
          <w:t>19</w:t>
        </w:r>
      </w:fldSimple>
      <w:bookmarkEnd w:id="216"/>
      <w:r>
        <w:t xml:space="preserve">: Result data table for views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7"/>
      <w:r>
        <w:fldChar w:fldCharType="end"/>
      </w:r>
    </w:p>
    <w:p w14:paraId="16D331BE" w14:textId="4616DBFD" w:rsidR="000E74BC" w:rsidRDefault="00C6032E" w:rsidP="00885FEC">
      <w:pPr>
        <w:spacing w:line="360" w:lineRule="auto"/>
        <w:jc w:val="both"/>
      </w:pPr>
      <w:r>
        <w:fldChar w:fldCharType="begin"/>
      </w:r>
      <w:r>
        <w:instrText xml:space="preserve"> REF _Ref269231233 \h </w:instrText>
      </w:r>
      <w:r>
        <w:fldChar w:fldCharType="separate"/>
      </w:r>
      <w:r>
        <w:t xml:space="preserve">Figure </w:t>
      </w:r>
      <w:r>
        <w:rPr>
          <w:noProof/>
        </w:rPr>
        <w:t>36</w:t>
      </w:r>
      <w:r>
        <w:fldChar w:fldCharType="end"/>
      </w:r>
      <w:r>
        <w:t xml:space="preserve"> </w:t>
      </w:r>
      <w:r w:rsidR="00F7683A">
        <w:t xml:space="preserve">and </w:t>
      </w:r>
      <w:r w:rsidR="004E7AE3">
        <w:fldChar w:fldCharType="begin"/>
      </w:r>
      <w:r w:rsidR="004E7AE3">
        <w:instrText xml:space="preserve"> REF _Ref269230852 \h </w:instrText>
      </w:r>
      <w:r w:rsidR="004E7AE3">
        <w:fldChar w:fldCharType="separate"/>
      </w:r>
      <w:r w:rsidR="004E7AE3">
        <w:t xml:space="preserve">Table </w:t>
      </w:r>
      <w:r w:rsidR="004E7AE3">
        <w:rPr>
          <w:noProof/>
        </w:rPr>
        <w:t>20</w:t>
      </w:r>
      <w:r w:rsidR="004E7AE3">
        <w:fldChar w:fldCharType="end"/>
      </w:r>
      <w:r w:rsidR="004E7AE3">
        <w:t xml:space="preserve"> </w:t>
      </w:r>
      <w:r w:rsidR="00A44D98">
        <w:t xml:space="preserve">demonstrate the results of tree filter section where the questions are about filters in tree view. </w:t>
      </w:r>
      <w:r w:rsidR="001A5F12">
        <w:t>There are five questions in this section</w:t>
      </w:r>
      <w:r w:rsidR="0083347A">
        <w:t xml:space="preserve">. </w:t>
      </w:r>
      <w:r w:rsidR="00A96845">
        <w:t>80% of the participants see that the filters are specified in the ontology file. However, the remaining 20% does not have opinions about it.</w:t>
      </w:r>
      <w:r w:rsidR="00A62764">
        <w:t xml:space="preserve"> </w:t>
      </w:r>
      <w:r w:rsidR="00510AAA">
        <w:t>For the second question, all the participants think if no filters specified in the ontology then non will show in the application tool. All the participants strongly agree with the statement that adding filter annotations are very easy to do. In the fourth question, all evaluators see that filters help in narrowing down ingredients to construct search queries.</w:t>
      </w:r>
      <w:r w:rsidR="007707C5">
        <w:t xml:space="preserve"> Finally, </w:t>
      </w:r>
      <w:r w:rsidR="009131F8">
        <w:t>80% see that having filters ease the process of constructing search queries, whereas the remaining 20% have no opinion.</w:t>
      </w:r>
    </w:p>
    <w:p w14:paraId="15608C6B" w14:textId="77777777" w:rsidR="00C40BFA" w:rsidRDefault="00FA7DF6" w:rsidP="00C40BFA">
      <w:pPr>
        <w:keepNext/>
        <w:jc w:val="center"/>
      </w:pPr>
      <w:r w:rsidRPr="00FA7DF6">
        <w:rPr>
          <w:noProof/>
        </w:rPr>
        <w:drawing>
          <wp:inline distT="0" distB="0" distL="0" distR="0" wp14:anchorId="17C2F848" wp14:editId="5F83DCFD">
            <wp:extent cx="5270500" cy="2484620"/>
            <wp:effectExtent l="25400" t="25400" r="12700" b="30480"/>
            <wp:docPr id="29" name="Picture 3" descr="6728519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19730.png"/>
                    <pic:cNvPicPr>
                      <a:picLocks noChangeAspect="1"/>
                    </pic:cNvPicPr>
                  </pic:nvPicPr>
                  <pic:blipFill>
                    <a:blip r:embed="rId50"/>
                    <a:stretch>
                      <a:fillRect/>
                    </a:stretch>
                  </pic:blipFill>
                  <pic:spPr>
                    <a:xfrm>
                      <a:off x="0" y="0"/>
                      <a:ext cx="5270500" cy="2484620"/>
                    </a:xfrm>
                    <a:prstGeom prst="rect">
                      <a:avLst/>
                    </a:prstGeom>
                    <a:ln>
                      <a:solidFill>
                        <a:srgbClr val="000000"/>
                      </a:solidFill>
                    </a:ln>
                  </pic:spPr>
                </pic:pic>
              </a:graphicData>
            </a:graphic>
          </wp:inline>
        </w:drawing>
      </w:r>
    </w:p>
    <w:p w14:paraId="7D484235" w14:textId="1C9E7168" w:rsidR="00885FEC" w:rsidRDefault="00C40BFA" w:rsidP="00DD1FCA">
      <w:pPr>
        <w:pStyle w:val="Caption"/>
        <w:jc w:val="center"/>
      </w:pPr>
      <w:bookmarkStart w:id="218" w:name="_Ref269231233"/>
      <w:bookmarkStart w:id="219" w:name="_Toc269559886"/>
      <w:r>
        <w:t xml:space="preserve">Figure </w:t>
      </w:r>
      <w:fldSimple w:instr=" SEQ Figure \* ARABIC ">
        <w:r w:rsidR="00E149D1">
          <w:rPr>
            <w:noProof/>
          </w:rPr>
          <w:t>36</w:t>
        </w:r>
      </w:fldSimple>
      <w:bookmarkEnd w:id="218"/>
      <w:r>
        <w:t>: Result chart for tree filt</w:t>
      </w:r>
      <w:r w:rsidR="00DD1FCA">
        <w:t>er</w:t>
      </w:r>
      <w:r>
        <w:t>ing section</w:t>
      </w:r>
      <w:r w:rsidR="00DD1FCA">
        <w:t xml:space="preserve"> </w:t>
      </w:r>
      <w:r w:rsidR="00DD1FCA">
        <w:fldChar w:fldCharType="begin"/>
      </w:r>
      <w:r w:rsidR="00DD1FCA">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00DD1FCA">
        <w:fldChar w:fldCharType="separate"/>
      </w:r>
      <w:r w:rsidR="00DD1FCA">
        <w:rPr>
          <w:noProof/>
        </w:rPr>
        <w:t>[26]</w:t>
      </w:r>
      <w:bookmarkEnd w:id="219"/>
      <w:r w:rsidR="00DD1FCA">
        <w:fldChar w:fldCharType="end"/>
      </w:r>
    </w:p>
    <w:p w14:paraId="23DCC842" w14:textId="77777777" w:rsidR="0065217C" w:rsidRDefault="00825A9B" w:rsidP="0065217C">
      <w:pPr>
        <w:keepNext/>
        <w:jc w:val="center"/>
      </w:pPr>
      <w:r w:rsidRPr="00825A9B">
        <w:rPr>
          <w:noProof/>
        </w:rPr>
        <w:drawing>
          <wp:inline distT="0" distB="0" distL="0" distR="0" wp14:anchorId="01413404" wp14:editId="0EB17BDE">
            <wp:extent cx="5270500" cy="3744322"/>
            <wp:effectExtent l="25400" t="25400" r="12700" b="15240"/>
            <wp:docPr id="30" name="Picture 3" descr="6728519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19730.png"/>
                    <pic:cNvPicPr>
                      <a:picLocks noChangeAspect="1"/>
                    </pic:cNvPicPr>
                  </pic:nvPicPr>
                  <pic:blipFill>
                    <a:blip r:embed="rId51"/>
                    <a:stretch>
                      <a:fillRect/>
                    </a:stretch>
                  </pic:blipFill>
                  <pic:spPr>
                    <a:xfrm>
                      <a:off x="0" y="0"/>
                      <a:ext cx="5270500" cy="3744322"/>
                    </a:xfrm>
                    <a:prstGeom prst="rect">
                      <a:avLst/>
                    </a:prstGeom>
                    <a:ln>
                      <a:solidFill>
                        <a:srgbClr val="000000"/>
                      </a:solidFill>
                    </a:ln>
                  </pic:spPr>
                </pic:pic>
              </a:graphicData>
            </a:graphic>
          </wp:inline>
        </w:drawing>
      </w:r>
    </w:p>
    <w:p w14:paraId="2A9BD702" w14:textId="6A105DB7" w:rsidR="00FA7DF6" w:rsidRDefault="0065217C" w:rsidP="00CA4226">
      <w:pPr>
        <w:pStyle w:val="Caption"/>
        <w:jc w:val="center"/>
      </w:pPr>
      <w:bookmarkStart w:id="220" w:name="_Ref269230852"/>
      <w:bookmarkStart w:id="221" w:name="_Toc269312584"/>
      <w:r>
        <w:t xml:space="preserve">Table </w:t>
      </w:r>
      <w:fldSimple w:instr=" SEQ Table \* ARABIC ">
        <w:r w:rsidR="00F06A24">
          <w:rPr>
            <w:noProof/>
          </w:rPr>
          <w:t>20</w:t>
        </w:r>
      </w:fldSimple>
      <w:bookmarkEnd w:id="220"/>
      <w:r>
        <w:t xml:space="preserve">: Result data table for tree filtering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21"/>
      <w:r>
        <w:fldChar w:fldCharType="end"/>
      </w:r>
    </w:p>
    <w:p w14:paraId="6DA02B57" w14:textId="358DBE82" w:rsidR="00825A9B" w:rsidRDefault="008C1AC0" w:rsidP="00D50DA3">
      <w:pPr>
        <w:spacing w:line="360" w:lineRule="auto"/>
        <w:jc w:val="both"/>
      </w:pPr>
      <w:r>
        <w:fldChar w:fldCharType="begin"/>
      </w:r>
      <w:r>
        <w:instrText xml:space="preserve"> REF _Ref269231279 \h </w:instrText>
      </w:r>
      <w:r>
        <w:fldChar w:fldCharType="separate"/>
      </w:r>
      <w:r>
        <w:t xml:space="preserve">Figure </w:t>
      </w:r>
      <w:r>
        <w:rPr>
          <w:noProof/>
        </w:rPr>
        <w:t>37</w:t>
      </w:r>
      <w:r>
        <w:fldChar w:fldCharType="end"/>
      </w:r>
      <w:r>
        <w:t xml:space="preserve"> and </w:t>
      </w:r>
      <w:r>
        <w:fldChar w:fldCharType="begin"/>
      </w:r>
      <w:r>
        <w:instrText xml:space="preserve"> REF _Ref269231292 \h </w:instrText>
      </w:r>
      <w:r>
        <w:fldChar w:fldCharType="separate"/>
      </w:r>
      <w:r>
        <w:t xml:space="preserve">Table </w:t>
      </w:r>
      <w:r>
        <w:rPr>
          <w:noProof/>
        </w:rPr>
        <w:t>21</w:t>
      </w:r>
      <w:r>
        <w:fldChar w:fldCharType="end"/>
      </w:r>
      <w:r w:rsidR="00C133C1">
        <w:t>show the result of the question in the list filtering section.</w:t>
      </w:r>
      <w:r w:rsidR="00321534">
        <w:t xml:space="preserve"> 80% agree that list filters are not specified in the ontology, whereas 20% think it is </w:t>
      </w:r>
      <w:r w:rsidR="00AB651F">
        <w:t>specified</w:t>
      </w:r>
      <w:r w:rsidR="00321534">
        <w:t xml:space="preserve"> in the ontology.</w:t>
      </w:r>
      <w:r w:rsidR="00AB651F">
        <w:t xml:space="preserve"> </w:t>
      </w:r>
      <w:r w:rsidR="006B13BD">
        <w:t>As for the second question, a</w:t>
      </w:r>
      <w:r w:rsidR="00AB651F">
        <w:t>ll participants agree that list filtering works with any ontology.</w:t>
      </w:r>
      <w:r w:rsidR="0050485D">
        <w:t xml:space="preserve"> The result of question three shows most of the participant</w:t>
      </w:r>
      <w:r w:rsidR="007B4AE1">
        <w:t>s</w:t>
      </w:r>
      <w:r w:rsidR="0050485D">
        <w:t xml:space="preserve"> with 80% </w:t>
      </w:r>
      <w:r w:rsidR="000E0A39">
        <w:t>agree that</w:t>
      </w:r>
      <w:r w:rsidR="0050485D">
        <w:t xml:space="preserve"> the filters ease the process of finding specific </w:t>
      </w:r>
      <w:r w:rsidR="00CC131B">
        <w:t>ingredients,</w:t>
      </w:r>
      <w:r w:rsidR="0050485D">
        <w:t xml:space="preserve"> </w:t>
      </w:r>
      <w:r w:rsidR="00CC131B">
        <w:t xml:space="preserve">whereas the rest 20% have no opinion. </w:t>
      </w:r>
      <w:r w:rsidR="005701AE">
        <w:t xml:space="preserve">The last question’s result shows </w:t>
      </w:r>
      <w:r w:rsidR="007B4AE1">
        <w:t xml:space="preserve">80% agree that </w:t>
      </w:r>
      <w:r w:rsidR="00052E9A">
        <w:t>filtering narrows down the content of the ingredient to form a search query, however 20% has no opinion.</w:t>
      </w:r>
    </w:p>
    <w:p w14:paraId="1A04B1FF" w14:textId="77777777" w:rsidR="00E07630" w:rsidRDefault="00EB263F" w:rsidP="00E07630">
      <w:pPr>
        <w:keepNext/>
        <w:jc w:val="center"/>
      </w:pPr>
      <w:r w:rsidRPr="00EB263F">
        <w:rPr>
          <w:noProof/>
        </w:rPr>
        <w:drawing>
          <wp:inline distT="0" distB="0" distL="0" distR="0" wp14:anchorId="0B48D4C4" wp14:editId="66C2CC28">
            <wp:extent cx="5270500" cy="2484620"/>
            <wp:effectExtent l="25400" t="25400" r="12700" b="30480"/>
            <wp:docPr id="40" name="Picture 3" descr="6728583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83760.png"/>
                    <pic:cNvPicPr>
                      <a:picLocks noChangeAspect="1"/>
                    </pic:cNvPicPr>
                  </pic:nvPicPr>
                  <pic:blipFill>
                    <a:blip r:embed="rId52"/>
                    <a:stretch>
                      <a:fillRect/>
                    </a:stretch>
                  </pic:blipFill>
                  <pic:spPr>
                    <a:xfrm>
                      <a:off x="0" y="0"/>
                      <a:ext cx="5270500" cy="2484620"/>
                    </a:xfrm>
                    <a:prstGeom prst="rect">
                      <a:avLst/>
                    </a:prstGeom>
                    <a:ln>
                      <a:solidFill>
                        <a:schemeClr val="tx1"/>
                      </a:solidFill>
                    </a:ln>
                  </pic:spPr>
                </pic:pic>
              </a:graphicData>
            </a:graphic>
          </wp:inline>
        </w:drawing>
      </w:r>
    </w:p>
    <w:p w14:paraId="38A01D23" w14:textId="24F91F65" w:rsidR="00825A9B" w:rsidRDefault="00E07630" w:rsidP="00E07630">
      <w:pPr>
        <w:pStyle w:val="Caption"/>
        <w:jc w:val="center"/>
      </w:pPr>
      <w:bookmarkStart w:id="222" w:name="_Ref269231279"/>
      <w:bookmarkStart w:id="223" w:name="_Toc269559887"/>
      <w:r>
        <w:t xml:space="preserve">Figure </w:t>
      </w:r>
      <w:fldSimple w:instr=" SEQ Figure \* ARABIC ">
        <w:r w:rsidR="00E149D1">
          <w:rPr>
            <w:noProof/>
          </w:rPr>
          <w:t>37</w:t>
        </w:r>
      </w:fldSimple>
      <w:bookmarkEnd w:id="222"/>
      <w:r>
        <w:t xml:space="preserve">: Result chart for list filtering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23"/>
      <w:r>
        <w:fldChar w:fldCharType="end"/>
      </w:r>
    </w:p>
    <w:p w14:paraId="08DAC63E" w14:textId="77777777" w:rsidR="00E50E7C" w:rsidRDefault="00EB263F" w:rsidP="00E50E7C">
      <w:pPr>
        <w:keepNext/>
        <w:jc w:val="center"/>
      </w:pPr>
      <w:r w:rsidRPr="00EB263F">
        <w:rPr>
          <w:noProof/>
        </w:rPr>
        <w:drawing>
          <wp:inline distT="0" distB="0" distL="0" distR="0" wp14:anchorId="078F9DB6" wp14:editId="4017A683">
            <wp:extent cx="5270500" cy="2936821"/>
            <wp:effectExtent l="25400" t="25400" r="12700" b="35560"/>
            <wp:docPr id="42" name="Picture 3" descr="6728583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83760.png"/>
                    <pic:cNvPicPr>
                      <a:picLocks noChangeAspect="1"/>
                    </pic:cNvPicPr>
                  </pic:nvPicPr>
                  <pic:blipFill>
                    <a:blip r:embed="rId53"/>
                    <a:stretch>
                      <a:fillRect/>
                    </a:stretch>
                  </pic:blipFill>
                  <pic:spPr>
                    <a:xfrm>
                      <a:off x="0" y="0"/>
                      <a:ext cx="5270500" cy="2936821"/>
                    </a:xfrm>
                    <a:prstGeom prst="rect">
                      <a:avLst/>
                    </a:prstGeom>
                    <a:ln>
                      <a:solidFill>
                        <a:srgbClr val="000000"/>
                      </a:solidFill>
                    </a:ln>
                  </pic:spPr>
                </pic:pic>
              </a:graphicData>
            </a:graphic>
          </wp:inline>
        </w:drawing>
      </w:r>
    </w:p>
    <w:p w14:paraId="718A94BD" w14:textId="31E562AB" w:rsidR="00825A9B" w:rsidRDefault="00E50E7C" w:rsidP="00E50E7C">
      <w:pPr>
        <w:pStyle w:val="Caption"/>
        <w:jc w:val="center"/>
      </w:pPr>
      <w:bookmarkStart w:id="224" w:name="_Ref269231292"/>
      <w:bookmarkStart w:id="225" w:name="_Toc269312585"/>
      <w:bookmarkStart w:id="226" w:name="_Ref269231287"/>
      <w:r>
        <w:t xml:space="preserve">Table </w:t>
      </w:r>
      <w:fldSimple w:instr=" SEQ Table \* ARABIC ">
        <w:r w:rsidR="00F06A24">
          <w:rPr>
            <w:noProof/>
          </w:rPr>
          <w:t>21</w:t>
        </w:r>
      </w:fldSimple>
      <w:bookmarkEnd w:id="224"/>
      <w:r>
        <w:t xml:space="preserve">: Result data table for list filtering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25"/>
      <w:r>
        <w:fldChar w:fldCharType="end"/>
      </w:r>
      <w:bookmarkEnd w:id="226"/>
    </w:p>
    <w:p w14:paraId="5A1F176F" w14:textId="12AA0C5F" w:rsidR="00EB263F" w:rsidRDefault="00EE2786" w:rsidP="006F6B93">
      <w:pPr>
        <w:spacing w:line="360" w:lineRule="auto"/>
        <w:jc w:val="both"/>
      </w:pPr>
      <w:r>
        <w:fldChar w:fldCharType="begin"/>
      </w:r>
      <w:r>
        <w:instrText xml:space="preserve"> REF _Ref269232940 \h </w:instrText>
      </w:r>
      <w:r>
        <w:fldChar w:fldCharType="separate"/>
      </w:r>
      <w:r>
        <w:t xml:space="preserve">Figure </w:t>
      </w:r>
      <w:r>
        <w:rPr>
          <w:noProof/>
        </w:rPr>
        <w:t>38</w:t>
      </w:r>
      <w:r>
        <w:fldChar w:fldCharType="end"/>
      </w:r>
      <w:r>
        <w:t xml:space="preserve"> and </w:t>
      </w:r>
      <w:r>
        <w:fldChar w:fldCharType="begin"/>
      </w:r>
      <w:r>
        <w:instrText xml:space="preserve"> REF _Ref269232954 \h </w:instrText>
      </w:r>
      <w:r>
        <w:fldChar w:fldCharType="separate"/>
      </w:r>
      <w:r>
        <w:t xml:space="preserve">Table </w:t>
      </w:r>
      <w:r>
        <w:rPr>
          <w:noProof/>
        </w:rPr>
        <w:t>22</w:t>
      </w:r>
      <w:r>
        <w:fldChar w:fldCharType="end"/>
      </w:r>
      <w:r>
        <w:t xml:space="preserve"> </w:t>
      </w:r>
      <w:r w:rsidR="00E45895">
        <w:t>demonstrate the result of the question for the languages section.</w:t>
      </w:r>
      <w:r w:rsidR="009B614A">
        <w:t xml:space="preserve"> In the first question, 80% </w:t>
      </w:r>
      <w:r w:rsidR="00785837">
        <w:t xml:space="preserve">agree that the tool shows available languages used to labeled ontology. However, 20% has no </w:t>
      </w:r>
      <w:r w:rsidR="00A317A6">
        <w:t>opinion</w:t>
      </w:r>
      <w:r w:rsidR="00785837">
        <w:t xml:space="preserve">. </w:t>
      </w:r>
      <w:r w:rsidR="00384939">
        <w:t xml:space="preserve">In the second question the majority with 60% does not see percentage of language represented in the ontology, whereas 40% see that. </w:t>
      </w:r>
      <w:r w:rsidR="00C55EF4">
        <w:t xml:space="preserve">In the third question, all participants agree </w:t>
      </w:r>
      <w:r w:rsidR="008D463D">
        <w:t>that displaying different languages is easy.</w:t>
      </w:r>
      <w:r w:rsidR="00BA17CD">
        <w:t xml:space="preserve"> As for the last question, </w:t>
      </w:r>
      <w:r w:rsidR="00B71718">
        <w:t>majority agrees</w:t>
      </w:r>
      <w:r w:rsidR="00BA17CD">
        <w:t xml:space="preserve"> that English the default language, only 20% does not have an opinion.</w:t>
      </w:r>
    </w:p>
    <w:p w14:paraId="2DA55052" w14:textId="77777777" w:rsidR="00B36526" w:rsidRDefault="00B36526" w:rsidP="00B36526">
      <w:pPr>
        <w:keepNext/>
        <w:jc w:val="center"/>
      </w:pPr>
      <w:r w:rsidRPr="00B36526">
        <w:rPr>
          <w:noProof/>
        </w:rPr>
        <w:drawing>
          <wp:inline distT="0" distB="0" distL="0" distR="0" wp14:anchorId="53FA5778" wp14:editId="704AC99D">
            <wp:extent cx="5270500" cy="2484620"/>
            <wp:effectExtent l="25400" t="25400" r="12700" b="30480"/>
            <wp:docPr id="43" name="Picture 3" descr="672860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04740.png"/>
                    <pic:cNvPicPr>
                      <a:picLocks noChangeAspect="1"/>
                    </pic:cNvPicPr>
                  </pic:nvPicPr>
                  <pic:blipFill>
                    <a:blip r:embed="rId54"/>
                    <a:stretch>
                      <a:fillRect/>
                    </a:stretch>
                  </pic:blipFill>
                  <pic:spPr>
                    <a:xfrm>
                      <a:off x="0" y="0"/>
                      <a:ext cx="5270500" cy="2484620"/>
                    </a:xfrm>
                    <a:prstGeom prst="rect">
                      <a:avLst/>
                    </a:prstGeom>
                    <a:ln>
                      <a:solidFill>
                        <a:srgbClr val="000000"/>
                      </a:solidFill>
                    </a:ln>
                  </pic:spPr>
                </pic:pic>
              </a:graphicData>
            </a:graphic>
          </wp:inline>
        </w:drawing>
      </w:r>
    </w:p>
    <w:p w14:paraId="570E3FF1" w14:textId="420E421B" w:rsidR="00C36B21" w:rsidRDefault="00B36526" w:rsidP="00B36526">
      <w:pPr>
        <w:pStyle w:val="Caption"/>
        <w:spacing w:line="360" w:lineRule="auto"/>
        <w:jc w:val="center"/>
      </w:pPr>
      <w:bookmarkStart w:id="227" w:name="_Ref269232940"/>
      <w:bookmarkStart w:id="228" w:name="_Toc269559888"/>
      <w:r>
        <w:t xml:space="preserve">Figure </w:t>
      </w:r>
      <w:fldSimple w:instr=" SEQ Figure \* ARABIC ">
        <w:r w:rsidR="00E149D1">
          <w:rPr>
            <w:noProof/>
          </w:rPr>
          <w:t>38</w:t>
        </w:r>
      </w:fldSimple>
      <w:bookmarkEnd w:id="227"/>
      <w:r w:rsidR="004E4AE4">
        <w:t>: Result chat for language</w:t>
      </w:r>
      <w:r>
        <w:t xml:space="preserve">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28"/>
      <w:r>
        <w:fldChar w:fldCharType="end"/>
      </w:r>
    </w:p>
    <w:p w14:paraId="3ECD4C86" w14:textId="77777777" w:rsidR="004E4AE4" w:rsidRDefault="004E4AE4" w:rsidP="004E4AE4">
      <w:pPr>
        <w:keepNext/>
        <w:jc w:val="center"/>
      </w:pPr>
      <w:r w:rsidRPr="004E4AE4">
        <w:rPr>
          <w:noProof/>
        </w:rPr>
        <w:drawing>
          <wp:inline distT="0" distB="0" distL="0" distR="0" wp14:anchorId="019BF8B0" wp14:editId="27FC961E">
            <wp:extent cx="5270500" cy="2936821"/>
            <wp:effectExtent l="25400" t="25400" r="12700" b="35560"/>
            <wp:docPr id="44" name="Picture 3" descr="672860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04740.png"/>
                    <pic:cNvPicPr>
                      <a:picLocks noChangeAspect="1"/>
                    </pic:cNvPicPr>
                  </pic:nvPicPr>
                  <pic:blipFill>
                    <a:blip r:embed="rId55"/>
                    <a:stretch>
                      <a:fillRect/>
                    </a:stretch>
                  </pic:blipFill>
                  <pic:spPr>
                    <a:xfrm>
                      <a:off x="0" y="0"/>
                      <a:ext cx="5270500" cy="2936821"/>
                    </a:xfrm>
                    <a:prstGeom prst="rect">
                      <a:avLst/>
                    </a:prstGeom>
                    <a:ln>
                      <a:solidFill>
                        <a:srgbClr val="000000"/>
                      </a:solidFill>
                    </a:ln>
                  </pic:spPr>
                </pic:pic>
              </a:graphicData>
            </a:graphic>
          </wp:inline>
        </w:drawing>
      </w:r>
    </w:p>
    <w:p w14:paraId="0190D0AE" w14:textId="2B5FE94A" w:rsidR="00BF29A9" w:rsidRDefault="004E4AE4" w:rsidP="004E4AE4">
      <w:pPr>
        <w:pStyle w:val="Caption"/>
        <w:jc w:val="center"/>
      </w:pPr>
      <w:bookmarkStart w:id="229" w:name="_Ref269232954"/>
      <w:bookmarkStart w:id="230" w:name="_Toc269312586"/>
      <w:r>
        <w:t xml:space="preserve">Table </w:t>
      </w:r>
      <w:fldSimple w:instr=" SEQ Table \* ARABIC ">
        <w:r w:rsidR="00F06A24">
          <w:rPr>
            <w:noProof/>
          </w:rPr>
          <w:t>22</w:t>
        </w:r>
      </w:fldSimple>
      <w:bookmarkEnd w:id="229"/>
      <w:r>
        <w:t xml:space="preserve">: Result data table for language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30"/>
      <w:r>
        <w:fldChar w:fldCharType="end"/>
      </w:r>
    </w:p>
    <w:p w14:paraId="72D2D951" w14:textId="6D9604DE" w:rsidR="00BF29A9" w:rsidRPr="00B10284" w:rsidRDefault="00B10284" w:rsidP="00204626">
      <w:pPr>
        <w:spacing w:line="360" w:lineRule="auto"/>
        <w:jc w:val="both"/>
      </w:pPr>
      <w:r>
        <w:fldChar w:fldCharType="begin"/>
      </w:r>
      <w:r>
        <w:instrText xml:space="preserve"> REF _Ref269234249 \h </w:instrText>
      </w:r>
      <w:r>
        <w:fldChar w:fldCharType="separate"/>
      </w:r>
      <w:r>
        <w:t xml:space="preserve">Figure </w:t>
      </w:r>
      <w:r>
        <w:rPr>
          <w:noProof/>
        </w:rPr>
        <w:t>39</w:t>
      </w:r>
      <w:r>
        <w:fldChar w:fldCharType="end"/>
      </w:r>
      <w:r>
        <w:t xml:space="preserve"> and </w:t>
      </w:r>
      <w:r>
        <w:fldChar w:fldCharType="begin"/>
      </w:r>
      <w:r>
        <w:instrText xml:space="preserve"> REF _Ref269234263 \h </w:instrText>
      </w:r>
      <w:r>
        <w:fldChar w:fldCharType="separate"/>
      </w:r>
      <w:r>
        <w:t xml:space="preserve">Table </w:t>
      </w:r>
      <w:r>
        <w:rPr>
          <w:noProof/>
        </w:rPr>
        <w:t>23</w:t>
      </w:r>
      <w:r>
        <w:fldChar w:fldCharType="end"/>
      </w:r>
      <w:r w:rsidR="0095465E">
        <w:t xml:space="preserve"> show the result of the questions in the </w:t>
      </w:r>
      <w:r w:rsidR="006F7550">
        <w:t xml:space="preserve">facets section. </w:t>
      </w:r>
      <w:r w:rsidR="00AE0BF3">
        <w:t xml:space="preserve">60% agree that </w:t>
      </w:r>
      <w:r w:rsidR="003F48C5">
        <w:t>facets help narrowing down the result of the search query.</w:t>
      </w:r>
      <w:r w:rsidR="00E708AE">
        <w:t xml:space="preserve"> However, 40% has no opinion. In the second question, all participants agree that facets are determined in the ontology. Similar results found for both questions three the four. All participants think it is easy to annotation ontology with facets annotation, and displayed facets depend on the ontology and its annotations.</w:t>
      </w:r>
      <w:r>
        <w:tab/>
      </w:r>
    </w:p>
    <w:p w14:paraId="45F61193" w14:textId="77777777" w:rsidR="009214DB" w:rsidRDefault="009214DB" w:rsidP="009214DB">
      <w:pPr>
        <w:keepNext/>
        <w:jc w:val="center"/>
      </w:pPr>
      <w:r w:rsidRPr="009214DB">
        <w:rPr>
          <w:noProof/>
        </w:rPr>
        <w:drawing>
          <wp:inline distT="0" distB="0" distL="0" distR="0" wp14:anchorId="4843F7E9" wp14:editId="307C622B">
            <wp:extent cx="5270500" cy="2484620"/>
            <wp:effectExtent l="25400" t="25400" r="12700" b="30480"/>
            <wp:docPr id="45" name="Picture 3" descr="6728627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27070.png"/>
                    <pic:cNvPicPr>
                      <a:picLocks noChangeAspect="1"/>
                    </pic:cNvPicPr>
                  </pic:nvPicPr>
                  <pic:blipFill>
                    <a:blip r:embed="rId56"/>
                    <a:stretch>
                      <a:fillRect/>
                    </a:stretch>
                  </pic:blipFill>
                  <pic:spPr>
                    <a:xfrm>
                      <a:off x="0" y="0"/>
                      <a:ext cx="5270500" cy="2484620"/>
                    </a:xfrm>
                    <a:prstGeom prst="rect">
                      <a:avLst/>
                    </a:prstGeom>
                    <a:ln>
                      <a:solidFill>
                        <a:srgbClr val="000000"/>
                      </a:solidFill>
                    </a:ln>
                  </pic:spPr>
                </pic:pic>
              </a:graphicData>
            </a:graphic>
          </wp:inline>
        </w:drawing>
      </w:r>
    </w:p>
    <w:p w14:paraId="0E88483E" w14:textId="4600F43A" w:rsidR="00BF29A9" w:rsidRDefault="009214DB" w:rsidP="009214DB">
      <w:pPr>
        <w:pStyle w:val="Caption"/>
        <w:jc w:val="center"/>
      </w:pPr>
      <w:bookmarkStart w:id="231" w:name="_Ref269234249"/>
      <w:bookmarkStart w:id="232" w:name="_Ref269234225"/>
      <w:bookmarkStart w:id="233" w:name="_Toc269559889"/>
      <w:r>
        <w:t xml:space="preserve">Figure </w:t>
      </w:r>
      <w:fldSimple w:instr=" SEQ Figure \* ARABIC ">
        <w:r w:rsidR="00E149D1">
          <w:rPr>
            <w:noProof/>
          </w:rPr>
          <w:t>39</w:t>
        </w:r>
      </w:fldSimple>
      <w:bookmarkEnd w:id="231"/>
      <w:r>
        <w:t xml:space="preserve">: Result chart for facets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33"/>
      <w:r>
        <w:fldChar w:fldCharType="end"/>
      </w:r>
      <w:bookmarkEnd w:id="232"/>
    </w:p>
    <w:p w14:paraId="150A7C81" w14:textId="77777777" w:rsidR="004C3A23" w:rsidRDefault="004C3A23" w:rsidP="004C3A23">
      <w:pPr>
        <w:keepNext/>
        <w:jc w:val="center"/>
      </w:pPr>
      <w:r w:rsidRPr="004C3A23">
        <w:rPr>
          <w:noProof/>
        </w:rPr>
        <w:drawing>
          <wp:inline distT="0" distB="0" distL="0" distR="0" wp14:anchorId="247F1B16" wp14:editId="1432BD94">
            <wp:extent cx="5270500" cy="2821286"/>
            <wp:effectExtent l="25400" t="25400" r="12700" b="24130"/>
            <wp:docPr id="46" name="Picture 3" descr="6728627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27070.png"/>
                    <pic:cNvPicPr>
                      <a:picLocks noChangeAspect="1"/>
                    </pic:cNvPicPr>
                  </pic:nvPicPr>
                  <pic:blipFill>
                    <a:blip r:embed="rId57"/>
                    <a:stretch>
                      <a:fillRect/>
                    </a:stretch>
                  </pic:blipFill>
                  <pic:spPr>
                    <a:xfrm>
                      <a:off x="0" y="0"/>
                      <a:ext cx="5270500" cy="2821286"/>
                    </a:xfrm>
                    <a:prstGeom prst="rect">
                      <a:avLst/>
                    </a:prstGeom>
                    <a:ln>
                      <a:solidFill>
                        <a:srgbClr val="000000"/>
                      </a:solidFill>
                    </a:ln>
                  </pic:spPr>
                </pic:pic>
              </a:graphicData>
            </a:graphic>
          </wp:inline>
        </w:drawing>
      </w:r>
    </w:p>
    <w:p w14:paraId="75D2F5A8" w14:textId="5198E009" w:rsidR="00EB263F" w:rsidRDefault="004C3A23" w:rsidP="004C3A23">
      <w:pPr>
        <w:pStyle w:val="Caption"/>
        <w:jc w:val="center"/>
      </w:pPr>
      <w:bookmarkStart w:id="234" w:name="_Ref269234263"/>
      <w:bookmarkStart w:id="235" w:name="_Toc269312587"/>
      <w:r>
        <w:t xml:space="preserve">Table </w:t>
      </w:r>
      <w:fldSimple w:instr=" SEQ Table \* ARABIC ">
        <w:r w:rsidR="00F06A24">
          <w:rPr>
            <w:noProof/>
          </w:rPr>
          <w:t>23</w:t>
        </w:r>
      </w:fldSimple>
      <w:bookmarkEnd w:id="234"/>
      <w:r>
        <w:t xml:space="preserve">: Result data table for facets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35"/>
      <w:r>
        <w:fldChar w:fldCharType="end"/>
      </w:r>
    </w:p>
    <w:p w14:paraId="3927234B" w14:textId="2213E3DA" w:rsidR="00EB263F" w:rsidRDefault="001A4070" w:rsidP="006F6B93">
      <w:pPr>
        <w:spacing w:line="360" w:lineRule="auto"/>
        <w:jc w:val="both"/>
      </w:pPr>
      <w:r>
        <w:fldChar w:fldCharType="begin"/>
      </w:r>
      <w:r>
        <w:instrText xml:space="preserve"> REF _Ref269235501 \h </w:instrText>
      </w:r>
      <w:r>
        <w:fldChar w:fldCharType="separate"/>
      </w:r>
      <w:r>
        <w:t xml:space="preserve">Figure </w:t>
      </w:r>
      <w:r>
        <w:rPr>
          <w:noProof/>
        </w:rPr>
        <w:t>40</w:t>
      </w:r>
      <w:r>
        <w:fldChar w:fldCharType="end"/>
      </w:r>
      <w:r>
        <w:t xml:space="preserve"> and </w:t>
      </w:r>
      <w:r>
        <w:fldChar w:fldCharType="begin"/>
      </w:r>
      <w:r>
        <w:instrText xml:space="preserve"> REF _Ref269235484 \h </w:instrText>
      </w:r>
      <w:r>
        <w:fldChar w:fldCharType="separate"/>
      </w:r>
      <w:r>
        <w:t xml:space="preserve">Table </w:t>
      </w:r>
      <w:r>
        <w:rPr>
          <w:noProof/>
        </w:rPr>
        <w:t>24</w:t>
      </w:r>
      <w:r>
        <w:fldChar w:fldCharType="end"/>
      </w:r>
      <w:r w:rsidR="00510060">
        <w:t xml:space="preserve"> shows the result of the instructions section that contains only one question.</w:t>
      </w:r>
      <w:r w:rsidR="00D54483">
        <w:t xml:space="preserve"> 100% agrees that the given instructions were easy to follow.</w:t>
      </w:r>
    </w:p>
    <w:p w14:paraId="17FE95C0" w14:textId="77777777" w:rsidR="00A6706C" w:rsidRDefault="00A6706C" w:rsidP="00A6706C">
      <w:pPr>
        <w:keepNext/>
        <w:jc w:val="center"/>
      </w:pPr>
      <w:r w:rsidRPr="00A6706C">
        <w:rPr>
          <w:noProof/>
        </w:rPr>
        <w:drawing>
          <wp:inline distT="0" distB="0" distL="0" distR="0" wp14:anchorId="2900C081" wp14:editId="73B9037A">
            <wp:extent cx="5270500" cy="2218144"/>
            <wp:effectExtent l="25400" t="25400" r="12700" b="17145"/>
            <wp:docPr id="47" name="Picture 3" descr="6728806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806360.png"/>
                    <pic:cNvPicPr>
                      <a:picLocks noChangeAspect="1"/>
                    </pic:cNvPicPr>
                  </pic:nvPicPr>
                  <pic:blipFill>
                    <a:blip r:embed="rId58"/>
                    <a:stretch>
                      <a:fillRect/>
                    </a:stretch>
                  </pic:blipFill>
                  <pic:spPr>
                    <a:xfrm>
                      <a:off x="0" y="0"/>
                      <a:ext cx="5270500" cy="2218144"/>
                    </a:xfrm>
                    <a:prstGeom prst="rect">
                      <a:avLst/>
                    </a:prstGeom>
                    <a:ln>
                      <a:solidFill>
                        <a:srgbClr val="000000"/>
                      </a:solidFill>
                    </a:ln>
                  </pic:spPr>
                </pic:pic>
              </a:graphicData>
            </a:graphic>
          </wp:inline>
        </w:drawing>
      </w:r>
    </w:p>
    <w:p w14:paraId="50B0D225" w14:textId="12C2EDD0" w:rsidR="00A6706C" w:rsidRDefault="00A6706C" w:rsidP="00A6706C">
      <w:pPr>
        <w:pStyle w:val="Caption"/>
        <w:jc w:val="center"/>
      </w:pPr>
      <w:bookmarkStart w:id="236" w:name="_Ref269235501"/>
      <w:bookmarkStart w:id="237" w:name="_Ref269235497"/>
      <w:bookmarkStart w:id="238" w:name="_Toc269559890"/>
      <w:r>
        <w:t xml:space="preserve">Figure </w:t>
      </w:r>
      <w:fldSimple w:instr=" SEQ Figure \* ARABIC ">
        <w:r w:rsidR="00E149D1">
          <w:rPr>
            <w:noProof/>
          </w:rPr>
          <w:t>40</w:t>
        </w:r>
      </w:fldSimple>
      <w:bookmarkEnd w:id="236"/>
      <w:r>
        <w:t xml:space="preserve">: Result instructions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38"/>
      <w:r>
        <w:fldChar w:fldCharType="end"/>
      </w:r>
      <w:bookmarkEnd w:id="237"/>
    </w:p>
    <w:p w14:paraId="67FE8415" w14:textId="77777777" w:rsidR="00457067" w:rsidRDefault="00457067" w:rsidP="00457067">
      <w:pPr>
        <w:keepNext/>
        <w:jc w:val="center"/>
      </w:pPr>
      <w:r w:rsidRPr="00457067">
        <w:rPr>
          <w:noProof/>
        </w:rPr>
        <w:drawing>
          <wp:inline distT="0" distB="0" distL="0" distR="0" wp14:anchorId="750D023F" wp14:editId="54D6119F">
            <wp:extent cx="5270500" cy="1108762"/>
            <wp:effectExtent l="25400" t="25400" r="12700" b="34290"/>
            <wp:docPr id="48" name="Picture 3" descr="6728806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806360.png"/>
                    <pic:cNvPicPr>
                      <a:picLocks noChangeAspect="1"/>
                    </pic:cNvPicPr>
                  </pic:nvPicPr>
                  <pic:blipFill>
                    <a:blip r:embed="rId59"/>
                    <a:stretch>
                      <a:fillRect/>
                    </a:stretch>
                  </pic:blipFill>
                  <pic:spPr>
                    <a:xfrm>
                      <a:off x="0" y="0"/>
                      <a:ext cx="5270500" cy="1108762"/>
                    </a:xfrm>
                    <a:prstGeom prst="rect">
                      <a:avLst/>
                    </a:prstGeom>
                    <a:ln>
                      <a:solidFill>
                        <a:srgbClr val="000000"/>
                      </a:solidFill>
                    </a:ln>
                  </pic:spPr>
                </pic:pic>
              </a:graphicData>
            </a:graphic>
          </wp:inline>
        </w:drawing>
      </w:r>
    </w:p>
    <w:p w14:paraId="3E0BC304" w14:textId="4A989DF5" w:rsidR="00457CD8" w:rsidRDefault="00457067" w:rsidP="00457067">
      <w:pPr>
        <w:pStyle w:val="Caption"/>
        <w:jc w:val="center"/>
      </w:pPr>
      <w:bookmarkStart w:id="239" w:name="_Ref269235484"/>
      <w:bookmarkStart w:id="240" w:name="_Toc269312588"/>
      <w:r>
        <w:t xml:space="preserve">Table </w:t>
      </w:r>
      <w:fldSimple w:instr=" SEQ Table \* ARABIC ">
        <w:r w:rsidR="00F06A24">
          <w:rPr>
            <w:noProof/>
          </w:rPr>
          <w:t>24</w:t>
        </w:r>
      </w:fldSimple>
      <w:bookmarkEnd w:id="239"/>
      <w:r>
        <w:t xml:space="preserve">: Result data table for instructions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40"/>
      <w:r>
        <w:fldChar w:fldCharType="end"/>
      </w:r>
    </w:p>
    <w:p w14:paraId="05229A46" w14:textId="33CE3D05" w:rsidR="00E21CAE" w:rsidRPr="00825A9B" w:rsidRDefault="00C16494" w:rsidP="00E21CAE">
      <w:pPr>
        <w:spacing w:line="360" w:lineRule="auto"/>
        <w:jc w:val="both"/>
      </w:pPr>
      <w:r>
        <w:t>The last section is feedback section.</w:t>
      </w:r>
      <w:r w:rsidR="00842716">
        <w:t xml:space="preserve"> Feedbacks </w:t>
      </w:r>
      <w:r w:rsidR="00005B5C">
        <w:t>were</w:t>
      </w:r>
      <w:r w:rsidR="00842716">
        <w:t xml:space="preserve"> about allowing more than one filter to be selected and percentage of a language is not shown. </w:t>
      </w:r>
      <w:r w:rsidR="00E21CAE">
        <w:t>All feedback</w:t>
      </w:r>
      <w:r w:rsidR="00D84779">
        <w:t>s</w:t>
      </w:r>
      <w:r w:rsidR="00E21CAE">
        <w:t xml:space="preserve"> are true in some sense. </w:t>
      </w:r>
      <w:r w:rsidR="005851AE">
        <w:t xml:space="preserve">Allowing more than one filter to be selected could be more desirable. </w:t>
      </w:r>
      <w:r w:rsidR="00B80EB9">
        <w:t xml:space="preserve">As for the percentage of languages, it is shown be user need to </w:t>
      </w:r>
      <w:proofErr w:type="spellStart"/>
      <w:r w:rsidR="00B80EB9">
        <w:t>havor</w:t>
      </w:r>
      <w:proofErr w:type="spellEnd"/>
      <w:r w:rsidR="00B80EB9">
        <w:t xml:space="preserve"> over the language to see the percentage. However, this can be enhanced in the future.</w:t>
      </w:r>
    </w:p>
    <w:p w14:paraId="286E0B45" w14:textId="1BDCA101" w:rsidR="003C39FF" w:rsidRDefault="00625A5B" w:rsidP="00556A95">
      <w:pPr>
        <w:pStyle w:val="Heading3"/>
        <w:spacing w:line="360" w:lineRule="auto"/>
        <w:jc w:val="both"/>
        <w:rPr>
          <w:rFonts w:cs="Times New Roman"/>
        </w:rPr>
      </w:pPr>
      <w:bookmarkStart w:id="241" w:name="_Toc269411850"/>
      <w:r>
        <w:rPr>
          <w:rFonts w:cs="Times New Roman"/>
        </w:rPr>
        <w:t>Critical Analysis</w:t>
      </w:r>
      <w:bookmarkEnd w:id="241"/>
    </w:p>
    <w:p w14:paraId="5B43C940" w14:textId="2919D957" w:rsidR="00FB3F7D" w:rsidRDefault="009E533F" w:rsidP="00556A95">
      <w:pPr>
        <w:spacing w:line="360" w:lineRule="auto"/>
        <w:jc w:val="both"/>
      </w:pPr>
      <w:r>
        <w:t xml:space="preserve">In the project evaluation plan section </w:t>
      </w:r>
      <w:r>
        <w:fldChar w:fldCharType="begin"/>
      </w:r>
      <w:r>
        <w:instrText xml:space="preserve"> REF _Ref269236673 \r \h </w:instrText>
      </w:r>
      <w:r>
        <w:fldChar w:fldCharType="separate"/>
      </w:r>
      <w:r>
        <w:t>3.3</w:t>
      </w:r>
      <w:r>
        <w:fldChar w:fldCharType="end"/>
      </w:r>
      <w:r w:rsidR="00D11604">
        <w:t xml:space="preserve">, there are </w:t>
      </w:r>
      <w:r w:rsidR="001A487E">
        <w:t>five measures that are been used to evaluate the project</w:t>
      </w:r>
      <w:r w:rsidR="00874E77">
        <w:t>.</w:t>
      </w:r>
      <w:r w:rsidR="00442C2D">
        <w:t xml:space="preserve"> </w:t>
      </w:r>
      <w:r w:rsidR="00A35DE0">
        <w:t>Those measure</w:t>
      </w:r>
      <w:r w:rsidR="000F349B">
        <w:t>s</w:t>
      </w:r>
      <w:r w:rsidR="00A35DE0">
        <w:t xml:space="preserve"> intersect with</w:t>
      </w:r>
      <w:r w:rsidR="003105BB">
        <w:t xml:space="preserve"> the evaluation questions </w:t>
      </w:r>
      <w:r w:rsidR="001C2D7D">
        <w:t xml:space="preserve">in section </w:t>
      </w:r>
      <w:r w:rsidR="001C2D7D">
        <w:fldChar w:fldCharType="begin"/>
      </w:r>
      <w:r w:rsidR="001C2D7D">
        <w:instrText xml:space="preserve"> REF _Ref269221162 \r \h </w:instrText>
      </w:r>
      <w:r w:rsidR="001C2D7D">
        <w:fldChar w:fldCharType="separate"/>
      </w:r>
      <w:r w:rsidR="001C2D7D">
        <w:t>6.1.1</w:t>
      </w:r>
      <w:r w:rsidR="001C2D7D">
        <w:fldChar w:fldCharType="end"/>
      </w:r>
      <w:r w:rsidR="00A35DE0">
        <w:t xml:space="preserve"> intersect to finally evaluate the whole project.</w:t>
      </w:r>
    </w:p>
    <w:tbl>
      <w:tblPr>
        <w:tblStyle w:val="TableGrid"/>
        <w:tblW w:w="8752" w:type="dxa"/>
        <w:jc w:val="center"/>
        <w:tblLook w:val="06A0" w:firstRow="1" w:lastRow="0" w:firstColumn="1" w:lastColumn="0" w:noHBand="1" w:noVBand="1"/>
      </w:tblPr>
      <w:tblGrid>
        <w:gridCol w:w="1670"/>
        <w:gridCol w:w="1468"/>
        <w:gridCol w:w="1396"/>
        <w:gridCol w:w="1401"/>
        <w:gridCol w:w="1350"/>
        <w:gridCol w:w="1467"/>
      </w:tblGrid>
      <w:tr w:rsidR="00442C2D" w14:paraId="3FA6DF6B" w14:textId="77777777" w:rsidTr="00D902A8">
        <w:trPr>
          <w:jc w:val="center"/>
        </w:trPr>
        <w:tc>
          <w:tcPr>
            <w:tcW w:w="1563" w:type="dxa"/>
            <w:vAlign w:val="center"/>
          </w:tcPr>
          <w:p w14:paraId="1563F7D2" w14:textId="77777777" w:rsidR="00442C2D" w:rsidRPr="00F41316" w:rsidRDefault="00442C2D" w:rsidP="00442C2D">
            <w:pPr>
              <w:spacing w:line="360" w:lineRule="auto"/>
              <w:jc w:val="center"/>
              <w:rPr>
                <w:b/>
              </w:rPr>
            </w:pPr>
          </w:p>
        </w:tc>
        <w:tc>
          <w:tcPr>
            <w:tcW w:w="1478" w:type="dxa"/>
            <w:vAlign w:val="center"/>
          </w:tcPr>
          <w:p w14:paraId="3726F9B9" w14:textId="6359BED4" w:rsidR="00442C2D" w:rsidRPr="00F41316" w:rsidRDefault="00442C2D" w:rsidP="00442C2D">
            <w:pPr>
              <w:spacing w:line="360" w:lineRule="auto"/>
              <w:jc w:val="center"/>
              <w:rPr>
                <w:b/>
                <w:sz w:val="20"/>
                <w:szCs w:val="20"/>
              </w:rPr>
            </w:pPr>
            <w:r w:rsidRPr="00F41316">
              <w:rPr>
                <w:b/>
                <w:sz w:val="20"/>
                <w:szCs w:val="20"/>
              </w:rPr>
              <w:t>Deliverability</w:t>
            </w:r>
          </w:p>
        </w:tc>
        <w:tc>
          <w:tcPr>
            <w:tcW w:w="1410" w:type="dxa"/>
            <w:vAlign w:val="center"/>
          </w:tcPr>
          <w:p w14:paraId="6D46FE27" w14:textId="50FA9DA7" w:rsidR="00442C2D" w:rsidRPr="00F41316" w:rsidRDefault="00442C2D" w:rsidP="00442C2D">
            <w:pPr>
              <w:spacing w:line="360" w:lineRule="auto"/>
              <w:jc w:val="center"/>
              <w:rPr>
                <w:b/>
                <w:sz w:val="20"/>
                <w:szCs w:val="20"/>
              </w:rPr>
            </w:pPr>
            <w:r w:rsidRPr="00F41316">
              <w:rPr>
                <w:b/>
                <w:sz w:val="20"/>
                <w:szCs w:val="20"/>
              </w:rPr>
              <w:t>Accessibility</w:t>
            </w:r>
          </w:p>
        </w:tc>
        <w:tc>
          <w:tcPr>
            <w:tcW w:w="1412" w:type="dxa"/>
            <w:vAlign w:val="center"/>
          </w:tcPr>
          <w:p w14:paraId="5791171A" w14:textId="2654CFEF" w:rsidR="00442C2D" w:rsidRPr="00F41316" w:rsidRDefault="00442C2D" w:rsidP="00442C2D">
            <w:pPr>
              <w:spacing w:line="360" w:lineRule="auto"/>
              <w:jc w:val="center"/>
              <w:rPr>
                <w:b/>
                <w:sz w:val="20"/>
                <w:szCs w:val="20"/>
              </w:rPr>
            </w:pPr>
            <w:r w:rsidRPr="00F41316">
              <w:rPr>
                <w:b/>
                <w:sz w:val="20"/>
                <w:szCs w:val="20"/>
              </w:rPr>
              <w:t>(</w:t>
            </w:r>
            <w:proofErr w:type="gramStart"/>
            <w:r w:rsidRPr="00F41316">
              <w:rPr>
                <w:b/>
                <w:sz w:val="20"/>
                <w:szCs w:val="20"/>
              </w:rPr>
              <w:t>Re)usability</w:t>
            </w:r>
            <w:proofErr w:type="gramEnd"/>
          </w:p>
        </w:tc>
        <w:tc>
          <w:tcPr>
            <w:tcW w:w="1350" w:type="dxa"/>
            <w:vAlign w:val="center"/>
          </w:tcPr>
          <w:p w14:paraId="743020E0" w14:textId="7E7B5A69" w:rsidR="00442C2D" w:rsidRPr="00F41316" w:rsidRDefault="00442C2D" w:rsidP="00442C2D">
            <w:pPr>
              <w:spacing w:line="360" w:lineRule="auto"/>
              <w:jc w:val="center"/>
              <w:rPr>
                <w:b/>
                <w:sz w:val="20"/>
                <w:szCs w:val="20"/>
              </w:rPr>
            </w:pPr>
            <w:r w:rsidRPr="00F41316">
              <w:rPr>
                <w:b/>
                <w:sz w:val="20"/>
                <w:szCs w:val="20"/>
              </w:rPr>
              <w:t>Easily Configurable</w:t>
            </w:r>
          </w:p>
        </w:tc>
        <w:tc>
          <w:tcPr>
            <w:tcW w:w="1539" w:type="dxa"/>
            <w:vAlign w:val="center"/>
          </w:tcPr>
          <w:p w14:paraId="756A28CF" w14:textId="378EF0F8" w:rsidR="00442C2D" w:rsidRPr="00F41316" w:rsidRDefault="00442C2D" w:rsidP="00442C2D">
            <w:pPr>
              <w:spacing w:line="360" w:lineRule="auto"/>
              <w:jc w:val="center"/>
              <w:rPr>
                <w:b/>
                <w:sz w:val="20"/>
                <w:szCs w:val="20"/>
              </w:rPr>
            </w:pPr>
            <w:r w:rsidRPr="00F41316">
              <w:rPr>
                <w:b/>
                <w:sz w:val="20"/>
                <w:szCs w:val="20"/>
              </w:rPr>
              <w:t>Narrow down search query</w:t>
            </w:r>
          </w:p>
        </w:tc>
      </w:tr>
      <w:tr w:rsidR="00442C2D" w14:paraId="02743CC3" w14:textId="77777777" w:rsidTr="00D902A8">
        <w:trPr>
          <w:jc w:val="center"/>
        </w:trPr>
        <w:tc>
          <w:tcPr>
            <w:tcW w:w="1563" w:type="dxa"/>
            <w:vAlign w:val="center"/>
          </w:tcPr>
          <w:p w14:paraId="7FD5F0A5" w14:textId="6569A8B5" w:rsidR="00442C2D" w:rsidRPr="00F1404F" w:rsidRDefault="00442C2D" w:rsidP="002A565B">
            <w:pPr>
              <w:spacing w:line="360" w:lineRule="auto"/>
              <w:rPr>
                <w:b/>
              </w:rPr>
            </w:pPr>
            <w:r w:rsidRPr="00F1404F">
              <w:rPr>
                <w:b/>
              </w:rPr>
              <w:t>Configuration</w:t>
            </w:r>
          </w:p>
        </w:tc>
        <w:tc>
          <w:tcPr>
            <w:tcW w:w="1478" w:type="dxa"/>
            <w:vAlign w:val="center"/>
          </w:tcPr>
          <w:p w14:paraId="4D7DF5E8" w14:textId="37ED3B39" w:rsidR="00442C2D" w:rsidRDefault="006D3818" w:rsidP="002A565B">
            <w:pPr>
              <w:spacing w:line="360" w:lineRule="auto"/>
              <w:jc w:val="center"/>
            </w:pPr>
            <w:r>
              <w:t>X</w:t>
            </w:r>
          </w:p>
        </w:tc>
        <w:tc>
          <w:tcPr>
            <w:tcW w:w="1410" w:type="dxa"/>
            <w:vAlign w:val="center"/>
          </w:tcPr>
          <w:p w14:paraId="744FAACE" w14:textId="2079938D" w:rsidR="00442C2D" w:rsidRDefault="006D3818" w:rsidP="002A565B">
            <w:pPr>
              <w:spacing w:line="360" w:lineRule="auto"/>
              <w:jc w:val="center"/>
            </w:pPr>
            <w:r>
              <w:t>X</w:t>
            </w:r>
          </w:p>
        </w:tc>
        <w:tc>
          <w:tcPr>
            <w:tcW w:w="1412" w:type="dxa"/>
            <w:vAlign w:val="center"/>
          </w:tcPr>
          <w:p w14:paraId="2F58A5C3" w14:textId="5CA178AC" w:rsidR="00442C2D" w:rsidRDefault="006D3818" w:rsidP="002A565B">
            <w:pPr>
              <w:spacing w:line="360" w:lineRule="auto"/>
              <w:jc w:val="center"/>
            </w:pPr>
            <w:r>
              <w:t>X</w:t>
            </w:r>
          </w:p>
        </w:tc>
        <w:tc>
          <w:tcPr>
            <w:tcW w:w="1350" w:type="dxa"/>
            <w:vAlign w:val="center"/>
          </w:tcPr>
          <w:p w14:paraId="76DBE64E" w14:textId="399F3C12" w:rsidR="00442C2D" w:rsidRDefault="006D3818" w:rsidP="002A565B">
            <w:pPr>
              <w:spacing w:line="360" w:lineRule="auto"/>
              <w:jc w:val="center"/>
            </w:pPr>
            <w:r>
              <w:t>X</w:t>
            </w:r>
          </w:p>
        </w:tc>
        <w:tc>
          <w:tcPr>
            <w:tcW w:w="1539" w:type="dxa"/>
            <w:vAlign w:val="center"/>
          </w:tcPr>
          <w:p w14:paraId="6D1F2E93" w14:textId="77777777" w:rsidR="00442C2D" w:rsidRDefault="00442C2D" w:rsidP="002A565B">
            <w:pPr>
              <w:spacing w:line="360" w:lineRule="auto"/>
              <w:jc w:val="center"/>
            </w:pPr>
          </w:p>
        </w:tc>
      </w:tr>
      <w:tr w:rsidR="00442C2D" w14:paraId="0064186C" w14:textId="77777777" w:rsidTr="00D902A8">
        <w:trPr>
          <w:jc w:val="center"/>
        </w:trPr>
        <w:tc>
          <w:tcPr>
            <w:tcW w:w="1563" w:type="dxa"/>
            <w:vAlign w:val="center"/>
          </w:tcPr>
          <w:p w14:paraId="404BBC10" w14:textId="217A1740" w:rsidR="00442C2D" w:rsidRPr="00F1404F" w:rsidRDefault="00442C2D" w:rsidP="002A565B">
            <w:pPr>
              <w:spacing w:line="360" w:lineRule="auto"/>
              <w:rPr>
                <w:b/>
              </w:rPr>
            </w:pPr>
            <w:r w:rsidRPr="00F1404F">
              <w:rPr>
                <w:b/>
              </w:rPr>
              <w:t>Views</w:t>
            </w:r>
          </w:p>
        </w:tc>
        <w:tc>
          <w:tcPr>
            <w:tcW w:w="1478" w:type="dxa"/>
            <w:vAlign w:val="center"/>
          </w:tcPr>
          <w:p w14:paraId="347A86A2" w14:textId="2305D007" w:rsidR="00442C2D" w:rsidRDefault="006D3818" w:rsidP="002A565B">
            <w:pPr>
              <w:spacing w:line="360" w:lineRule="auto"/>
              <w:jc w:val="center"/>
            </w:pPr>
            <w:r>
              <w:t>X</w:t>
            </w:r>
          </w:p>
        </w:tc>
        <w:tc>
          <w:tcPr>
            <w:tcW w:w="1410" w:type="dxa"/>
            <w:vAlign w:val="center"/>
          </w:tcPr>
          <w:p w14:paraId="5B8BD702" w14:textId="731E4CB4" w:rsidR="00442C2D" w:rsidRDefault="006D3818" w:rsidP="002A565B">
            <w:pPr>
              <w:spacing w:line="360" w:lineRule="auto"/>
              <w:jc w:val="center"/>
            </w:pPr>
            <w:r>
              <w:t>X</w:t>
            </w:r>
          </w:p>
        </w:tc>
        <w:tc>
          <w:tcPr>
            <w:tcW w:w="1412" w:type="dxa"/>
            <w:vAlign w:val="center"/>
          </w:tcPr>
          <w:p w14:paraId="1EC43F9F" w14:textId="77777777" w:rsidR="00442C2D" w:rsidRDefault="00442C2D" w:rsidP="002A565B">
            <w:pPr>
              <w:spacing w:line="360" w:lineRule="auto"/>
              <w:jc w:val="center"/>
            </w:pPr>
          </w:p>
        </w:tc>
        <w:tc>
          <w:tcPr>
            <w:tcW w:w="1350" w:type="dxa"/>
            <w:vAlign w:val="center"/>
          </w:tcPr>
          <w:p w14:paraId="69C96CB5" w14:textId="77777777" w:rsidR="00442C2D" w:rsidRDefault="00442C2D" w:rsidP="002A565B">
            <w:pPr>
              <w:spacing w:line="360" w:lineRule="auto"/>
              <w:jc w:val="center"/>
            </w:pPr>
          </w:p>
        </w:tc>
        <w:tc>
          <w:tcPr>
            <w:tcW w:w="1539" w:type="dxa"/>
            <w:vAlign w:val="center"/>
          </w:tcPr>
          <w:p w14:paraId="6F5C5390" w14:textId="77777777" w:rsidR="00442C2D" w:rsidRDefault="00442C2D" w:rsidP="002A565B">
            <w:pPr>
              <w:spacing w:line="360" w:lineRule="auto"/>
              <w:jc w:val="center"/>
            </w:pPr>
          </w:p>
        </w:tc>
      </w:tr>
      <w:tr w:rsidR="00442C2D" w14:paraId="07DED1F5" w14:textId="77777777" w:rsidTr="00D902A8">
        <w:trPr>
          <w:jc w:val="center"/>
        </w:trPr>
        <w:tc>
          <w:tcPr>
            <w:tcW w:w="1563" w:type="dxa"/>
            <w:vAlign w:val="center"/>
          </w:tcPr>
          <w:p w14:paraId="1B098F2C" w14:textId="63D570AA" w:rsidR="00442C2D" w:rsidRPr="00F1404F" w:rsidRDefault="00442C2D" w:rsidP="002A565B">
            <w:pPr>
              <w:spacing w:line="360" w:lineRule="auto"/>
              <w:rPr>
                <w:b/>
              </w:rPr>
            </w:pPr>
            <w:r w:rsidRPr="00F1404F">
              <w:rPr>
                <w:b/>
              </w:rPr>
              <w:t>Tree Filtering</w:t>
            </w:r>
          </w:p>
        </w:tc>
        <w:tc>
          <w:tcPr>
            <w:tcW w:w="1478" w:type="dxa"/>
            <w:vAlign w:val="center"/>
          </w:tcPr>
          <w:p w14:paraId="58C65DB5" w14:textId="310A599C" w:rsidR="00442C2D" w:rsidRDefault="006D3818" w:rsidP="002A565B">
            <w:pPr>
              <w:spacing w:line="360" w:lineRule="auto"/>
              <w:jc w:val="center"/>
            </w:pPr>
            <w:r>
              <w:t>X</w:t>
            </w:r>
          </w:p>
        </w:tc>
        <w:tc>
          <w:tcPr>
            <w:tcW w:w="1410" w:type="dxa"/>
            <w:vAlign w:val="center"/>
          </w:tcPr>
          <w:p w14:paraId="4D05BEFF" w14:textId="77777777" w:rsidR="00442C2D" w:rsidRDefault="00442C2D" w:rsidP="002A565B">
            <w:pPr>
              <w:spacing w:line="360" w:lineRule="auto"/>
              <w:jc w:val="center"/>
            </w:pPr>
          </w:p>
        </w:tc>
        <w:tc>
          <w:tcPr>
            <w:tcW w:w="1412" w:type="dxa"/>
            <w:vAlign w:val="center"/>
          </w:tcPr>
          <w:p w14:paraId="707D1918" w14:textId="77777777" w:rsidR="00442C2D" w:rsidRDefault="00442C2D" w:rsidP="002A565B">
            <w:pPr>
              <w:spacing w:line="360" w:lineRule="auto"/>
              <w:jc w:val="center"/>
            </w:pPr>
          </w:p>
        </w:tc>
        <w:tc>
          <w:tcPr>
            <w:tcW w:w="1350" w:type="dxa"/>
            <w:vAlign w:val="center"/>
          </w:tcPr>
          <w:p w14:paraId="0A38B378" w14:textId="2CD0535C" w:rsidR="00442C2D" w:rsidRDefault="006D3818" w:rsidP="002A565B">
            <w:pPr>
              <w:spacing w:line="360" w:lineRule="auto"/>
              <w:jc w:val="center"/>
            </w:pPr>
            <w:r>
              <w:t>X</w:t>
            </w:r>
          </w:p>
        </w:tc>
        <w:tc>
          <w:tcPr>
            <w:tcW w:w="1539" w:type="dxa"/>
            <w:vAlign w:val="center"/>
          </w:tcPr>
          <w:p w14:paraId="3C49BEE9" w14:textId="77777777" w:rsidR="00442C2D" w:rsidRDefault="00442C2D" w:rsidP="002A565B">
            <w:pPr>
              <w:spacing w:line="360" w:lineRule="auto"/>
              <w:jc w:val="center"/>
            </w:pPr>
          </w:p>
        </w:tc>
      </w:tr>
      <w:tr w:rsidR="00442C2D" w14:paraId="27597C9A" w14:textId="77777777" w:rsidTr="00D902A8">
        <w:trPr>
          <w:jc w:val="center"/>
        </w:trPr>
        <w:tc>
          <w:tcPr>
            <w:tcW w:w="1563" w:type="dxa"/>
            <w:vAlign w:val="center"/>
          </w:tcPr>
          <w:p w14:paraId="0A2956CF" w14:textId="48721365" w:rsidR="00442C2D" w:rsidRPr="00F1404F" w:rsidRDefault="00442C2D" w:rsidP="002A565B">
            <w:pPr>
              <w:spacing w:line="360" w:lineRule="auto"/>
              <w:rPr>
                <w:b/>
              </w:rPr>
            </w:pPr>
            <w:r w:rsidRPr="00F1404F">
              <w:rPr>
                <w:b/>
              </w:rPr>
              <w:t>List Filtering</w:t>
            </w:r>
          </w:p>
        </w:tc>
        <w:tc>
          <w:tcPr>
            <w:tcW w:w="1478" w:type="dxa"/>
            <w:vAlign w:val="center"/>
          </w:tcPr>
          <w:p w14:paraId="6EF3FC84" w14:textId="751C90EE" w:rsidR="00442C2D" w:rsidRDefault="006D3818" w:rsidP="002A565B">
            <w:pPr>
              <w:spacing w:line="360" w:lineRule="auto"/>
              <w:jc w:val="center"/>
            </w:pPr>
            <w:r>
              <w:t>X</w:t>
            </w:r>
          </w:p>
        </w:tc>
        <w:tc>
          <w:tcPr>
            <w:tcW w:w="1410" w:type="dxa"/>
            <w:vAlign w:val="center"/>
          </w:tcPr>
          <w:p w14:paraId="212B526F" w14:textId="77777777" w:rsidR="00442C2D" w:rsidRDefault="00442C2D" w:rsidP="002A565B">
            <w:pPr>
              <w:spacing w:line="360" w:lineRule="auto"/>
              <w:jc w:val="center"/>
            </w:pPr>
          </w:p>
        </w:tc>
        <w:tc>
          <w:tcPr>
            <w:tcW w:w="1412" w:type="dxa"/>
            <w:vAlign w:val="center"/>
          </w:tcPr>
          <w:p w14:paraId="1606372E" w14:textId="77777777" w:rsidR="00442C2D" w:rsidRDefault="00442C2D" w:rsidP="002A565B">
            <w:pPr>
              <w:spacing w:line="360" w:lineRule="auto"/>
              <w:jc w:val="center"/>
            </w:pPr>
          </w:p>
        </w:tc>
        <w:tc>
          <w:tcPr>
            <w:tcW w:w="1350" w:type="dxa"/>
            <w:vAlign w:val="center"/>
          </w:tcPr>
          <w:p w14:paraId="077FA4CC" w14:textId="77777777" w:rsidR="00442C2D" w:rsidRDefault="00442C2D" w:rsidP="002A565B">
            <w:pPr>
              <w:spacing w:line="360" w:lineRule="auto"/>
              <w:jc w:val="center"/>
            </w:pPr>
          </w:p>
        </w:tc>
        <w:tc>
          <w:tcPr>
            <w:tcW w:w="1539" w:type="dxa"/>
            <w:vAlign w:val="center"/>
          </w:tcPr>
          <w:p w14:paraId="46E1EBB8" w14:textId="77777777" w:rsidR="00442C2D" w:rsidRDefault="00442C2D" w:rsidP="002A565B">
            <w:pPr>
              <w:spacing w:line="360" w:lineRule="auto"/>
              <w:jc w:val="center"/>
            </w:pPr>
          </w:p>
        </w:tc>
      </w:tr>
      <w:tr w:rsidR="00442C2D" w14:paraId="2253F415" w14:textId="77777777" w:rsidTr="00D902A8">
        <w:trPr>
          <w:jc w:val="center"/>
        </w:trPr>
        <w:tc>
          <w:tcPr>
            <w:tcW w:w="1563" w:type="dxa"/>
            <w:vAlign w:val="center"/>
          </w:tcPr>
          <w:p w14:paraId="2F0DE375" w14:textId="70B47DDC" w:rsidR="00442C2D" w:rsidRPr="00F1404F" w:rsidRDefault="00442C2D" w:rsidP="002A565B">
            <w:pPr>
              <w:spacing w:line="360" w:lineRule="auto"/>
              <w:rPr>
                <w:b/>
              </w:rPr>
            </w:pPr>
            <w:r w:rsidRPr="00F1404F">
              <w:rPr>
                <w:b/>
              </w:rPr>
              <w:t>Languages</w:t>
            </w:r>
          </w:p>
        </w:tc>
        <w:tc>
          <w:tcPr>
            <w:tcW w:w="1478" w:type="dxa"/>
            <w:vAlign w:val="center"/>
          </w:tcPr>
          <w:p w14:paraId="42DBCC3B" w14:textId="63F103CD" w:rsidR="00442C2D" w:rsidRDefault="006D3818" w:rsidP="002A565B">
            <w:pPr>
              <w:spacing w:line="360" w:lineRule="auto"/>
              <w:jc w:val="center"/>
            </w:pPr>
            <w:r>
              <w:t>X</w:t>
            </w:r>
          </w:p>
        </w:tc>
        <w:tc>
          <w:tcPr>
            <w:tcW w:w="1410" w:type="dxa"/>
            <w:vAlign w:val="center"/>
          </w:tcPr>
          <w:p w14:paraId="0536CD47" w14:textId="6C719657" w:rsidR="00442C2D" w:rsidRDefault="006D3818" w:rsidP="002A565B">
            <w:pPr>
              <w:spacing w:line="360" w:lineRule="auto"/>
              <w:jc w:val="center"/>
            </w:pPr>
            <w:r>
              <w:t>X</w:t>
            </w:r>
          </w:p>
        </w:tc>
        <w:tc>
          <w:tcPr>
            <w:tcW w:w="1412" w:type="dxa"/>
            <w:vAlign w:val="center"/>
          </w:tcPr>
          <w:p w14:paraId="226DC81B" w14:textId="77777777" w:rsidR="00442C2D" w:rsidRDefault="00442C2D" w:rsidP="002A565B">
            <w:pPr>
              <w:spacing w:line="360" w:lineRule="auto"/>
              <w:jc w:val="center"/>
            </w:pPr>
          </w:p>
        </w:tc>
        <w:tc>
          <w:tcPr>
            <w:tcW w:w="1350" w:type="dxa"/>
            <w:vAlign w:val="center"/>
          </w:tcPr>
          <w:p w14:paraId="68A266D5" w14:textId="77777777" w:rsidR="00442C2D" w:rsidRDefault="00442C2D" w:rsidP="002A565B">
            <w:pPr>
              <w:spacing w:line="360" w:lineRule="auto"/>
              <w:jc w:val="center"/>
            </w:pPr>
          </w:p>
        </w:tc>
        <w:tc>
          <w:tcPr>
            <w:tcW w:w="1539" w:type="dxa"/>
            <w:vAlign w:val="center"/>
          </w:tcPr>
          <w:p w14:paraId="394FEDF8" w14:textId="77777777" w:rsidR="00442C2D" w:rsidRDefault="00442C2D" w:rsidP="002A565B">
            <w:pPr>
              <w:spacing w:line="360" w:lineRule="auto"/>
              <w:jc w:val="center"/>
            </w:pPr>
          </w:p>
        </w:tc>
      </w:tr>
      <w:tr w:rsidR="00442C2D" w14:paraId="449006C9" w14:textId="77777777" w:rsidTr="00D902A8">
        <w:tblPrEx>
          <w:tblLook w:val="04A0" w:firstRow="1" w:lastRow="0" w:firstColumn="1" w:lastColumn="0" w:noHBand="0" w:noVBand="1"/>
        </w:tblPrEx>
        <w:trPr>
          <w:jc w:val="center"/>
        </w:trPr>
        <w:tc>
          <w:tcPr>
            <w:tcW w:w="1563" w:type="dxa"/>
            <w:vAlign w:val="center"/>
          </w:tcPr>
          <w:p w14:paraId="5A8EF5F2" w14:textId="4EDE9702" w:rsidR="00442C2D" w:rsidRPr="00F1404F" w:rsidRDefault="00442C2D" w:rsidP="002A565B">
            <w:pPr>
              <w:spacing w:line="360" w:lineRule="auto"/>
              <w:rPr>
                <w:b/>
              </w:rPr>
            </w:pPr>
            <w:r w:rsidRPr="00F1404F">
              <w:rPr>
                <w:b/>
              </w:rPr>
              <w:t>Facets</w:t>
            </w:r>
          </w:p>
        </w:tc>
        <w:tc>
          <w:tcPr>
            <w:tcW w:w="1478" w:type="dxa"/>
            <w:vAlign w:val="center"/>
          </w:tcPr>
          <w:p w14:paraId="397E32AF" w14:textId="302BCDBA" w:rsidR="00442C2D" w:rsidRDefault="006D3818" w:rsidP="002A565B">
            <w:pPr>
              <w:spacing w:line="360" w:lineRule="auto"/>
              <w:jc w:val="center"/>
            </w:pPr>
            <w:r>
              <w:t>X</w:t>
            </w:r>
          </w:p>
        </w:tc>
        <w:tc>
          <w:tcPr>
            <w:tcW w:w="1410" w:type="dxa"/>
            <w:vAlign w:val="center"/>
          </w:tcPr>
          <w:p w14:paraId="396B4163" w14:textId="77777777" w:rsidR="00442C2D" w:rsidRDefault="00442C2D" w:rsidP="002A565B">
            <w:pPr>
              <w:spacing w:line="360" w:lineRule="auto"/>
              <w:jc w:val="center"/>
            </w:pPr>
          </w:p>
        </w:tc>
        <w:tc>
          <w:tcPr>
            <w:tcW w:w="1412" w:type="dxa"/>
            <w:vAlign w:val="center"/>
          </w:tcPr>
          <w:p w14:paraId="62B83653" w14:textId="77777777" w:rsidR="00442C2D" w:rsidRDefault="00442C2D" w:rsidP="002A565B">
            <w:pPr>
              <w:spacing w:line="360" w:lineRule="auto"/>
              <w:jc w:val="center"/>
            </w:pPr>
          </w:p>
        </w:tc>
        <w:tc>
          <w:tcPr>
            <w:tcW w:w="1350" w:type="dxa"/>
            <w:vAlign w:val="center"/>
          </w:tcPr>
          <w:p w14:paraId="5008F34E" w14:textId="4F1ABB93" w:rsidR="00442C2D" w:rsidRDefault="006D3818" w:rsidP="002A565B">
            <w:pPr>
              <w:spacing w:line="360" w:lineRule="auto"/>
              <w:jc w:val="center"/>
            </w:pPr>
            <w:r>
              <w:t>X</w:t>
            </w:r>
          </w:p>
        </w:tc>
        <w:tc>
          <w:tcPr>
            <w:tcW w:w="1539" w:type="dxa"/>
            <w:vAlign w:val="center"/>
          </w:tcPr>
          <w:p w14:paraId="026AD96C" w14:textId="0244BFEA" w:rsidR="00442C2D" w:rsidRDefault="006D3818" w:rsidP="002A565B">
            <w:pPr>
              <w:spacing w:line="360" w:lineRule="auto"/>
              <w:jc w:val="center"/>
            </w:pPr>
            <w:r>
              <w:t>X</w:t>
            </w:r>
          </w:p>
        </w:tc>
      </w:tr>
      <w:tr w:rsidR="00442C2D" w14:paraId="586D35C4" w14:textId="77777777" w:rsidTr="00D902A8">
        <w:tblPrEx>
          <w:tblLook w:val="04A0" w:firstRow="1" w:lastRow="0" w:firstColumn="1" w:lastColumn="0" w:noHBand="0" w:noVBand="1"/>
        </w:tblPrEx>
        <w:trPr>
          <w:jc w:val="center"/>
        </w:trPr>
        <w:tc>
          <w:tcPr>
            <w:tcW w:w="1563" w:type="dxa"/>
            <w:vAlign w:val="center"/>
          </w:tcPr>
          <w:p w14:paraId="64613265" w14:textId="4FF7B063" w:rsidR="00442C2D" w:rsidRPr="00F1404F" w:rsidRDefault="00442C2D" w:rsidP="002A565B">
            <w:pPr>
              <w:spacing w:line="360" w:lineRule="auto"/>
              <w:rPr>
                <w:b/>
              </w:rPr>
            </w:pPr>
            <w:r w:rsidRPr="00F1404F">
              <w:rPr>
                <w:b/>
              </w:rPr>
              <w:t>Instructions</w:t>
            </w:r>
          </w:p>
        </w:tc>
        <w:tc>
          <w:tcPr>
            <w:tcW w:w="1478" w:type="dxa"/>
            <w:vAlign w:val="center"/>
          </w:tcPr>
          <w:p w14:paraId="7FD743AD" w14:textId="1B8034E2" w:rsidR="00442C2D" w:rsidRDefault="006D3818" w:rsidP="002A565B">
            <w:pPr>
              <w:spacing w:line="360" w:lineRule="auto"/>
              <w:jc w:val="center"/>
            </w:pPr>
            <w:r>
              <w:t>X</w:t>
            </w:r>
          </w:p>
        </w:tc>
        <w:tc>
          <w:tcPr>
            <w:tcW w:w="1410" w:type="dxa"/>
            <w:vAlign w:val="center"/>
          </w:tcPr>
          <w:p w14:paraId="004C2EC6" w14:textId="77777777" w:rsidR="00442C2D" w:rsidRDefault="00442C2D" w:rsidP="002A565B">
            <w:pPr>
              <w:spacing w:line="360" w:lineRule="auto"/>
              <w:jc w:val="center"/>
            </w:pPr>
          </w:p>
        </w:tc>
        <w:tc>
          <w:tcPr>
            <w:tcW w:w="1412" w:type="dxa"/>
            <w:vAlign w:val="center"/>
          </w:tcPr>
          <w:p w14:paraId="05AB1D34" w14:textId="77777777" w:rsidR="00442C2D" w:rsidRDefault="00442C2D" w:rsidP="002A565B">
            <w:pPr>
              <w:spacing w:line="360" w:lineRule="auto"/>
              <w:jc w:val="center"/>
            </w:pPr>
          </w:p>
        </w:tc>
        <w:tc>
          <w:tcPr>
            <w:tcW w:w="1350" w:type="dxa"/>
            <w:vAlign w:val="center"/>
          </w:tcPr>
          <w:p w14:paraId="108BFB02" w14:textId="4F9AD75C" w:rsidR="00442C2D" w:rsidRDefault="006D3818" w:rsidP="002A565B">
            <w:pPr>
              <w:spacing w:line="360" w:lineRule="auto"/>
              <w:jc w:val="center"/>
            </w:pPr>
            <w:r>
              <w:t>X</w:t>
            </w:r>
          </w:p>
        </w:tc>
        <w:tc>
          <w:tcPr>
            <w:tcW w:w="1539" w:type="dxa"/>
            <w:vAlign w:val="center"/>
          </w:tcPr>
          <w:p w14:paraId="65293687" w14:textId="77777777" w:rsidR="00442C2D" w:rsidRDefault="00442C2D" w:rsidP="00F06A24">
            <w:pPr>
              <w:keepNext/>
              <w:spacing w:line="360" w:lineRule="auto"/>
              <w:jc w:val="center"/>
            </w:pPr>
          </w:p>
        </w:tc>
      </w:tr>
    </w:tbl>
    <w:p w14:paraId="728C4067" w14:textId="331EEFCE" w:rsidR="00874E77" w:rsidRDefault="00F06A24" w:rsidP="00F12805">
      <w:pPr>
        <w:pStyle w:val="Caption"/>
        <w:spacing w:line="360" w:lineRule="auto"/>
        <w:jc w:val="center"/>
      </w:pPr>
      <w:bookmarkStart w:id="242" w:name="_Ref269237456"/>
      <w:bookmarkStart w:id="243" w:name="_Toc269312589"/>
      <w:r>
        <w:t xml:space="preserve">Table </w:t>
      </w:r>
      <w:fldSimple w:instr=" SEQ Table \* ARABIC ">
        <w:r>
          <w:rPr>
            <w:noProof/>
          </w:rPr>
          <w:t>25</w:t>
        </w:r>
      </w:fldSimple>
      <w:bookmarkEnd w:id="242"/>
      <w:r>
        <w:t>: Measures for evaluating the project</w:t>
      </w:r>
      <w:bookmarkEnd w:id="243"/>
    </w:p>
    <w:p w14:paraId="072A268A" w14:textId="2DAEEAB0" w:rsidR="00F12805" w:rsidRPr="00F12805" w:rsidRDefault="00916379" w:rsidP="00F12805">
      <w:pPr>
        <w:spacing w:line="360" w:lineRule="auto"/>
        <w:jc w:val="both"/>
      </w:pPr>
      <w:r>
        <w:fldChar w:fldCharType="begin"/>
      </w:r>
      <w:r>
        <w:instrText xml:space="preserve"> REF _Ref269237456 \h </w:instrText>
      </w:r>
      <w:r>
        <w:fldChar w:fldCharType="separate"/>
      </w:r>
      <w:r>
        <w:t xml:space="preserve">Table </w:t>
      </w:r>
      <w:r>
        <w:rPr>
          <w:noProof/>
        </w:rPr>
        <w:t>25</w:t>
      </w:r>
      <w:r>
        <w:fldChar w:fldCharType="end"/>
      </w:r>
      <w:r w:rsidR="000F349B">
        <w:t xml:space="preserve"> </w:t>
      </w:r>
      <w:r w:rsidR="006851EA">
        <w:t>show where the measures to evaluate and the questions in survey intersect.</w:t>
      </w:r>
      <w:r w:rsidR="00A874A0">
        <w:t xml:space="preserve"> </w:t>
      </w:r>
      <w:r w:rsidR="00607AEB">
        <w:t xml:space="preserve">So, deliverability </w:t>
      </w:r>
      <w:r w:rsidR="005D25E4">
        <w:t>intersects</w:t>
      </w:r>
      <w:r w:rsidR="00607AEB">
        <w:t xml:space="preserve"> with all of the </w:t>
      </w:r>
      <w:r w:rsidR="005D25E4">
        <w:t>questions, which</w:t>
      </w:r>
      <w:r w:rsidR="00607AEB">
        <w:t xml:space="preserve"> means </w:t>
      </w:r>
      <w:r w:rsidR="00D47CB0">
        <w:t xml:space="preserve">the functionalities of </w:t>
      </w:r>
      <w:r w:rsidR="00D316DF">
        <w:t xml:space="preserve">all of </w:t>
      </w:r>
      <w:r w:rsidR="00000133">
        <w:t>those questions</w:t>
      </w:r>
      <w:r w:rsidR="00D47CB0">
        <w:t xml:space="preserve"> are delivered </w:t>
      </w:r>
      <w:r w:rsidR="001849D8">
        <w:t>and</w:t>
      </w:r>
      <w:r w:rsidR="005D25E4">
        <w:t xml:space="preserve"> that</w:t>
      </w:r>
      <w:r w:rsidR="00D47CB0">
        <w:t xml:space="preserve"> measure has been met.</w:t>
      </w:r>
      <w:r w:rsidR="0064124B">
        <w:t xml:space="preserve"> The tool </w:t>
      </w:r>
      <w:r w:rsidR="00986D5C">
        <w:t>increases the</w:t>
      </w:r>
      <w:r w:rsidR="0064124B">
        <w:t xml:space="preserve"> </w:t>
      </w:r>
      <w:r w:rsidR="00986D5C">
        <w:t>accessibility</w:t>
      </w:r>
      <w:r w:rsidR="0064124B">
        <w:t xml:space="preserve"> </w:t>
      </w:r>
      <w:r w:rsidR="0011140C">
        <w:t xml:space="preserve">due to the facet that </w:t>
      </w:r>
      <w:r w:rsidR="00986D5C">
        <w:t>user can configure</w:t>
      </w:r>
      <w:r w:rsidR="008C3130">
        <w:t xml:space="preserve"> to see different ontology</w:t>
      </w:r>
      <w:r w:rsidR="00986D5C">
        <w:t xml:space="preserve">, different views, and different languages. </w:t>
      </w:r>
      <w:r w:rsidR="00E03519">
        <w:t>Since the user can configure to use different ontologies, that increase the reusability</w:t>
      </w:r>
      <w:r w:rsidR="00A87897">
        <w:t xml:space="preserve">. </w:t>
      </w:r>
      <w:r w:rsidR="006B1D20">
        <w:t xml:space="preserve">Following instructions to add specific annotations to have different ontologies, filters, and facets </w:t>
      </w:r>
      <w:r w:rsidR="00DD3CE3">
        <w:t xml:space="preserve">is easy, which prove that the tool is easily configurable. </w:t>
      </w:r>
      <w:r w:rsidR="00050230">
        <w:t xml:space="preserve">According to the </w:t>
      </w:r>
      <w:r w:rsidR="00F67761">
        <w:t>answers from the users having facets narrow down the search results.</w:t>
      </w:r>
      <w:r w:rsidR="006A3E14">
        <w:t xml:space="preserve"> Having said all of that, the tool met the measure put </w:t>
      </w:r>
      <w:r w:rsidR="00861151">
        <w:t>for</w:t>
      </w:r>
      <w:r w:rsidR="006A3E14">
        <w:t xml:space="preserve"> evaluat</w:t>
      </w:r>
      <w:r w:rsidR="00861151">
        <w:t>ion</w:t>
      </w:r>
      <w:r w:rsidR="00D16B85">
        <w:t>.</w:t>
      </w:r>
    </w:p>
    <w:p w14:paraId="744EF6CB" w14:textId="0FAD8CAF" w:rsidR="003C39FF" w:rsidRDefault="003C39FF" w:rsidP="00556A95">
      <w:pPr>
        <w:pStyle w:val="Heading2"/>
        <w:spacing w:line="360" w:lineRule="auto"/>
        <w:jc w:val="both"/>
      </w:pPr>
      <w:bookmarkStart w:id="244" w:name="_Toc269411851"/>
      <w:r w:rsidRPr="003C39FF">
        <w:t>Conclusion</w:t>
      </w:r>
      <w:bookmarkEnd w:id="244"/>
    </w:p>
    <w:p w14:paraId="7805EAB2" w14:textId="77777777" w:rsidR="00552169" w:rsidRDefault="00BC3948" w:rsidP="00556A95">
      <w:pPr>
        <w:spacing w:line="360" w:lineRule="auto"/>
        <w:jc w:val="both"/>
      </w:pPr>
      <w:r>
        <w:t xml:space="preserve">In this chapter, </w:t>
      </w:r>
      <w:r w:rsidR="0033035A">
        <w:t xml:space="preserve">evaluation of </w:t>
      </w:r>
      <w:r w:rsidR="008F15E7">
        <w:t xml:space="preserve">this project was conducted. </w:t>
      </w:r>
      <w:r w:rsidR="003A1589">
        <w:t xml:space="preserve">This chapter started with </w:t>
      </w:r>
      <w:r w:rsidR="004D33B5">
        <w:t xml:space="preserve">the questions </w:t>
      </w:r>
      <w:r w:rsidR="00387654">
        <w:t xml:space="preserve">from the survey, </w:t>
      </w:r>
      <w:r w:rsidR="007107BE">
        <w:t xml:space="preserve">then </w:t>
      </w:r>
      <w:r w:rsidR="00387654">
        <w:t>the participants</w:t>
      </w:r>
      <w:r w:rsidR="007107BE">
        <w:t xml:space="preserve"> who are the right people to evaluate the project. </w:t>
      </w:r>
      <w:r w:rsidR="008B3C0E">
        <w:t xml:space="preserve">That followed with a discussion of </w:t>
      </w:r>
      <w:r w:rsidR="000845F9">
        <w:t xml:space="preserve">the result gathered via the online survey. </w:t>
      </w:r>
      <w:r w:rsidR="00707B08">
        <w:t xml:space="preserve">Finally, </w:t>
      </w:r>
      <w:r w:rsidR="00351711">
        <w:t xml:space="preserve">an analysis </w:t>
      </w:r>
      <w:r w:rsidR="008C3B71">
        <w:t>of the result is presented and h</w:t>
      </w:r>
      <w:r w:rsidR="00552169">
        <w:t xml:space="preserve">ow the questions in the survey are related to the five measures discussed in section </w:t>
      </w:r>
      <w:r w:rsidR="00552169">
        <w:fldChar w:fldCharType="begin"/>
      </w:r>
      <w:r w:rsidR="00552169">
        <w:instrText xml:space="preserve"> REF _Ref269313146 \r \h </w:instrText>
      </w:r>
      <w:r w:rsidR="00552169">
        <w:fldChar w:fldCharType="separate"/>
      </w:r>
      <w:r w:rsidR="00552169">
        <w:t>3.3</w:t>
      </w:r>
      <w:r w:rsidR="00552169">
        <w:fldChar w:fldCharType="end"/>
      </w:r>
      <w:r w:rsidR="00552169">
        <w:t>.</w:t>
      </w:r>
    </w:p>
    <w:p w14:paraId="5A054CD6" w14:textId="77777777" w:rsidR="00D26D2B" w:rsidRDefault="00D26D2B" w:rsidP="00556A95">
      <w:pPr>
        <w:spacing w:line="360" w:lineRule="auto"/>
        <w:jc w:val="both"/>
      </w:pPr>
    </w:p>
    <w:p w14:paraId="7EDF50FC" w14:textId="7CB1D695" w:rsidR="00D26D2B" w:rsidRDefault="00D26D2B" w:rsidP="00556A95">
      <w:pPr>
        <w:spacing w:line="360" w:lineRule="auto"/>
        <w:jc w:val="both"/>
      </w:pPr>
      <w:r>
        <w:t>The next chapter concludes the dissertation.</w:t>
      </w:r>
    </w:p>
    <w:p w14:paraId="2F10B8E5" w14:textId="1609B709" w:rsidR="00EB0973" w:rsidRDefault="00EB0973" w:rsidP="00556A95">
      <w:pPr>
        <w:spacing w:line="360" w:lineRule="auto"/>
        <w:jc w:val="both"/>
      </w:pPr>
      <w:r>
        <w:br w:type="page"/>
      </w:r>
    </w:p>
    <w:p w14:paraId="0CCDBB23" w14:textId="1C0FAB96" w:rsidR="00EB0973" w:rsidRDefault="007337BA" w:rsidP="006B45FF">
      <w:pPr>
        <w:pStyle w:val="Heading1"/>
        <w:spacing w:line="360" w:lineRule="auto"/>
        <w:jc w:val="both"/>
        <w:rPr>
          <w:rFonts w:cs="Times New Roman"/>
        </w:rPr>
      </w:pPr>
      <w:bookmarkStart w:id="245" w:name="_Toc269411852"/>
      <w:r w:rsidRPr="007337BA">
        <w:rPr>
          <w:rFonts w:cs="Times New Roman"/>
        </w:rPr>
        <w:t>CONCLUSION AND FUTURE WORK</w:t>
      </w:r>
      <w:bookmarkEnd w:id="245"/>
    </w:p>
    <w:p w14:paraId="45B3A6E2" w14:textId="4F1FD172" w:rsidR="00757935" w:rsidRPr="00757935" w:rsidRDefault="009317C5" w:rsidP="006B45FF">
      <w:pPr>
        <w:spacing w:line="360" w:lineRule="auto"/>
        <w:jc w:val="both"/>
      </w:pPr>
      <w:r>
        <w:t xml:space="preserve">In this chapter, </w:t>
      </w:r>
      <w:r w:rsidR="00E60223">
        <w:t xml:space="preserve">conclusion of the project is stated. </w:t>
      </w:r>
      <w:r w:rsidR="00B05B59">
        <w:t xml:space="preserve">It contains two sections. The first </w:t>
      </w:r>
      <w:r w:rsidR="00362887">
        <w:t>section summarizes</w:t>
      </w:r>
      <w:r w:rsidR="00B05B59">
        <w:t xml:space="preserve"> the project achievements</w:t>
      </w:r>
      <w:r w:rsidR="00362887">
        <w:t xml:space="preserve"> and the second one mentions any future work that can be made to make this project better.</w:t>
      </w:r>
    </w:p>
    <w:p w14:paraId="2951C887" w14:textId="6188C936" w:rsidR="005E3868" w:rsidRDefault="005E3868" w:rsidP="00A11946">
      <w:pPr>
        <w:pStyle w:val="Heading2"/>
        <w:spacing w:line="360" w:lineRule="auto"/>
        <w:jc w:val="both"/>
      </w:pPr>
      <w:bookmarkStart w:id="246" w:name="_Toc269411853"/>
      <w:r>
        <w:t>Summary of Achievements</w:t>
      </w:r>
      <w:bookmarkEnd w:id="246"/>
    </w:p>
    <w:p w14:paraId="7256BFCD" w14:textId="77777777" w:rsidR="000D2079" w:rsidRPr="000D2079" w:rsidRDefault="000D2079" w:rsidP="00A11946">
      <w:pPr>
        <w:spacing w:line="360" w:lineRule="auto"/>
        <w:jc w:val="both"/>
      </w:pPr>
      <w:bookmarkStart w:id="247" w:name="_GoBack"/>
      <w:bookmarkEnd w:id="247"/>
    </w:p>
    <w:p w14:paraId="4186A248" w14:textId="0C783243" w:rsidR="005E3868" w:rsidRDefault="008912E5" w:rsidP="00A11946">
      <w:pPr>
        <w:pStyle w:val="Heading2"/>
        <w:spacing w:line="360" w:lineRule="auto"/>
        <w:jc w:val="both"/>
      </w:pPr>
      <w:bookmarkStart w:id="248" w:name="_Toc269411854"/>
      <w:r>
        <w:t>Future Work</w:t>
      </w:r>
      <w:bookmarkEnd w:id="248"/>
    </w:p>
    <w:p w14:paraId="095E7B65" w14:textId="08B09A3A" w:rsidR="001532D2" w:rsidRPr="001532D2" w:rsidRDefault="001532D2" w:rsidP="00CA4FD0">
      <w:pPr>
        <w:spacing w:line="360" w:lineRule="auto"/>
      </w:pPr>
      <w:r>
        <w:br w:type="page"/>
      </w:r>
    </w:p>
    <w:p w14:paraId="16ECAE58" w14:textId="7E45BC81" w:rsidR="007337BA" w:rsidRPr="00DD4776" w:rsidRDefault="00DD4776" w:rsidP="00CA4FD0">
      <w:pPr>
        <w:pStyle w:val="Heading1"/>
        <w:numPr>
          <w:ilvl w:val="0"/>
          <w:numId w:val="0"/>
        </w:numPr>
        <w:spacing w:line="360" w:lineRule="auto"/>
        <w:rPr>
          <w:rFonts w:cs="Times New Roman"/>
        </w:rPr>
      </w:pPr>
      <w:bookmarkStart w:id="249" w:name="_Toc269411855"/>
      <w:r w:rsidRPr="00DD4776">
        <w:rPr>
          <w:rFonts w:cs="Times New Roman"/>
        </w:rPr>
        <w:t>REFERENCES</w:t>
      </w:r>
      <w:bookmarkEnd w:id="249"/>
    </w:p>
    <w:p w14:paraId="25228F79" w14:textId="77777777" w:rsidR="00DD4776" w:rsidRDefault="00DD4776" w:rsidP="00CA4FD0">
      <w:pPr>
        <w:spacing w:line="360" w:lineRule="auto"/>
      </w:pPr>
    </w:p>
    <w:p w14:paraId="04C49425" w14:textId="77777777" w:rsidR="0033221E" w:rsidRPr="0033221E" w:rsidRDefault="00DD4776" w:rsidP="0033221E">
      <w:pPr>
        <w:pStyle w:val="EndNoteBibliography"/>
        <w:ind w:left="720" w:hanging="720"/>
        <w:rPr>
          <w:noProof/>
        </w:rPr>
      </w:pPr>
      <w:r>
        <w:fldChar w:fldCharType="begin"/>
      </w:r>
      <w:r>
        <w:instrText xml:space="preserve"> ADDIN EN.REFLIST </w:instrText>
      </w:r>
      <w:r>
        <w:fldChar w:fldCharType="separate"/>
      </w:r>
      <w:r w:rsidR="0033221E" w:rsidRPr="0033221E">
        <w:rPr>
          <w:noProof/>
        </w:rPr>
        <w:t>1.</w:t>
      </w:r>
      <w:r w:rsidR="0033221E" w:rsidRPr="0033221E">
        <w:rPr>
          <w:noProof/>
        </w:rPr>
        <w:tab/>
        <w:t xml:space="preserve">Ding, L., et al., </w:t>
      </w:r>
      <w:r w:rsidR="0033221E" w:rsidRPr="0033221E">
        <w:rPr>
          <w:i/>
          <w:noProof/>
        </w:rPr>
        <w:t>Using Ontologies in the Semantic Web: A Survey</w:t>
      </w:r>
      <w:r w:rsidR="0033221E" w:rsidRPr="0033221E">
        <w:rPr>
          <w:noProof/>
        </w:rPr>
        <w:t xml:space="preserve">, in </w:t>
      </w:r>
      <w:r w:rsidR="0033221E" w:rsidRPr="0033221E">
        <w:rPr>
          <w:i/>
          <w:noProof/>
        </w:rPr>
        <w:t>Ontologies</w:t>
      </w:r>
      <w:r w:rsidR="0033221E" w:rsidRPr="0033221E">
        <w:rPr>
          <w:noProof/>
        </w:rPr>
        <w:t>. 2007, Springer US. p. 79-113.</w:t>
      </w:r>
    </w:p>
    <w:p w14:paraId="72197D9C" w14:textId="77777777" w:rsidR="0033221E" w:rsidRPr="0033221E" w:rsidRDefault="0033221E" w:rsidP="0033221E">
      <w:pPr>
        <w:pStyle w:val="EndNoteBibliography"/>
        <w:ind w:left="720" w:hanging="720"/>
        <w:rPr>
          <w:noProof/>
        </w:rPr>
      </w:pPr>
      <w:r w:rsidRPr="0033221E">
        <w:rPr>
          <w:noProof/>
        </w:rPr>
        <w:t>2.</w:t>
      </w:r>
      <w:r w:rsidRPr="0033221E">
        <w:rPr>
          <w:noProof/>
        </w:rPr>
        <w:tab/>
        <w:t xml:space="preserve">Stevens, R., et al., </w:t>
      </w:r>
      <w:r w:rsidRPr="0033221E">
        <w:rPr>
          <w:i/>
          <w:noProof/>
        </w:rPr>
        <w:t>TAMBIS: Transparent Access to Multiple Bioinformatics Information Sources.</w:t>
      </w:r>
      <w:r w:rsidRPr="0033221E">
        <w:rPr>
          <w:noProof/>
        </w:rPr>
        <w:t xml:space="preserve"> IBM System Journal. </w:t>
      </w:r>
      <w:r w:rsidRPr="0033221E">
        <w:rPr>
          <w:b/>
          <w:noProof/>
        </w:rPr>
        <w:t>40</w:t>
      </w:r>
      <w:r w:rsidRPr="0033221E">
        <w:rPr>
          <w:noProof/>
        </w:rPr>
        <w:t>(2): p. 532-551.</w:t>
      </w:r>
    </w:p>
    <w:p w14:paraId="617D72EC" w14:textId="77777777" w:rsidR="0033221E" w:rsidRPr="0033221E" w:rsidRDefault="0033221E" w:rsidP="0033221E">
      <w:pPr>
        <w:pStyle w:val="EndNoteBibliography"/>
        <w:ind w:left="720" w:hanging="720"/>
        <w:rPr>
          <w:noProof/>
        </w:rPr>
      </w:pPr>
      <w:r w:rsidRPr="0033221E">
        <w:rPr>
          <w:noProof/>
        </w:rPr>
        <w:t>3.</w:t>
      </w:r>
      <w:r w:rsidRPr="0033221E">
        <w:rPr>
          <w:noProof/>
        </w:rPr>
        <w:tab/>
        <w:t xml:space="preserve">Catarci, T., et al., </w:t>
      </w:r>
      <w:r w:rsidRPr="0033221E">
        <w:rPr>
          <w:i/>
          <w:noProof/>
        </w:rPr>
        <w:t>An Ontology Based Visual Tool for Query Formulation Support.</w:t>
      </w:r>
      <w:r w:rsidRPr="0033221E">
        <w:rPr>
          <w:noProof/>
        </w:rPr>
        <w:t xml:space="preserve"> ECAI, 2004: p. 308-312.</w:t>
      </w:r>
    </w:p>
    <w:p w14:paraId="5A5117E2" w14:textId="77777777" w:rsidR="0033221E" w:rsidRPr="0033221E" w:rsidRDefault="0033221E" w:rsidP="0033221E">
      <w:pPr>
        <w:pStyle w:val="EndNoteBibliography"/>
        <w:ind w:left="720" w:hanging="720"/>
        <w:rPr>
          <w:noProof/>
        </w:rPr>
      </w:pPr>
      <w:r w:rsidRPr="0033221E">
        <w:rPr>
          <w:noProof/>
        </w:rPr>
        <w:t>4.</w:t>
      </w:r>
      <w:r w:rsidRPr="0033221E">
        <w:rPr>
          <w:noProof/>
        </w:rPr>
        <w:tab/>
        <w:t xml:space="preserve">Horridge, M., </w:t>
      </w:r>
      <w:r w:rsidRPr="0033221E">
        <w:rPr>
          <w:i/>
          <w:noProof/>
        </w:rPr>
        <w:t>The Manchester Pizza Finder</w:t>
      </w:r>
      <w:r w:rsidRPr="0033221E">
        <w:rPr>
          <w:noProof/>
        </w:rPr>
        <w:t>. University of Manchester.</w:t>
      </w:r>
    </w:p>
    <w:p w14:paraId="3CFC95B2" w14:textId="77777777" w:rsidR="0033221E" w:rsidRPr="0033221E" w:rsidRDefault="0033221E" w:rsidP="0033221E">
      <w:pPr>
        <w:pStyle w:val="EndNoteBibliography"/>
        <w:ind w:left="720" w:hanging="720"/>
        <w:rPr>
          <w:noProof/>
        </w:rPr>
      </w:pPr>
      <w:r w:rsidRPr="0033221E">
        <w:rPr>
          <w:noProof/>
        </w:rPr>
        <w:t>5.</w:t>
      </w:r>
      <w:r w:rsidRPr="0033221E">
        <w:rPr>
          <w:noProof/>
        </w:rPr>
        <w:tab/>
        <w:t xml:space="preserve">Bechhofer, S. and N.W. Paton, </w:t>
      </w:r>
      <w:r w:rsidRPr="0033221E">
        <w:rPr>
          <w:i/>
          <w:noProof/>
        </w:rPr>
        <w:t>Ontology Visual Querying</w:t>
      </w:r>
      <w:r w:rsidRPr="0033221E">
        <w:rPr>
          <w:noProof/>
        </w:rPr>
        <w:t xml:space="preserve">, in </w:t>
      </w:r>
      <w:r w:rsidRPr="0033221E">
        <w:rPr>
          <w:i/>
          <w:noProof/>
        </w:rPr>
        <w:t>Encyclopedia of Database Systems</w:t>
      </w:r>
      <w:r w:rsidRPr="0033221E">
        <w:rPr>
          <w:noProof/>
        </w:rPr>
        <w:t>. 2009, Springer.</w:t>
      </w:r>
    </w:p>
    <w:p w14:paraId="5AF19138" w14:textId="7B4AADB8" w:rsidR="0033221E" w:rsidRPr="0033221E" w:rsidRDefault="0033221E" w:rsidP="0033221E">
      <w:pPr>
        <w:pStyle w:val="EndNoteBibliography"/>
        <w:ind w:left="720" w:hanging="720"/>
        <w:rPr>
          <w:noProof/>
        </w:rPr>
      </w:pPr>
      <w:r w:rsidRPr="0033221E">
        <w:rPr>
          <w:noProof/>
        </w:rPr>
        <w:t>6.</w:t>
      </w:r>
      <w:r w:rsidRPr="0033221E">
        <w:rPr>
          <w:noProof/>
        </w:rPr>
        <w:tab/>
        <w:t xml:space="preserve">Bechhofer, S. </w:t>
      </w:r>
      <w:r w:rsidRPr="0033221E">
        <w:rPr>
          <w:i/>
          <w:noProof/>
        </w:rPr>
        <w:t>The Manchester Sushi Finder - Project Page</w:t>
      </w:r>
      <w:r w:rsidRPr="0033221E">
        <w:rPr>
          <w:noProof/>
        </w:rPr>
        <w:t xml:space="preserve">. 2014  [cited 2014 March 5, 2014]; Available from: </w:t>
      </w:r>
      <w:hyperlink r:id="rId60" w:history="1">
        <w:r w:rsidRPr="0033221E">
          <w:rPr>
            <w:rStyle w:val="Hyperlink"/>
            <w:rFonts w:ascii="Times New Roman" w:hAnsi="Times New Roman"/>
            <w:noProof/>
          </w:rPr>
          <w:t>http://studentnet.cs.manchester.ac.uk/pgt/2013/COMP60990/project/projectbookdetails.php?projectid=20889</w:t>
        </w:r>
      </w:hyperlink>
      <w:r w:rsidRPr="0033221E">
        <w:rPr>
          <w:noProof/>
        </w:rPr>
        <w:t>.</w:t>
      </w:r>
    </w:p>
    <w:p w14:paraId="3CAAD89D" w14:textId="19112EB8" w:rsidR="0033221E" w:rsidRPr="0033221E" w:rsidRDefault="0033221E" w:rsidP="0033221E">
      <w:pPr>
        <w:pStyle w:val="EndNoteBibliography"/>
        <w:ind w:left="720" w:hanging="720"/>
        <w:rPr>
          <w:noProof/>
        </w:rPr>
      </w:pPr>
      <w:r w:rsidRPr="0033221E">
        <w:rPr>
          <w:noProof/>
        </w:rPr>
        <w:t>7.</w:t>
      </w:r>
      <w:r w:rsidRPr="0033221E">
        <w:rPr>
          <w:noProof/>
        </w:rPr>
        <w:tab/>
        <w:t xml:space="preserve">Group, W.C.O.W. </w:t>
      </w:r>
      <w:r w:rsidRPr="0033221E">
        <w:rPr>
          <w:i/>
          <w:noProof/>
        </w:rPr>
        <w:t>Web Ontology Language (OWL)</w:t>
      </w:r>
      <w:r w:rsidRPr="0033221E">
        <w:rPr>
          <w:noProof/>
        </w:rPr>
        <w:t xml:space="preserve">. 2012  [cited 2014 April 19, 2014]; Available from: </w:t>
      </w:r>
      <w:hyperlink r:id="rId61" w:history="1">
        <w:r w:rsidRPr="0033221E">
          <w:rPr>
            <w:rStyle w:val="Hyperlink"/>
            <w:rFonts w:ascii="Times New Roman" w:hAnsi="Times New Roman"/>
            <w:noProof/>
          </w:rPr>
          <w:t>http://www.w3.org/2001/sw/wiki/OWL</w:t>
        </w:r>
      </w:hyperlink>
      <w:r w:rsidRPr="0033221E">
        <w:rPr>
          <w:noProof/>
        </w:rPr>
        <w:t>.</w:t>
      </w:r>
    </w:p>
    <w:p w14:paraId="46FBD929" w14:textId="77777777" w:rsidR="0033221E" w:rsidRPr="0033221E" w:rsidRDefault="0033221E" w:rsidP="0033221E">
      <w:pPr>
        <w:pStyle w:val="EndNoteBibliography"/>
        <w:ind w:left="720" w:hanging="720"/>
        <w:rPr>
          <w:noProof/>
        </w:rPr>
      </w:pPr>
      <w:r w:rsidRPr="0033221E">
        <w:rPr>
          <w:noProof/>
        </w:rPr>
        <w:t>8.</w:t>
      </w:r>
      <w:r w:rsidRPr="0033221E">
        <w:rPr>
          <w:noProof/>
        </w:rPr>
        <w:tab/>
        <w:t xml:space="preserve">Davis, R., H. Shrobe, and P. Szolovits, </w:t>
      </w:r>
      <w:r w:rsidRPr="0033221E">
        <w:rPr>
          <w:i/>
          <w:noProof/>
        </w:rPr>
        <w:t>What is a Knowledge Representation?</w:t>
      </w:r>
      <w:r w:rsidRPr="0033221E">
        <w:rPr>
          <w:noProof/>
        </w:rPr>
        <w:t xml:space="preserve">, in </w:t>
      </w:r>
      <w:r w:rsidRPr="0033221E">
        <w:rPr>
          <w:i/>
          <w:noProof/>
        </w:rPr>
        <w:t>AI Magazine</w:t>
      </w:r>
      <w:r w:rsidRPr="0033221E">
        <w:rPr>
          <w:noProof/>
        </w:rPr>
        <w:t>. 1993. p. 17-33.</w:t>
      </w:r>
    </w:p>
    <w:p w14:paraId="5D88A040" w14:textId="670DEAA4" w:rsidR="0033221E" w:rsidRPr="0033221E" w:rsidRDefault="0033221E" w:rsidP="0033221E">
      <w:pPr>
        <w:pStyle w:val="EndNoteBibliography"/>
        <w:ind w:left="720" w:hanging="720"/>
        <w:rPr>
          <w:noProof/>
        </w:rPr>
      </w:pPr>
      <w:r w:rsidRPr="0033221E">
        <w:rPr>
          <w:noProof/>
        </w:rPr>
        <w:t>9.</w:t>
      </w:r>
      <w:r w:rsidRPr="0033221E">
        <w:rPr>
          <w:noProof/>
        </w:rPr>
        <w:tab/>
        <w:t xml:space="preserve">Group, O.W. </w:t>
      </w:r>
      <w:r w:rsidRPr="0033221E">
        <w:rPr>
          <w:i/>
          <w:noProof/>
        </w:rPr>
        <w:t>OWL Web Ontology Language Overview</w:t>
      </w:r>
      <w:r w:rsidRPr="0033221E">
        <w:rPr>
          <w:noProof/>
        </w:rPr>
        <w:t xml:space="preserve">. 2004  [cited 2014 May 13, 2014]; Available from: </w:t>
      </w:r>
      <w:hyperlink r:id="rId62" w:history="1">
        <w:r w:rsidRPr="0033221E">
          <w:rPr>
            <w:rStyle w:val="Hyperlink"/>
            <w:rFonts w:ascii="Times New Roman" w:hAnsi="Times New Roman"/>
            <w:noProof/>
          </w:rPr>
          <w:t>http://www.w3.org/TR/owl-features</w:t>
        </w:r>
      </w:hyperlink>
      <w:r w:rsidRPr="0033221E">
        <w:rPr>
          <w:noProof/>
        </w:rPr>
        <w:t>.</w:t>
      </w:r>
    </w:p>
    <w:p w14:paraId="77D594D5" w14:textId="77777777" w:rsidR="0033221E" w:rsidRPr="0033221E" w:rsidRDefault="0033221E" w:rsidP="0033221E">
      <w:pPr>
        <w:pStyle w:val="EndNoteBibliography"/>
        <w:ind w:left="720" w:hanging="720"/>
        <w:rPr>
          <w:noProof/>
        </w:rPr>
      </w:pPr>
      <w:r w:rsidRPr="0033221E">
        <w:rPr>
          <w:noProof/>
        </w:rPr>
        <w:t>10.</w:t>
      </w:r>
      <w:r w:rsidRPr="0033221E">
        <w:rPr>
          <w:noProof/>
        </w:rPr>
        <w:tab/>
        <w:t xml:space="preserve">M, H. and B. S, </w:t>
      </w:r>
      <w:r w:rsidRPr="0033221E">
        <w:rPr>
          <w:i/>
          <w:noProof/>
        </w:rPr>
        <w:t>The OWL API: A Java API for OWL ontologies.</w:t>
      </w:r>
      <w:r w:rsidRPr="0033221E">
        <w:rPr>
          <w:noProof/>
        </w:rPr>
        <w:t xml:space="preserve"> Semantic Web, 2011. </w:t>
      </w:r>
      <w:r w:rsidRPr="0033221E">
        <w:rPr>
          <w:b/>
          <w:noProof/>
        </w:rPr>
        <w:t>2</w:t>
      </w:r>
      <w:r w:rsidRPr="0033221E">
        <w:rPr>
          <w:noProof/>
        </w:rPr>
        <w:t>(Number 1 / 2011): p. 11-21.</w:t>
      </w:r>
    </w:p>
    <w:p w14:paraId="6D7D49C9" w14:textId="34201F4F" w:rsidR="0033221E" w:rsidRPr="0033221E" w:rsidRDefault="0033221E" w:rsidP="0033221E">
      <w:pPr>
        <w:pStyle w:val="EndNoteBibliography"/>
        <w:ind w:left="720" w:hanging="720"/>
        <w:rPr>
          <w:noProof/>
        </w:rPr>
      </w:pPr>
      <w:r w:rsidRPr="0033221E">
        <w:rPr>
          <w:noProof/>
        </w:rPr>
        <w:t>11.</w:t>
      </w:r>
      <w:r w:rsidRPr="0033221E">
        <w:rPr>
          <w:noProof/>
        </w:rPr>
        <w:tab/>
        <w:t xml:space="preserve">Group, O.W. </w:t>
      </w:r>
      <w:r w:rsidRPr="0033221E">
        <w:rPr>
          <w:i/>
          <w:noProof/>
        </w:rPr>
        <w:t>OWL 2 Web Ontology Language Document Overview</w:t>
      </w:r>
      <w:r w:rsidRPr="0033221E">
        <w:rPr>
          <w:noProof/>
        </w:rPr>
        <w:t xml:space="preserve">. 2012  [cited 2014 May 13, 2014]; Available from: </w:t>
      </w:r>
      <w:hyperlink r:id="rId63" w:history="1">
        <w:r w:rsidRPr="0033221E">
          <w:rPr>
            <w:rStyle w:val="Hyperlink"/>
            <w:rFonts w:ascii="Times New Roman" w:hAnsi="Times New Roman"/>
            <w:noProof/>
          </w:rPr>
          <w:t>http://www.w3.org/TR/owl2-overview/</w:t>
        </w:r>
      </w:hyperlink>
      <w:r w:rsidRPr="0033221E">
        <w:rPr>
          <w:noProof/>
        </w:rPr>
        <w:t>.</w:t>
      </w:r>
    </w:p>
    <w:p w14:paraId="661725D7" w14:textId="395298CF" w:rsidR="0033221E" w:rsidRPr="0033221E" w:rsidRDefault="0033221E" w:rsidP="0033221E">
      <w:pPr>
        <w:pStyle w:val="EndNoteBibliography"/>
        <w:ind w:left="720" w:hanging="720"/>
        <w:rPr>
          <w:noProof/>
        </w:rPr>
      </w:pPr>
      <w:r w:rsidRPr="0033221E">
        <w:rPr>
          <w:noProof/>
        </w:rPr>
        <w:t>12.</w:t>
      </w:r>
      <w:r w:rsidRPr="0033221E">
        <w:rPr>
          <w:noProof/>
        </w:rPr>
        <w:tab/>
        <w:t xml:space="preserve">Wikipedia. </w:t>
      </w:r>
      <w:r w:rsidRPr="0033221E">
        <w:rPr>
          <w:i/>
          <w:noProof/>
        </w:rPr>
        <w:t>Application programming interface</w:t>
      </w:r>
      <w:r w:rsidRPr="0033221E">
        <w:rPr>
          <w:noProof/>
        </w:rPr>
        <w:t xml:space="preserve">.  [cited 2014 April 21, 2014]; Available from: </w:t>
      </w:r>
      <w:hyperlink r:id="rId64" w:history="1">
        <w:r w:rsidRPr="0033221E">
          <w:rPr>
            <w:rStyle w:val="Hyperlink"/>
            <w:rFonts w:ascii="Times New Roman" w:hAnsi="Times New Roman"/>
            <w:noProof/>
          </w:rPr>
          <w:t>http://en.wikipedia.org/wiki/Application_programming_interface</w:t>
        </w:r>
      </w:hyperlink>
      <w:r w:rsidRPr="0033221E">
        <w:rPr>
          <w:noProof/>
        </w:rPr>
        <w:t>.</w:t>
      </w:r>
    </w:p>
    <w:p w14:paraId="0A336ECC" w14:textId="296EC1C2" w:rsidR="0033221E" w:rsidRPr="0033221E" w:rsidRDefault="0033221E" w:rsidP="0033221E">
      <w:pPr>
        <w:pStyle w:val="EndNoteBibliography"/>
        <w:ind w:left="720" w:hanging="720"/>
        <w:rPr>
          <w:noProof/>
        </w:rPr>
      </w:pPr>
      <w:r w:rsidRPr="0033221E">
        <w:rPr>
          <w:noProof/>
        </w:rPr>
        <w:t>13.</w:t>
      </w:r>
      <w:r w:rsidRPr="0033221E">
        <w:rPr>
          <w:noProof/>
        </w:rPr>
        <w:tab/>
      </w:r>
      <w:r w:rsidRPr="0033221E">
        <w:rPr>
          <w:i/>
          <w:noProof/>
        </w:rPr>
        <w:t>The size of the World Wide Web (The Internet)</w:t>
      </w:r>
      <w:r w:rsidRPr="0033221E">
        <w:rPr>
          <w:noProof/>
        </w:rPr>
        <w:t xml:space="preserve">. 2014  [cited 2014 Jun 2, 2014]; Available from: </w:t>
      </w:r>
      <w:hyperlink r:id="rId65" w:history="1">
        <w:r w:rsidRPr="0033221E">
          <w:rPr>
            <w:rStyle w:val="Hyperlink"/>
            <w:rFonts w:ascii="Times New Roman" w:hAnsi="Times New Roman"/>
            <w:noProof/>
          </w:rPr>
          <w:t>http://www.worldwidewebsize.com/</w:t>
        </w:r>
      </w:hyperlink>
      <w:r w:rsidRPr="0033221E">
        <w:rPr>
          <w:noProof/>
        </w:rPr>
        <w:t>.</w:t>
      </w:r>
    </w:p>
    <w:p w14:paraId="7AF71035" w14:textId="77777777" w:rsidR="0033221E" w:rsidRPr="0033221E" w:rsidRDefault="0033221E" w:rsidP="0033221E">
      <w:pPr>
        <w:pStyle w:val="EndNoteBibliography"/>
        <w:ind w:left="720" w:hanging="720"/>
        <w:rPr>
          <w:noProof/>
        </w:rPr>
      </w:pPr>
      <w:r w:rsidRPr="0033221E">
        <w:rPr>
          <w:noProof/>
        </w:rPr>
        <w:t>14.</w:t>
      </w:r>
      <w:r w:rsidRPr="0033221E">
        <w:rPr>
          <w:noProof/>
        </w:rPr>
        <w:tab/>
        <w:t xml:space="preserve">Hyvönen, E., S. Saarela, and K. Viljanen, </w:t>
      </w:r>
      <w:r w:rsidRPr="0033221E">
        <w:rPr>
          <w:i/>
          <w:noProof/>
        </w:rPr>
        <w:t>Application of ontology techniques to view-based semantic search and browsing</w:t>
      </w:r>
      <w:r w:rsidRPr="0033221E">
        <w:rPr>
          <w:noProof/>
        </w:rPr>
        <w:t xml:space="preserve">, in </w:t>
      </w:r>
      <w:r w:rsidRPr="0033221E">
        <w:rPr>
          <w:i/>
          <w:noProof/>
        </w:rPr>
        <w:t>The Semantic Web: Research and Applications</w:t>
      </w:r>
      <w:r w:rsidRPr="0033221E">
        <w:rPr>
          <w:noProof/>
        </w:rPr>
        <w:t>. 2004, Springer. p. 92-106.</w:t>
      </w:r>
    </w:p>
    <w:p w14:paraId="6EBEC918" w14:textId="77777777" w:rsidR="0033221E" w:rsidRPr="0033221E" w:rsidRDefault="0033221E" w:rsidP="0033221E">
      <w:pPr>
        <w:pStyle w:val="EndNoteBibliography"/>
        <w:ind w:left="720" w:hanging="720"/>
        <w:rPr>
          <w:i/>
          <w:noProof/>
        </w:rPr>
      </w:pPr>
      <w:r w:rsidRPr="0033221E">
        <w:rPr>
          <w:noProof/>
        </w:rPr>
        <w:t>15.</w:t>
      </w:r>
      <w:r w:rsidRPr="0033221E">
        <w:rPr>
          <w:noProof/>
        </w:rPr>
        <w:tab/>
        <w:t xml:space="preserve">Bechhofer, S., et al., </w:t>
      </w:r>
      <w:r w:rsidRPr="0033221E">
        <w:rPr>
          <w:i/>
          <w:noProof/>
        </w:rPr>
        <w:t>Guiding the User: An Ontology Driven Interface.</w:t>
      </w:r>
    </w:p>
    <w:p w14:paraId="100ED343" w14:textId="77777777" w:rsidR="0033221E" w:rsidRPr="0033221E" w:rsidRDefault="0033221E" w:rsidP="0033221E">
      <w:pPr>
        <w:pStyle w:val="EndNoteBibliography"/>
        <w:ind w:left="720" w:hanging="720"/>
        <w:rPr>
          <w:noProof/>
        </w:rPr>
      </w:pPr>
      <w:r w:rsidRPr="0033221E">
        <w:rPr>
          <w:noProof/>
        </w:rPr>
        <w:t>16.</w:t>
      </w:r>
      <w:r w:rsidRPr="0033221E">
        <w:rPr>
          <w:noProof/>
        </w:rPr>
        <w:tab/>
        <w:t xml:space="preserve">Bechhofer, S. and C. Goble, </w:t>
      </w:r>
      <w:r w:rsidRPr="0033221E">
        <w:rPr>
          <w:i/>
          <w:noProof/>
        </w:rPr>
        <w:t>Classification Based Navigation and Retrieval for Picture Archives</w:t>
      </w:r>
      <w:r w:rsidRPr="0033221E">
        <w:rPr>
          <w:noProof/>
        </w:rPr>
        <w:t xml:space="preserve">, in </w:t>
      </w:r>
      <w:r w:rsidRPr="0033221E">
        <w:rPr>
          <w:i/>
          <w:noProof/>
        </w:rPr>
        <w:t>Database Semantics</w:t>
      </w:r>
      <w:r w:rsidRPr="0033221E">
        <w:rPr>
          <w:noProof/>
        </w:rPr>
        <w:t>. 1999, Springer. p. 291-310.</w:t>
      </w:r>
    </w:p>
    <w:p w14:paraId="502ED1D5" w14:textId="77777777" w:rsidR="0033221E" w:rsidRPr="0033221E" w:rsidRDefault="0033221E" w:rsidP="0033221E">
      <w:pPr>
        <w:pStyle w:val="EndNoteBibliography"/>
        <w:ind w:left="720" w:hanging="720"/>
        <w:rPr>
          <w:noProof/>
        </w:rPr>
      </w:pPr>
      <w:r w:rsidRPr="0033221E">
        <w:rPr>
          <w:noProof/>
        </w:rPr>
        <w:t>17.</w:t>
      </w:r>
      <w:r w:rsidRPr="0033221E">
        <w:rPr>
          <w:noProof/>
        </w:rPr>
        <w:tab/>
        <w:t xml:space="preserve">Schreiber, A.T.G., et al., </w:t>
      </w:r>
      <w:r w:rsidRPr="0033221E">
        <w:rPr>
          <w:i/>
          <w:noProof/>
        </w:rPr>
        <w:t>Ontology-based photo annotation.</w:t>
      </w:r>
      <w:r w:rsidRPr="0033221E">
        <w:rPr>
          <w:noProof/>
        </w:rPr>
        <w:t xml:space="preserve"> IEEE Intelligent Systems, 2001. </w:t>
      </w:r>
      <w:r w:rsidRPr="0033221E">
        <w:rPr>
          <w:b/>
          <w:noProof/>
        </w:rPr>
        <w:t>16</w:t>
      </w:r>
      <w:r w:rsidRPr="0033221E">
        <w:rPr>
          <w:noProof/>
        </w:rPr>
        <w:t>(3): p. 66-74.</w:t>
      </w:r>
    </w:p>
    <w:p w14:paraId="59075C12" w14:textId="23DEAC23" w:rsidR="0033221E" w:rsidRPr="0033221E" w:rsidRDefault="0033221E" w:rsidP="0033221E">
      <w:pPr>
        <w:pStyle w:val="EndNoteBibliography"/>
        <w:ind w:left="720" w:hanging="720"/>
        <w:rPr>
          <w:noProof/>
        </w:rPr>
      </w:pPr>
      <w:r w:rsidRPr="0033221E">
        <w:rPr>
          <w:noProof/>
        </w:rPr>
        <w:t>18.</w:t>
      </w:r>
      <w:r w:rsidRPr="0033221E">
        <w:rPr>
          <w:noProof/>
        </w:rPr>
        <w:tab/>
        <w:t xml:space="preserve">Wikipedia. </w:t>
      </w:r>
      <w:r w:rsidRPr="0033221E">
        <w:rPr>
          <w:i/>
          <w:noProof/>
        </w:rPr>
        <w:t>Faceted search</w:t>
      </w:r>
      <w:r w:rsidRPr="0033221E">
        <w:rPr>
          <w:noProof/>
        </w:rPr>
        <w:t xml:space="preserve">.  [cited 2014 April 23, 2014]; Available from: </w:t>
      </w:r>
      <w:hyperlink r:id="rId66" w:history="1">
        <w:r w:rsidRPr="0033221E">
          <w:rPr>
            <w:rStyle w:val="Hyperlink"/>
            <w:rFonts w:ascii="Times New Roman" w:hAnsi="Times New Roman"/>
            <w:noProof/>
          </w:rPr>
          <w:t>http://en.wikipedia.org/wiki/Faceted_search</w:t>
        </w:r>
      </w:hyperlink>
      <w:r w:rsidRPr="0033221E">
        <w:rPr>
          <w:noProof/>
        </w:rPr>
        <w:t>.</w:t>
      </w:r>
    </w:p>
    <w:p w14:paraId="3CD9DDC2" w14:textId="77777777" w:rsidR="0033221E" w:rsidRPr="0033221E" w:rsidRDefault="0033221E" w:rsidP="0033221E">
      <w:pPr>
        <w:pStyle w:val="EndNoteBibliography"/>
        <w:ind w:left="720" w:hanging="720"/>
        <w:rPr>
          <w:noProof/>
        </w:rPr>
      </w:pPr>
      <w:r w:rsidRPr="0033221E">
        <w:rPr>
          <w:noProof/>
        </w:rPr>
        <w:t>19.</w:t>
      </w:r>
      <w:r w:rsidRPr="0033221E">
        <w:rPr>
          <w:noProof/>
        </w:rPr>
        <w:tab/>
        <w:t xml:space="preserve">Smith, D.A. and N.R. Shadbolt, </w:t>
      </w:r>
      <w:r w:rsidRPr="0033221E">
        <w:rPr>
          <w:i/>
          <w:noProof/>
        </w:rPr>
        <w:t>FacetOntology: Expressive Descriptions of Facets in the Semantic Web</w:t>
      </w:r>
      <w:r w:rsidRPr="0033221E">
        <w:rPr>
          <w:noProof/>
        </w:rPr>
        <w:t xml:space="preserve">, in </w:t>
      </w:r>
      <w:r w:rsidRPr="0033221E">
        <w:rPr>
          <w:i/>
          <w:noProof/>
        </w:rPr>
        <w:t>Semantic Technology</w:t>
      </w:r>
      <w:r w:rsidRPr="0033221E">
        <w:rPr>
          <w:noProof/>
        </w:rPr>
        <w:t>. 2013, Springer. p. 223-238.</w:t>
      </w:r>
    </w:p>
    <w:p w14:paraId="4DBAE18C" w14:textId="77777777" w:rsidR="0033221E" w:rsidRPr="0033221E" w:rsidRDefault="0033221E" w:rsidP="0033221E">
      <w:pPr>
        <w:pStyle w:val="EndNoteBibliography"/>
        <w:ind w:left="720" w:hanging="720"/>
        <w:rPr>
          <w:noProof/>
        </w:rPr>
      </w:pPr>
      <w:r w:rsidRPr="0033221E">
        <w:rPr>
          <w:noProof/>
        </w:rPr>
        <w:t>20.</w:t>
      </w:r>
      <w:r w:rsidRPr="0033221E">
        <w:rPr>
          <w:noProof/>
        </w:rPr>
        <w:tab/>
        <w:t xml:space="preserve">Catarci, T., et al., </w:t>
      </w:r>
      <w:r w:rsidRPr="0033221E">
        <w:rPr>
          <w:i/>
          <w:noProof/>
        </w:rPr>
        <w:t>Visual query systems for databases: A survey.</w:t>
      </w:r>
      <w:r w:rsidRPr="0033221E">
        <w:rPr>
          <w:noProof/>
        </w:rPr>
        <w:t xml:space="preserve"> Journal of Visual Languages and Computing, 1997. </w:t>
      </w:r>
      <w:r w:rsidRPr="0033221E">
        <w:rPr>
          <w:b/>
          <w:noProof/>
        </w:rPr>
        <w:t>8</w:t>
      </w:r>
      <w:r w:rsidRPr="0033221E">
        <w:rPr>
          <w:noProof/>
        </w:rPr>
        <w:t>: p. 215-260.</w:t>
      </w:r>
    </w:p>
    <w:p w14:paraId="49741BC2" w14:textId="7C95008D" w:rsidR="0033221E" w:rsidRPr="0033221E" w:rsidRDefault="0033221E" w:rsidP="0033221E">
      <w:pPr>
        <w:pStyle w:val="EndNoteBibliography"/>
        <w:ind w:left="720" w:hanging="720"/>
        <w:rPr>
          <w:noProof/>
        </w:rPr>
      </w:pPr>
      <w:r w:rsidRPr="0033221E">
        <w:rPr>
          <w:noProof/>
        </w:rPr>
        <w:t>21.</w:t>
      </w:r>
      <w:r w:rsidRPr="0033221E">
        <w:rPr>
          <w:noProof/>
        </w:rPr>
        <w:tab/>
      </w:r>
      <w:r w:rsidRPr="0033221E">
        <w:rPr>
          <w:i/>
          <w:noProof/>
        </w:rPr>
        <w:t>The Java Technology Phenomenon</w:t>
      </w:r>
      <w:r w:rsidRPr="0033221E">
        <w:rPr>
          <w:noProof/>
        </w:rPr>
        <w:t xml:space="preserve">.  [cited 2014 July 31, 2014]; Available from: </w:t>
      </w:r>
      <w:hyperlink r:id="rId67" w:history="1">
        <w:r w:rsidRPr="0033221E">
          <w:rPr>
            <w:rStyle w:val="Hyperlink"/>
            <w:rFonts w:ascii="Times New Roman" w:hAnsi="Times New Roman"/>
            <w:noProof/>
          </w:rPr>
          <w:t>http://docs.oracle.com/javase/tutorial/getStarted/intro/definition.html</w:t>
        </w:r>
      </w:hyperlink>
      <w:r w:rsidRPr="0033221E">
        <w:rPr>
          <w:noProof/>
        </w:rPr>
        <w:t>.</w:t>
      </w:r>
    </w:p>
    <w:p w14:paraId="3C347B6F" w14:textId="77777777" w:rsidR="0033221E" w:rsidRPr="0033221E" w:rsidRDefault="0033221E" w:rsidP="0033221E">
      <w:pPr>
        <w:pStyle w:val="EndNoteBibliography"/>
        <w:ind w:left="720" w:hanging="720"/>
        <w:rPr>
          <w:noProof/>
        </w:rPr>
      </w:pPr>
      <w:r w:rsidRPr="0033221E">
        <w:rPr>
          <w:noProof/>
        </w:rPr>
        <w:t>22.</w:t>
      </w:r>
      <w:r w:rsidRPr="0033221E">
        <w:rPr>
          <w:noProof/>
        </w:rPr>
        <w:tab/>
        <w:t xml:space="preserve">Gosling, J. and H. McGilton, </w:t>
      </w:r>
      <w:r w:rsidRPr="0033221E">
        <w:rPr>
          <w:i/>
          <w:noProof/>
        </w:rPr>
        <w:t>The Java language environment</w:t>
      </w:r>
      <w:r w:rsidRPr="0033221E">
        <w:rPr>
          <w:noProof/>
        </w:rPr>
        <w:t>. Vol. 2550. 1995: Sun Microsystems Computer Company.</w:t>
      </w:r>
    </w:p>
    <w:p w14:paraId="1D0129C5" w14:textId="72D3E9C6" w:rsidR="0033221E" w:rsidRPr="0033221E" w:rsidRDefault="0033221E" w:rsidP="0033221E">
      <w:pPr>
        <w:pStyle w:val="EndNoteBibliography"/>
        <w:ind w:left="720" w:hanging="720"/>
        <w:rPr>
          <w:noProof/>
        </w:rPr>
      </w:pPr>
      <w:r w:rsidRPr="0033221E">
        <w:rPr>
          <w:noProof/>
        </w:rPr>
        <w:t>23.</w:t>
      </w:r>
      <w:r w:rsidRPr="0033221E">
        <w:rPr>
          <w:noProof/>
        </w:rPr>
        <w:tab/>
      </w:r>
      <w:r w:rsidRPr="0033221E">
        <w:rPr>
          <w:i/>
          <w:noProof/>
        </w:rPr>
        <w:t>Apache Maven Project</w:t>
      </w:r>
      <w:r w:rsidRPr="0033221E">
        <w:rPr>
          <w:noProof/>
        </w:rPr>
        <w:t xml:space="preserve">.  [cited 2014 July 31, 2014]; Available from: </w:t>
      </w:r>
      <w:hyperlink r:id="rId68" w:history="1">
        <w:r w:rsidRPr="0033221E">
          <w:rPr>
            <w:rStyle w:val="Hyperlink"/>
            <w:rFonts w:ascii="Times New Roman" w:hAnsi="Times New Roman"/>
            <w:noProof/>
          </w:rPr>
          <w:t>http://maven.apache.org/what-is-maven.html</w:t>
        </w:r>
      </w:hyperlink>
      <w:r w:rsidRPr="0033221E">
        <w:rPr>
          <w:noProof/>
        </w:rPr>
        <w:t>.</w:t>
      </w:r>
    </w:p>
    <w:p w14:paraId="464B6D81" w14:textId="77777777" w:rsidR="0033221E" w:rsidRPr="0033221E" w:rsidRDefault="0033221E" w:rsidP="0033221E">
      <w:pPr>
        <w:pStyle w:val="EndNoteBibliography"/>
        <w:ind w:left="720" w:hanging="720"/>
        <w:rPr>
          <w:i/>
          <w:noProof/>
        </w:rPr>
      </w:pPr>
      <w:r w:rsidRPr="0033221E">
        <w:rPr>
          <w:noProof/>
        </w:rPr>
        <w:t>24.</w:t>
      </w:r>
      <w:r w:rsidRPr="0033221E">
        <w:rPr>
          <w:noProof/>
        </w:rPr>
        <w:tab/>
      </w:r>
      <w:r w:rsidRPr="0033221E">
        <w:rPr>
          <w:i/>
          <w:noProof/>
        </w:rPr>
        <w:t>OWL 2 Web Ontology Language</w:t>
      </w:r>
    </w:p>
    <w:p w14:paraId="70FF0ED1" w14:textId="5E34323B" w:rsidR="0033221E" w:rsidRPr="0033221E" w:rsidRDefault="0033221E" w:rsidP="0033221E">
      <w:pPr>
        <w:pStyle w:val="EndNoteBibliography"/>
        <w:ind w:left="720" w:hanging="720"/>
        <w:rPr>
          <w:noProof/>
        </w:rPr>
      </w:pPr>
      <w:r w:rsidRPr="0033221E">
        <w:rPr>
          <w:i/>
          <w:noProof/>
        </w:rPr>
        <w:t>Structural Specification and Functional-Style Syntax</w:t>
      </w:r>
      <w:r w:rsidRPr="0033221E">
        <w:rPr>
          <w:noProof/>
        </w:rPr>
        <w:t xml:space="preserve">.  [cited 2014 Aug 1, 2014]; Available from: </w:t>
      </w:r>
      <w:hyperlink r:id="rId69" w:history="1">
        <w:r w:rsidRPr="0033221E">
          <w:rPr>
            <w:rStyle w:val="Hyperlink"/>
            <w:rFonts w:ascii="Times New Roman" w:hAnsi="Times New Roman"/>
            <w:noProof/>
          </w:rPr>
          <w:t>http://www.w3.org/TR/owl2-syntax/</w:t>
        </w:r>
      </w:hyperlink>
      <w:r w:rsidRPr="0033221E">
        <w:rPr>
          <w:noProof/>
        </w:rPr>
        <w:t>.</w:t>
      </w:r>
    </w:p>
    <w:p w14:paraId="49F6C12F" w14:textId="77777777" w:rsidR="0033221E" w:rsidRPr="0033221E" w:rsidRDefault="0033221E" w:rsidP="0033221E">
      <w:pPr>
        <w:pStyle w:val="EndNoteBibliography"/>
        <w:ind w:left="720" w:hanging="720"/>
        <w:rPr>
          <w:noProof/>
        </w:rPr>
      </w:pPr>
      <w:r w:rsidRPr="0033221E">
        <w:rPr>
          <w:noProof/>
        </w:rPr>
        <w:t>25.</w:t>
      </w:r>
      <w:r w:rsidRPr="0033221E">
        <w:rPr>
          <w:noProof/>
        </w:rPr>
        <w:tab/>
        <w:t xml:space="preserve">Larman, C. and V.R. Basili, </w:t>
      </w:r>
      <w:r w:rsidRPr="0033221E">
        <w:rPr>
          <w:i/>
          <w:noProof/>
        </w:rPr>
        <w:t>Iterative and incremental development: A brief history.</w:t>
      </w:r>
      <w:r w:rsidRPr="0033221E">
        <w:rPr>
          <w:noProof/>
        </w:rPr>
        <w:t xml:space="preserve"> Computer, 2003. </w:t>
      </w:r>
      <w:r w:rsidRPr="0033221E">
        <w:rPr>
          <w:b/>
          <w:noProof/>
        </w:rPr>
        <w:t>36</w:t>
      </w:r>
      <w:r w:rsidRPr="0033221E">
        <w:rPr>
          <w:noProof/>
        </w:rPr>
        <w:t>(6): p. 47-56.</w:t>
      </w:r>
    </w:p>
    <w:p w14:paraId="261721AE" w14:textId="32B9314E" w:rsidR="0033221E" w:rsidRPr="0033221E" w:rsidRDefault="0033221E" w:rsidP="0033221E">
      <w:pPr>
        <w:pStyle w:val="EndNoteBibliography"/>
        <w:ind w:left="720" w:hanging="720"/>
        <w:rPr>
          <w:noProof/>
        </w:rPr>
      </w:pPr>
      <w:r w:rsidRPr="0033221E">
        <w:rPr>
          <w:noProof/>
        </w:rPr>
        <w:t>26.</w:t>
      </w:r>
      <w:r w:rsidRPr="0033221E">
        <w:rPr>
          <w:noProof/>
        </w:rPr>
        <w:tab/>
        <w:t>SurveyMonkey. 2014; Available from: https://</w:t>
      </w:r>
      <w:hyperlink r:id="rId70" w:history="1">
        <w:r w:rsidRPr="0033221E">
          <w:rPr>
            <w:rStyle w:val="Hyperlink"/>
            <w:rFonts w:ascii="Times New Roman" w:hAnsi="Times New Roman"/>
            <w:noProof/>
          </w:rPr>
          <w:t>http://www.surveymonkey.net</w:t>
        </w:r>
      </w:hyperlink>
      <w:r w:rsidRPr="0033221E">
        <w:rPr>
          <w:noProof/>
        </w:rPr>
        <w:t>.</w:t>
      </w:r>
    </w:p>
    <w:p w14:paraId="5488C436" w14:textId="1243D000" w:rsidR="0033221E" w:rsidRPr="0033221E" w:rsidRDefault="0033221E" w:rsidP="0033221E">
      <w:pPr>
        <w:pStyle w:val="EndNoteBibliography"/>
        <w:ind w:left="720" w:hanging="720"/>
        <w:rPr>
          <w:noProof/>
        </w:rPr>
      </w:pPr>
      <w:r w:rsidRPr="0033221E">
        <w:rPr>
          <w:noProof/>
        </w:rPr>
        <w:t>27.</w:t>
      </w:r>
      <w:r w:rsidRPr="0033221E">
        <w:rPr>
          <w:noProof/>
        </w:rPr>
        <w:tab/>
        <w:t xml:space="preserve">Al Abbas, H. </w:t>
      </w:r>
      <w:r w:rsidRPr="0033221E">
        <w:rPr>
          <w:i/>
          <w:noProof/>
        </w:rPr>
        <w:t xml:space="preserve">MSc Project (Software application-"The Manchester Sushi Finder") </w:t>
      </w:r>
      <w:r w:rsidRPr="0033221E">
        <w:rPr>
          <w:noProof/>
        </w:rPr>
        <w:t>2014  [cited 2014 Aug 6, 2014]; Available from: https://</w:t>
      </w:r>
      <w:hyperlink r:id="rId71" w:history="1">
        <w:r w:rsidRPr="0033221E">
          <w:rPr>
            <w:rStyle w:val="Hyperlink"/>
            <w:rFonts w:ascii="Times New Roman" w:hAnsi="Times New Roman"/>
            <w:noProof/>
          </w:rPr>
          <w:t>http://www.surveymonkey.com/s/NLRQZ37</w:t>
        </w:r>
      </w:hyperlink>
      <w:r w:rsidRPr="0033221E">
        <w:rPr>
          <w:noProof/>
        </w:rPr>
        <w:t>.</w:t>
      </w:r>
    </w:p>
    <w:p w14:paraId="21EF7BEF" w14:textId="55074591" w:rsidR="0033221E" w:rsidRPr="0033221E" w:rsidRDefault="0033221E" w:rsidP="0033221E">
      <w:pPr>
        <w:pStyle w:val="EndNoteBibliography"/>
        <w:ind w:left="720" w:hanging="720"/>
        <w:rPr>
          <w:noProof/>
        </w:rPr>
      </w:pPr>
      <w:r w:rsidRPr="0033221E">
        <w:rPr>
          <w:noProof/>
        </w:rPr>
        <w:t>28.</w:t>
      </w:r>
      <w:r w:rsidRPr="0033221E">
        <w:rPr>
          <w:noProof/>
        </w:rPr>
        <w:tab/>
        <w:t xml:space="preserve">Ethics, C.S. </w:t>
      </w:r>
      <w:r w:rsidRPr="0033221E">
        <w:rPr>
          <w:i/>
          <w:noProof/>
        </w:rPr>
        <w:t>Survey</w:t>
      </w:r>
      <w:r w:rsidRPr="0033221E">
        <w:rPr>
          <w:noProof/>
        </w:rPr>
        <w:t xml:space="preserve">. 2014  [cited 2014 Agu 6, 2014]; Available from: </w:t>
      </w:r>
      <w:hyperlink r:id="rId72" w:history="1">
        <w:r w:rsidRPr="0033221E">
          <w:rPr>
            <w:rStyle w:val="Hyperlink"/>
            <w:rFonts w:ascii="Times New Roman" w:hAnsi="Times New Roman"/>
            <w:noProof/>
          </w:rPr>
          <w:t>http://ethics.cs.manchester.ac.uk</w:t>
        </w:r>
      </w:hyperlink>
      <w:r w:rsidRPr="0033221E">
        <w:rPr>
          <w:noProof/>
        </w:rPr>
        <w:t>.</w:t>
      </w:r>
    </w:p>
    <w:p w14:paraId="145EB0B3" w14:textId="238434EF" w:rsidR="003C39FF" w:rsidRDefault="00DD4776" w:rsidP="00CA4FD0">
      <w:pPr>
        <w:spacing w:line="360" w:lineRule="auto"/>
      </w:pPr>
      <w:r>
        <w:fldChar w:fldCharType="end"/>
      </w:r>
    </w:p>
    <w:p w14:paraId="13A7D6E3" w14:textId="28EB70D9" w:rsidR="00214B8B" w:rsidRDefault="00214B8B">
      <w:r>
        <w:br w:type="page"/>
      </w:r>
    </w:p>
    <w:p w14:paraId="6B54F904" w14:textId="7E39137C" w:rsidR="00214B8B" w:rsidRPr="006D5C9B" w:rsidRDefault="006D5C9B" w:rsidP="006D5C9B">
      <w:pPr>
        <w:pStyle w:val="Heading1"/>
        <w:numPr>
          <w:ilvl w:val="0"/>
          <w:numId w:val="0"/>
        </w:numPr>
      </w:pPr>
      <w:bookmarkStart w:id="250" w:name="_Toc269411856"/>
      <w:r w:rsidRPr="006D5C9B">
        <w:t>APPENDIX</w:t>
      </w:r>
      <w:bookmarkEnd w:id="250"/>
    </w:p>
    <w:p w14:paraId="0503C35B" w14:textId="45DEEF58" w:rsidR="00EC37DF" w:rsidRPr="00692AC2" w:rsidRDefault="00EC37DF" w:rsidP="00CA4FD0">
      <w:pPr>
        <w:spacing w:line="360" w:lineRule="auto"/>
      </w:pPr>
    </w:p>
    <w:sectPr w:rsidR="00EC37DF" w:rsidRPr="00692AC2" w:rsidSect="0016071C">
      <w:type w:val="continuous"/>
      <w:pgSz w:w="11900" w:h="16840"/>
      <w:pgMar w:top="1440" w:right="1800" w:bottom="1440" w:left="1800"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 w:author="Hani Al Abbas" w:date="2014-08-07T18:36:00Z" w:initials="HA">
    <w:p w14:paraId="02220149" w14:textId="73841DBB" w:rsidR="00B05B59" w:rsidRDefault="00B05B59">
      <w:pPr>
        <w:pStyle w:val="CommentText"/>
      </w:pPr>
      <w:r>
        <w:rPr>
          <w:rStyle w:val="CommentReference"/>
        </w:rPr>
        <w:annotationRef/>
      </w:r>
      <w:r>
        <w:t>Reusable?? Show how??</w:t>
      </w:r>
    </w:p>
  </w:comment>
  <w:comment w:id="37" w:author="Hani Al Abbas" w:date="2014-08-07T18:37:00Z" w:initials="HA">
    <w:p w14:paraId="2E759163" w14:textId="055D2F43" w:rsidR="00B05B59" w:rsidRDefault="00B05B59">
      <w:pPr>
        <w:pStyle w:val="CommentText"/>
      </w:pPr>
      <w:r>
        <w:rPr>
          <w:rStyle w:val="CommentReference"/>
        </w:rPr>
        <w:annotationRef/>
      </w:r>
      <w:r>
        <w:t>???</w:t>
      </w:r>
    </w:p>
  </w:comment>
  <w:comment w:id="56" w:author="Hani Al Abbas" w:date="2014-08-07T18:37:00Z" w:initials="HA">
    <w:p w14:paraId="62EACC8B" w14:textId="31574863" w:rsidR="00B05B59" w:rsidRDefault="00B05B59">
      <w:pPr>
        <w:pStyle w:val="CommentText"/>
      </w:pPr>
      <w:r>
        <w:rPr>
          <w:rStyle w:val="CommentReference"/>
        </w:rPr>
        <w:annotationRef/>
      </w:r>
      <w:r>
        <w:t>????</w:t>
      </w:r>
    </w:p>
  </w:comment>
  <w:comment w:id="82" w:author="Hani Al Abbas" w:date="2014-08-07T18:38:00Z" w:initials="HA">
    <w:p w14:paraId="7C80B9AE" w14:textId="1470CB93" w:rsidR="00B05B59" w:rsidRDefault="00B05B59">
      <w:pPr>
        <w:pStyle w:val="CommentText"/>
      </w:pPr>
      <w:r>
        <w:rPr>
          <w:rStyle w:val="CommentReference"/>
        </w:rPr>
        <w:annotationRef/>
      </w:r>
      <w:proofErr w:type="gramStart"/>
      <w:r>
        <w:t>how</w:t>
      </w:r>
      <w:proofErr w:type="gram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9FF222" w14:textId="77777777" w:rsidR="00B05B59" w:rsidRDefault="00B05B59" w:rsidP="00EB5326">
      <w:r>
        <w:separator/>
      </w:r>
    </w:p>
  </w:endnote>
  <w:endnote w:type="continuationSeparator" w:id="0">
    <w:p w14:paraId="749C120C" w14:textId="77777777" w:rsidR="00B05B59" w:rsidRDefault="00B05B59" w:rsidP="00EB5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B4899" w14:textId="5D38B4A7" w:rsidR="00B05B59" w:rsidRDefault="00B05B59" w:rsidP="00EB5326">
    <w:pPr>
      <w:pStyle w:val="Footer"/>
      <w:jc w:val="center"/>
    </w:pPr>
    <w:r>
      <w:rPr>
        <w:rStyle w:val="PageNumber"/>
      </w:rPr>
      <w:fldChar w:fldCharType="begin"/>
    </w:r>
    <w:r>
      <w:rPr>
        <w:rStyle w:val="PageNumber"/>
      </w:rPr>
      <w:instrText xml:space="preserve"> PAGE </w:instrText>
    </w:r>
    <w:r>
      <w:rPr>
        <w:rStyle w:val="PageNumber"/>
      </w:rPr>
      <w:fldChar w:fldCharType="separate"/>
    </w:r>
    <w:r w:rsidR="00A11946">
      <w:rPr>
        <w:rStyle w:val="PageNumber"/>
        <w:noProof/>
      </w:rPr>
      <w:t>86</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E2BCD9" w14:textId="77777777" w:rsidR="00B05B59" w:rsidRDefault="00B05B59" w:rsidP="00EB5326">
      <w:r>
        <w:separator/>
      </w:r>
    </w:p>
  </w:footnote>
  <w:footnote w:type="continuationSeparator" w:id="0">
    <w:p w14:paraId="31C71229" w14:textId="77777777" w:rsidR="00B05B59" w:rsidRDefault="00B05B59" w:rsidP="00EB5326">
      <w:r>
        <w:continuationSeparator/>
      </w:r>
    </w:p>
  </w:footnote>
  <w:footnote w:id="1">
    <w:p w14:paraId="22071F9E" w14:textId="77777777" w:rsidR="00B05B59" w:rsidRDefault="00B05B59" w:rsidP="000B553D">
      <w:pPr>
        <w:pStyle w:val="FootnoteText"/>
      </w:pPr>
      <w:r>
        <w:rPr>
          <w:rStyle w:val="FootnoteReference"/>
        </w:rPr>
        <w:footnoteRef/>
      </w:r>
      <w:r>
        <w:t xml:space="preserve"> </w:t>
      </w:r>
      <w:r w:rsidRPr="00093AA6">
        <w:rPr>
          <w:rFonts w:cs="Times New Roman"/>
          <w:sz w:val="16"/>
          <w:szCs w:val="16"/>
        </w:rPr>
        <w:t>http://</w:t>
      </w:r>
      <w:r w:rsidRPr="00093AA6">
        <w:rPr>
          <w:rStyle w:val="HTMLCite"/>
          <w:rFonts w:eastAsia="Times New Roman" w:cs="Times New Roman"/>
          <w:sz w:val="16"/>
          <w:szCs w:val="16"/>
        </w:rPr>
        <w:t>www.</w:t>
      </w:r>
      <w:r w:rsidRPr="00093AA6">
        <w:rPr>
          <w:rStyle w:val="HTMLCite"/>
          <w:rFonts w:eastAsia="Times New Roman" w:cs="Times New Roman"/>
          <w:bCs/>
          <w:sz w:val="16"/>
          <w:szCs w:val="16"/>
        </w:rPr>
        <w:t>amazon</w:t>
      </w:r>
      <w:r w:rsidRPr="00093AA6">
        <w:rPr>
          <w:rStyle w:val="HTMLCite"/>
          <w:rFonts w:eastAsia="Times New Roman" w:cs="Times New Roman"/>
          <w:sz w:val="16"/>
          <w:szCs w:val="16"/>
        </w:rPr>
        <w:t>.com</w:t>
      </w:r>
    </w:p>
  </w:footnote>
  <w:footnote w:id="2">
    <w:p w14:paraId="0654B0FE" w14:textId="77777777" w:rsidR="00B05B59" w:rsidRDefault="00B05B59" w:rsidP="000B553D">
      <w:pPr>
        <w:pStyle w:val="FootnoteText"/>
      </w:pPr>
      <w:r>
        <w:rPr>
          <w:rStyle w:val="FootnoteReference"/>
        </w:rPr>
        <w:footnoteRef/>
      </w:r>
      <w:r>
        <w:t xml:space="preserve"> </w:t>
      </w:r>
      <w:r w:rsidRPr="00093AA6">
        <w:rPr>
          <w:rFonts w:cs="Times New Roman"/>
          <w:sz w:val="16"/>
          <w:szCs w:val="16"/>
        </w:rPr>
        <w:t>http://www.ebay.com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7F62"/>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C524A4"/>
    <w:multiLevelType w:val="hybridMultilevel"/>
    <w:tmpl w:val="9FCC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F43BA9"/>
    <w:multiLevelType w:val="hybridMultilevel"/>
    <w:tmpl w:val="078E32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33356C"/>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87629E8"/>
    <w:multiLevelType w:val="hybridMultilevel"/>
    <w:tmpl w:val="AEC4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103E99"/>
    <w:multiLevelType w:val="multilevel"/>
    <w:tmpl w:val="97B6AF30"/>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19712FF7"/>
    <w:multiLevelType w:val="hybridMultilevel"/>
    <w:tmpl w:val="A6E66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AA52C1"/>
    <w:multiLevelType w:val="hybridMultilevel"/>
    <w:tmpl w:val="EA043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02A2E9C"/>
    <w:multiLevelType w:val="hybridMultilevel"/>
    <w:tmpl w:val="C0341B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8E6448C"/>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C562D05"/>
    <w:multiLevelType w:val="hybridMultilevel"/>
    <w:tmpl w:val="A45CE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FB2C37"/>
    <w:multiLevelType w:val="hybridMultilevel"/>
    <w:tmpl w:val="EE304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5650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6C8559A"/>
    <w:multiLevelType w:val="hybridMultilevel"/>
    <w:tmpl w:val="5CEAE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76B530B"/>
    <w:multiLevelType w:val="hybridMultilevel"/>
    <w:tmpl w:val="1954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B71106"/>
    <w:multiLevelType w:val="hybridMultilevel"/>
    <w:tmpl w:val="B1E2C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16716D"/>
    <w:multiLevelType w:val="hybridMultilevel"/>
    <w:tmpl w:val="542229B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E0A47DB"/>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E586C97"/>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E5079F"/>
    <w:multiLevelType w:val="hybridMultilevel"/>
    <w:tmpl w:val="5EDA6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944077A"/>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C423747"/>
    <w:multiLevelType w:val="hybridMultilevel"/>
    <w:tmpl w:val="B5C4C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C504F38"/>
    <w:multiLevelType w:val="hybridMultilevel"/>
    <w:tmpl w:val="9CD40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D6C6671"/>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E4447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FFA6114"/>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5393003"/>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C8821B5"/>
    <w:multiLevelType w:val="hybridMultilevel"/>
    <w:tmpl w:val="8FAC2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8F2122"/>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09E6941"/>
    <w:multiLevelType w:val="hybridMultilevel"/>
    <w:tmpl w:val="7C72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E42176F"/>
    <w:multiLevelType w:val="hybridMultilevel"/>
    <w:tmpl w:val="59406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EC29AD"/>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4EA108E"/>
    <w:multiLevelType w:val="hybridMultilevel"/>
    <w:tmpl w:val="4F3A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6B30EFE"/>
    <w:multiLevelType w:val="hybridMultilevel"/>
    <w:tmpl w:val="B7523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BC03952"/>
    <w:multiLevelType w:val="hybridMultilevel"/>
    <w:tmpl w:val="9A00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7615D5"/>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4"/>
  </w:num>
  <w:num w:numId="2">
    <w:abstractNumId w:val="16"/>
  </w:num>
  <w:num w:numId="3">
    <w:abstractNumId w:val="30"/>
  </w:num>
  <w:num w:numId="4">
    <w:abstractNumId w:val="12"/>
  </w:num>
  <w:num w:numId="5">
    <w:abstractNumId w:val="5"/>
  </w:num>
  <w:num w:numId="6">
    <w:abstractNumId w:val="15"/>
  </w:num>
  <w:num w:numId="7">
    <w:abstractNumId w:val="4"/>
  </w:num>
  <w:num w:numId="8">
    <w:abstractNumId w:val="11"/>
  </w:num>
  <w:num w:numId="9">
    <w:abstractNumId w:val="10"/>
  </w:num>
  <w:num w:numId="10">
    <w:abstractNumId w:val="34"/>
  </w:num>
  <w:num w:numId="11">
    <w:abstractNumId w:val="2"/>
  </w:num>
  <w:num w:numId="12">
    <w:abstractNumId w:val="1"/>
  </w:num>
  <w:num w:numId="13">
    <w:abstractNumId w:val="14"/>
  </w:num>
  <w:num w:numId="14">
    <w:abstractNumId w:val="19"/>
  </w:num>
  <w:num w:numId="15">
    <w:abstractNumId w:val="20"/>
  </w:num>
  <w:num w:numId="16">
    <w:abstractNumId w:val="18"/>
  </w:num>
  <w:num w:numId="17">
    <w:abstractNumId w:val="32"/>
  </w:num>
  <w:num w:numId="18">
    <w:abstractNumId w:val="29"/>
  </w:num>
  <w:num w:numId="19">
    <w:abstractNumId w:val="22"/>
  </w:num>
  <w:num w:numId="20">
    <w:abstractNumId w:val="6"/>
  </w:num>
  <w:num w:numId="21">
    <w:abstractNumId w:val="3"/>
  </w:num>
  <w:num w:numId="22">
    <w:abstractNumId w:val="31"/>
  </w:num>
  <w:num w:numId="23">
    <w:abstractNumId w:val="13"/>
  </w:num>
  <w:num w:numId="24">
    <w:abstractNumId w:val="26"/>
  </w:num>
  <w:num w:numId="25">
    <w:abstractNumId w:val="21"/>
  </w:num>
  <w:num w:numId="26">
    <w:abstractNumId w:val="28"/>
  </w:num>
  <w:num w:numId="27">
    <w:abstractNumId w:val="0"/>
  </w:num>
  <w:num w:numId="28">
    <w:abstractNumId w:val="17"/>
  </w:num>
  <w:num w:numId="29">
    <w:abstractNumId w:val="25"/>
  </w:num>
  <w:num w:numId="30">
    <w:abstractNumId w:val="7"/>
  </w:num>
  <w:num w:numId="31">
    <w:abstractNumId w:val="35"/>
  </w:num>
  <w:num w:numId="32">
    <w:abstractNumId w:val="9"/>
  </w:num>
  <w:num w:numId="33">
    <w:abstractNumId w:val="23"/>
  </w:num>
  <w:num w:numId="34">
    <w:abstractNumId w:val="33"/>
  </w:num>
  <w:num w:numId="35">
    <w:abstractNumId w:val="24"/>
  </w:num>
  <w:num w:numId="36">
    <w:abstractNumId w:val="27"/>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9"/>
  <w:activeWritingStyle w:appName="MSWord" w:lang="en-US" w:vendorID="64" w:dllVersion="131078" w:nlCheck="1" w:checkStyle="1"/>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s25ppery0xtwlevwr5vrr0ivsptart9ve22&quot;&gt;PR&lt;record-ids&gt;&lt;item&gt;35&lt;/item&gt;&lt;item&gt;36&lt;/item&gt;&lt;item&gt;37&lt;/item&gt;&lt;item&gt;38&lt;/item&gt;&lt;item&gt;39&lt;/item&gt;&lt;item&gt;41&lt;/item&gt;&lt;item&gt;42&lt;/item&gt;&lt;item&gt;44&lt;/item&gt;&lt;item&gt;45&lt;/item&gt;&lt;item&gt;46&lt;/item&gt;&lt;item&gt;49&lt;/item&gt;&lt;item&gt;50&lt;/item&gt;&lt;item&gt;51&lt;/item&gt;&lt;item&gt;56&lt;/item&gt;&lt;item&gt;57&lt;/item&gt;&lt;item&gt;58&lt;/item&gt;&lt;item&gt;60&lt;/item&gt;&lt;item&gt;61&lt;/item&gt;&lt;item&gt;62&lt;/item&gt;&lt;item&gt;63&lt;/item&gt;&lt;item&gt;67&lt;/item&gt;&lt;item&gt;68&lt;/item&gt;&lt;item&gt;69&lt;/item&gt;&lt;item&gt;70&lt;/item&gt;&lt;item&gt;71&lt;/item&gt;&lt;item&gt;72&lt;/item&gt;&lt;item&gt;73&lt;/item&gt;&lt;item&gt;74&lt;/item&gt;&lt;/record-ids&gt;&lt;/item&gt;&lt;/Libraries&gt;"/>
  </w:docVars>
  <w:rsids>
    <w:rsidRoot w:val="006C14F3"/>
    <w:rsid w:val="00000133"/>
    <w:rsid w:val="0000084F"/>
    <w:rsid w:val="000033DA"/>
    <w:rsid w:val="000036E5"/>
    <w:rsid w:val="0000446F"/>
    <w:rsid w:val="00005369"/>
    <w:rsid w:val="000059B5"/>
    <w:rsid w:val="00005B5C"/>
    <w:rsid w:val="000061AF"/>
    <w:rsid w:val="00010290"/>
    <w:rsid w:val="0001139E"/>
    <w:rsid w:val="00011F68"/>
    <w:rsid w:val="00012F15"/>
    <w:rsid w:val="00016628"/>
    <w:rsid w:val="00021ABF"/>
    <w:rsid w:val="00021C0D"/>
    <w:rsid w:val="00022693"/>
    <w:rsid w:val="00022808"/>
    <w:rsid w:val="00022F94"/>
    <w:rsid w:val="0002373B"/>
    <w:rsid w:val="00024E9C"/>
    <w:rsid w:val="00026294"/>
    <w:rsid w:val="0002691F"/>
    <w:rsid w:val="00026B72"/>
    <w:rsid w:val="00027578"/>
    <w:rsid w:val="00027F67"/>
    <w:rsid w:val="00031B5D"/>
    <w:rsid w:val="00032DD1"/>
    <w:rsid w:val="00034F84"/>
    <w:rsid w:val="00036C32"/>
    <w:rsid w:val="000372BC"/>
    <w:rsid w:val="0003745C"/>
    <w:rsid w:val="00040654"/>
    <w:rsid w:val="0004066D"/>
    <w:rsid w:val="00041F87"/>
    <w:rsid w:val="000422D6"/>
    <w:rsid w:val="0004362B"/>
    <w:rsid w:val="000437B9"/>
    <w:rsid w:val="00044EB8"/>
    <w:rsid w:val="00046209"/>
    <w:rsid w:val="00046F24"/>
    <w:rsid w:val="0004718C"/>
    <w:rsid w:val="000476E7"/>
    <w:rsid w:val="00047AF4"/>
    <w:rsid w:val="00050230"/>
    <w:rsid w:val="0005103C"/>
    <w:rsid w:val="0005267A"/>
    <w:rsid w:val="00052E9A"/>
    <w:rsid w:val="00053603"/>
    <w:rsid w:val="00053B61"/>
    <w:rsid w:val="000552ED"/>
    <w:rsid w:val="00056508"/>
    <w:rsid w:val="000571CE"/>
    <w:rsid w:val="0006241E"/>
    <w:rsid w:val="00063905"/>
    <w:rsid w:val="000665EA"/>
    <w:rsid w:val="000672DB"/>
    <w:rsid w:val="00070495"/>
    <w:rsid w:val="000718F3"/>
    <w:rsid w:val="00071BCA"/>
    <w:rsid w:val="00072C37"/>
    <w:rsid w:val="0007404F"/>
    <w:rsid w:val="00076057"/>
    <w:rsid w:val="00076F22"/>
    <w:rsid w:val="00077026"/>
    <w:rsid w:val="00080602"/>
    <w:rsid w:val="00080FB9"/>
    <w:rsid w:val="00081397"/>
    <w:rsid w:val="00082B00"/>
    <w:rsid w:val="000845F9"/>
    <w:rsid w:val="000849A6"/>
    <w:rsid w:val="000850F9"/>
    <w:rsid w:val="00085F97"/>
    <w:rsid w:val="0008616D"/>
    <w:rsid w:val="0008717A"/>
    <w:rsid w:val="00090090"/>
    <w:rsid w:val="00093EE3"/>
    <w:rsid w:val="00094A91"/>
    <w:rsid w:val="00094ACD"/>
    <w:rsid w:val="00095289"/>
    <w:rsid w:val="00095346"/>
    <w:rsid w:val="00097808"/>
    <w:rsid w:val="00097D03"/>
    <w:rsid w:val="000A0DA7"/>
    <w:rsid w:val="000A0F52"/>
    <w:rsid w:val="000A0F93"/>
    <w:rsid w:val="000A15D6"/>
    <w:rsid w:val="000A224E"/>
    <w:rsid w:val="000A4DBB"/>
    <w:rsid w:val="000A6262"/>
    <w:rsid w:val="000A6D97"/>
    <w:rsid w:val="000B0224"/>
    <w:rsid w:val="000B1013"/>
    <w:rsid w:val="000B1A2F"/>
    <w:rsid w:val="000B2112"/>
    <w:rsid w:val="000B239A"/>
    <w:rsid w:val="000B553D"/>
    <w:rsid w:val="000B69F3"/>
    <w:rsid w:val="000B7266"/>
    <w:rsid w:val="000B737F"/>
    <w:rsid w:val="000B7C63"/>
    <w:rsid w:val="000C0C05"/>
    <w:rsid w:val="000C2037"/>
    <w:rsid w:val="000C2FEA"/>
    <w:rsid w:val="000C37E1"/>
    <w:rsid w:val="000C5345"/>
    <w:rsid w:val="000C5D58"/>
    <w:rsid w:val="000C62EA"/>
    <w:rsid w:val="000C68CB"/>
    <w:rsid w:val="000D0112"/>
    <w:rsid w:val="000D0404"/>
    <w:rsid w:val="000D0561"/>
    <w:rsid w:val="000D0C16"/>
    <w:rsid w:val="000D0E97"/>
    <w:rsid w:val="000D2079"/>
    <w:rsid w:val="000D305B"/>
    <w:rsid w:val="000D3B99"/>
    <w:rsid w:val="000D5618"/>
    <w:rsid w:val="000D5A31"/>
    <w:rsid w:val="000D5BBC"/>
    <w:rsid w:val="000D68D3"/>
    <w:rsid w:val="000D6B34"/>
    <w:rsid w:val="000E027E"/>
    <w:rsid w:val="000E07F5"/>
    <w:rsid w:val="000E0A39"/>
    <w:rsid w:val="000E0DB2"/>
    <w:rsid w:val="000E1EC3"/>
    <w:rsid w:val="000E2DAF"/>
    <w:rsid w:val="000E310E"/>
    <w:rsid w:val="000E34C7"/>
    <w:rsid w:val="000E67DA"/>
    <w:rsid w:val="000E6C93"/>
    <w:rsid w:val="000E74BC"/>
    <w:rsid w:val="000E7E96"/>
    <w:rsid w:val="000F1430"/>
    <w:rsid w:val="000F253E"/>
    <w:rsid w:val="000F257D"/>
    <w:rsid w:val="000F2940"/>
    <w:rsid w:val="000F349B"/>
    <w:rsid w:val="000F384A"/>
    <w:rsid w:val="000F3BA8"/>
    <w:rsid w:val="000F3FF0"/>
    <w:rsid w:val="000F5A86"/>
    <w:rsid w:val="000F5BE9"/>
    <w:rsid w:val="000F63EF"/>
    <w:rsid w:val="000F644E"/>
    <w:rsid w:val="000F6C38"/>
    <w:rsid w:val="000F7F70"/>
    <w:rsid w:val="0010018D"/>
    <w:rsid w:val="00102DCA"/>
    <w:rsid w:val="001033EB"/>
    <w:rsid w:val="00104B20"/>
    <w:rsid w:val="00105770"/>
    <w:rsid w:val="001062C0"/>
    <w:rsid w:val="0010667E"/>
    <w:rsid w:val="001071CB"/>
    <w:rsid w:val="00107F3C"/>
    <w:rsid w:val="00110490"/>
    <w:rsid w:val="0011140C"/>
    <w:rsid w:val="00111636"/>
    <w:rsid w:val="00112A0B"/>
    <w:rsid w:val="00112CF6"/>
    <w:rsid w:val="00112E18"/>
    <w:rsid w:val="0011401B"/>
    <w:rsid w:val="00116517"/>
    <w:rsid w:val="001167E5"/>
    <w:rsid w:val="00116AA6"/>
    <w:rsid w:val="00116EE3"/>
    <w:rsid w:val="0011752C"/>
    <w:rsid w:val="00117C09"/>
    <w:rsid w:val="0012172C"/>
    <w:rsid w:val="00123409"/>
    <w:rsid w:val="00123BEB"/>
    <w:rsid w:val="0012407B"/>
    <w:rsid w:val="001256E2"/>
    <w:rsid w:val="00126ADA"/>
    <w:rsid w:val="00127302"/>
    <w:rsid w:val="001322E1"/>
    <w:rsid w:val="00134CB4"/>
    <w:rsid w:val="00134CD8"/>
    <w:rsid w:val="00134FDF"/>
    <w:rsid w:val="00135594"/>
    <w:rsid w:val="0013683F"/>
    <w:rsid w:val="00137B1C"/>
    <w:rsid w:val="00140F50"/>
    <w:rsid w:val="00141393"/>
    <w:rsid w:val="00141EA1"/>
    <w:rsid w:val="00142828"/>
    <w:rsid w:val="00143326"/>
    <w:rsid w:val="00143780"/>
    <w:rsid w:val="00144B49"/>
    <w:rsid w:val="001453DB"/>
    <w:rsid w:val="00145B53"/>
    <w:rsid w:val="0015013A"/>
    <w:rsid w:val="00151186"/>
    <w:rsid w:val="001532C8"/>
    <w:rsid w:val="001532D2"/>
    <w:rsid w:val="001543AD"/>
    <w:rsid w:val="00156EDC"/>
    <w:rsid w:val="00156FA1"/>
    <w:rsid w:val="001600A5"/>
    <w:rsid w:val="0016071C"/>
    <w:rsid w:val="00161E62"/>
    <w:rsid w:val="00162778"/>
    <w:rsid w:val="00166772"/>
    <w:rsid w:val="00166884"/>
    <w:rsid w:val="001673E8"/>
    <w:rsid w:val="001675EF"/>
    <w:rsid w:val="00170620"/>
    <w:rsid w:val="00171B3C"/>
    <w:rsid w:val="00173D69"/>
    <w:rsid w:val="00174418"/>
    <w:rsid w:val="00177590"/>
    <w:rsid w:val="00177F11"/>
    <w:rsid w:val="0018180D"/>
    <w:rsid w:val="00182583"/>
    <w:rsid w:val="00182595"/>
    <w:rsid w:val="00182C01"/>
    <w:rsid w:val="00182FD7"/>
    <w:rsid w:val="0018402D"/>
    <w:rsid w:val="00184035"/>
    <w:rsid w:val="00184574"/>
    <w:rsid w:val="001849D8"/>
    <w:rsid w:val="00184EB6"/>
    <w:rsid w:val="001902BE"/>
    <w:rsid w:val="001910B7"/>
    <w:rsid w:val="001918E3"/>
    <w:rsid w:val="001935A9"/>
    <w:rsid w:val="00194A28"/>
    <w:rsid w:val="00194DC0"/>
    <w:rsid w:val="00195448"/>
    <w:rsid w:val="00196296"/>
    <w:rsid w:val="001966C3"/>
    <w:rsid w:val="001967BF"/>
    <w:rsid w:val="00196BE3"/>
    <w:rsid w:val="001A063D"/>
    <w:rsid w:val="001A0F2E"/>
    <w:rsid w:val="001A197C"/>
    <w:rsid w:val="001A1B10"/>
    <w:rsid w:val="001A2C4E"/>
    <w:rsid w:val="001A2E31"/>
    <w:rsid w:val="001A2E8F"/>
    <w:rsid w:val="001A3950"/>
    <w:rsid w:val="001A4002"/>
    <w:rsid w:val="001A4070"/>
    <w:rsid w:val="001A487E"/>
    <w:rsid w:val="001A49E2"/>
    <w:rsid w:val="001A4A5B"/>
    <w:rsid w:val="001A4D6F"/>
    <w:rsid w:val="001A5F12"/>
    <w:rsid w:val="001A7755"/>
    <w:rsid w:val="001B05EE"/>
    <w:rsid w:val="001B095B"/>
    <w:rsid w:val="001B12FF"/>
    <w:rsid w:val="001B2A40"/>
    <w:rsid w:val="001B2F1F"/>
    <w:rsid w:val="001B6AA0"/>
    <w:rsid w:val="001B73CA"/>
    <w:rsid w:val="001C0F77"/>
    <w:rsid w:val="001C1502"/>
    <w:rsid w:val="001C1884"/>
    <w:rsid w:val="001C2D7D"/>
    <w:rsid w:val="001C2E22"/>
    <w:rsid w:val="001C2F99"/>
    <w:rsid w:val="001C4883"/>
    <w:rsid w:val="001C4A02"/>
    <w:rsid w:val="001C5727"/>
    <w:rsid w:val="001C58F4"/>
    <w:rsid w:val="001C6D61"/>
    <w:rsid w:val="001C7331"/>
    <w:rsid w:val="001C7B37"/>
    <w:rsid w:val="001C7C6D"/>
    <w:rsid w:val="001D01B5"/>
    <w:rsid w:val="001D0756"/>
    <w:rsid w:val="001D1E6E"/>
    <w:rsid w:val="001D29A6"/>
    <w:rsid w:val="001D2F28"/>
    <w:rsid w:val="001D3066"/>
    <w:rsid w:val="001D5447"/>
    <w:rsid w:val="001D6215"/>
    <w:rsid w:val="001D644C"/>
    <w:rsid w:val="001D6C1B"/>
    <w:rsid w:val="001D7C47"/>
    <w:rsid w:val="001E0DCE"/>
    <w:rsid w:val="001E1375"/>
    <w:rsid w:val="001E202B"/>
    <w:rsid w:val="001E3A31"/>
    <w:rsid w:val="001E57EC"/>
    <w:rsid w:val="001E67D5"/>
    <w:rsid w:val="001E6FBF"/>
    <w:rsid w:val="001F2E92"/>
    <w:rsid w:val="001F3094"/>
    <w:rsid w:val="001F382B"/>
    <w:rsid w:val="001F3BED"/>
    <w:rsid w:val="001F5FD5"/>
    <w:rsid w:val="001F66E0"/>
    <w:rsid w:val="001F6DC8"/>
    <w:rsid w:val="001F7952"/>
    <w:rsid w:val="0020074F"/>
    <w:rsid w:val="0020078D"/>
    <w:rsid w:val="0020090D"/>
    <w:rsid w:val="0020091C"/>
    <w:rsid w:val="00201997"/>
    <w:rsid w:val="002020A7"/>
    <w:rsid w:val="00204626"/>
    <w:rsid w:val="00205DD0"/>
    <w:rsid w:val="00206158"/>
    <w:rsid w:val="00211384"/>
    <w:rsid w:val="00211919"/>
    <w:rsid w:val="00211AF5"/>
    <w:rsid w:val="0021206A"/>
    <w:rsid w:val="00212F69"/>
    <w:rsid w:val="002132D2"/>
    <w:rsid w:val="00213FA0"/>
    <w:rsid w:val="002147F6"/>
    <w:rsid w:val="00214B8B"/>
    <w:rsid w:val="002152CB"/>
    <w:rsid w:val="00215BBB"/>
    <w:rsid w:val="00216CCC"/>
    <w:rsid w:val="002201F7"/>
    <w:rsid w:val="00220AEC"/>
    <w:rsid w:val="002220E7"/>
    <w:rsid w:val="0022250A"/>
    <w:rsid w:val="00222C3C"/>
    <w:rsid w:val="00222DB5"/>
    <w:rsid w:val="00223FCC"/>
    <w:rsid w:val="0022577F"/>
    <w:rsid w:val="00227761"/>
    <w:rsid w:val="00231309"/>
    <w:rsid w:val="002339E7"/>
    <w:rsid w:val="00233D07"/>
    <w:rsid w:val="00233E1A"/>
    <w:rsid w:val="00234EE1"/>
    <w:rsid w:val="002350C5"/>
    <w:rsid w:val="00235A0B"/>
    <w:rsid w:val="00237D37"/>
    <w:rsid w:val="002401E3"/>
    <w:rsid w:val="002413C9"/>
    <w:rsid w:val="00242DB4"/>
    <w:rsid w:val="00242F1F"/>
    <w:rsid w:val="002444C4"/>
    <w:rsid w:val="00244D38"/>
    <w:rsid w:val="00244EF6"/>
    <w:rsid w:val="00245993"/>
    <w:rsid w:val="00245E61"/>
    <w:rsid w:val="00246285"/>
    <w:rsid w:val="00247494"/>
    <w:rsid w:val="002475E3"/>
    <w:rsid w:val="00250F87"/>
    <w:rsid w:val="002521FF"/>
    <w:rsid w:val="00252903"/>
    <w:rsid w:val="002536C8"/>
    <w:rsid w:val="002542F8"/>
    <w:rsid w:val="002543E9"/>
    <w:rsid w:val="00254AC8"/>
    <w:rsid w:val="00255B7A"/>
    <w:rsid w:val="002561ED"/>
    <w:rsid w:val="00256B14"/>
    <w:rsid w:val="00256FDF"/>
    <w:rsid w:val="00257641"/>
    <w:rsid w:val="00261488"/>
    <w:rsid w:val="00261495"/>
    <w:rsid w:val="00263908"/>
    <w:rsid w:val="0026439C"/>
    <w:rsid w:val="00265990"/>
    <w:rsid w:val="00265D9A"/>
    <w:rsid w:val="0026652A"/>
    <w:rsid w:val="0026716A"/>
    <w:rsid w:val="00267655"/>
    <w:rsid w:val="0027020C"/>
    <w:rsid w:val="002703DC"/>
    <w:rsid w:val="00270CE4"/>
    <w:rsid w:val="002716EE"/>
    <w:rsid w:val="0027177E"/>
    <w:rsid w:val="00271C15"/>
    <w:rsid w:val="0027297B"/>
    <w:rsid w:val="00274417"/>
    <w:rsid w:val="00274634"/>
    <w:rsid w:val="00275357"/>
    <w:rsid w:val="002757EB"/>
    <w:rsid w:val="00276C42"/>
    <w:rsid w:val="002770D8"/>
    <w:rsid w:val="00280108"/>
    <w:rsid w:val="00280747"/>
    <w:rsid w:val="0028115C"/>
    <w:rsid w:val="002838F5"/>
    <w:rsid w:val="002846C3"/>
    <w:rsid w:val="0028610E"/>
    <w:rsid w:val="00286C76"/>
    <w:rsid w:val="00290514"/>
    <w:rsid w:val="00290B97"/>
    <w:rsid w:val="00290BD2"/>
    <w:rsid w:val="002931D0"/>
    <w:rsid w:val="0029365F"/>
    <w:rsid w:val="00293EF6"/>
    <w:rsid w:val="00294C58"/>
    <w:rsid w:val="00295CCC"/>
    <w:rsid w:val="00296E19"/>
    <w:rsid w:val="0029700B"/>
    <w:rsid w:val="00297E9C"/>
    <w:rsid w:val="002A0095"/>
    <w:rsid w:val="002A37B6"/>
    <w:rsid w:val="002A3906"/>
    <w:rsid w:val="002A3C0B"/>
    <w:rsid w:val="002A565B"/>
    <w:rsid w:val="002A5ABD"/>
    <w:rsid w:val="002A5B9D"/>
    <w:rsid w:val="002A6159"/>
    <w:rsid w:val="002A6267"/>
    <w:rsid w:val="002A6686"/>
    <w:rsid w:val="002A70CE"/>
    <w:rsid w:val="002B1672"/>
    <w:rsid w:val="002B1723"/>
    <w:rsid w:val="002B1BEF"/>
    <w:rsid w:val="002B211B"/>
    <w:rsid w:val="002B3662"/>
    <w:rsid w:val="002B39CE"/>
    <w:rsid w:val="002B39F1"/>
    <w:rsid w:val="002B5CFF"/>
    <w:rsid w:val="002B647C"/>
    <w:rsid w:val="002C0611"/>
    <w:rsid w:val="002C0809"/>
    <w:rsid w:val="002C0FAF"/>
    <w:rsid w:val="002C2C8A"/>
    <w:rsid w:val="002C46B6"/>
    <w:rsid w:val="002C4E96"/>
    <w:rsid w:val="002C5304"/>
    <w:rsid w:val="002C6473"/>
    <w:rsid w:val="002C6B2C"/>
    <w:rsid w:val="002C6E73"/>
    <w:rsid w:val="002C76F1"/>
    <w:rsid w:val="002C7AE2"/>
    <w:rsid w:val="002D01C2"/>
    <w:rsid w:val="002D0D02"/>
    <w:rsid w:val="002D13B8"/>
    <w:rsid w:val="002D1E95"/>
    <w:rsid w:val="002D37ED"/>
    <w:rsid w:val="002D4CE9"/>
    <w:rsid w:val="002D6493"/>
    <w:rsid w:val="002D73E7"/>
    <w:rsid w:val="002D7511"/>
    <w:rsid w:val="002E0C2B"/>
    <w:rsid w:val="002E0CC6"/>
    <w:rsid w:val="002E0F24"/>
    <w:rsid w:val="002E14C3"/>
    <w:rsid w:val="002E17C9"/>
    <w:rsid w:val="002E2316"/>
    <w:rsid w:val="002E28CE"/>
    <w:rsid w:val="002E2CA6"/>
    <w:rsid w:val="002E4F37"/>
    <w:rsid w:val="002E5B25"/>
    <w:rsid w:val="002E750B"/>
    <w:rsid w:val="002F004A"/>
    <w:rsid w:val="002F0B18"/>
    <w:rsid w:val="002F0E1C"/>
    <w:rsid w:val="002F146E"/>
    <w:rsid w:val="002F154C"/>
    <w:rsid w:val="002F3028"/>
    <w:rsid w:val="002F530F"/>
    <w:rsid w:val="002F6572"/>
    <w:rsid w:val="002F6765"/>
    <w:rsid w:val="002F67B0"/>
    <w:rsid w:val="002F7CE2"/>
    <w:rsid w:val="002F7E4C"/>
    <w:rsid w:val="00300209"/>
    <w:rsid w:val="0030208E"/>
    <w:rsid w:val="00303DF2"/>
    <w:rsid w:val="00304C11"/>
    <w:rsid w:val="0030577A"/>
    <w:rsid w:val="00305AE0"/>
    <w:rsid w:val="00310405"/>
    <w:rsid w:val="003105BB"/>
    <w:rsid w:val="00310CEB"/>
    <w:rsid w:val="00310D40"/>
    <w:rsid w:val="00311726"/>
    <w:rsid w:val="003118FA"/>
    <w:rsid w:val="00315BF1"/>
    <w:rsid w:val="00321178"/>
    <w:rsid w:val="00321534"/>
    <w:rsid w:val="003258E6"/>
    <w:rsid w:val="00325DE2"/>
    <w:rsid w:val="00326CC3"/>
    <w:rsid w:val="00330257"/>
    <w:rsid w:val="0033035A"/>
    <w:rsid w:val="003313BA"/>
    <w:rsid w:val="00332043"/>
    <w:rsid w:val="0033221E"/>
    <w:rsid w:val="00332547"/>
    <w:rsid w:val="00332D7A"/>
    <w:rsid w:val="00335354"/>
    <w:rsid w:val="003376D4"/>
    <w:rsid w:val="00337EC5"/>
    <w:rsid w:val="003415AF"/>
    <w:rsid w:val="0034237F"/>
    <w:rsid w:val="003437D0"/>
    <w:rsid w:val="003452CC"/>
    <w:rsid w:val="003507D5"/>
    <w:rsid w:val="00351711"/>
    <w:rsid w:val="00352361"/>
    <w:rsid w:val="00353181"/>
    <w:rsid w:val="003538F0"/>
    <w:rsid w:val="0035429D"/>
    <w:rsid w:val="00354CAD"/>
    <w:rsid w:val="00355765"/>
    <w:rsid w:val="00356516"/>
    <w:rsid w:val="00356611"/>
    <w:rsid w:val="00356615"/>
    <w:rsid w:val="0035733B"/>
    <w:rsid w:val="0035770B"/>
    <w:rsid w:val="00357CEB"/>
    <w:rsid w:val="00357DF6"/>
    <w:rsid w:val="00360ADF"/>
    <w:rsid w:val="00361D1E"/>
    <w:rsid w:val="00361EAC"/>
    <w:rsid w:val="00362887"/>
    <w:rsid w:val="003633CA"/>
    <w:rsid w:val="0036442A"/>
    <w:rsid w:val="00366299"/>
    <w:rsid w:val="0036679A"/>
    <w:rsid w:val="00367AD5"/>
    <w:rsid w:val="00371D41"/>
    <w:rsid w:val="00371EFD"/>
    <w:rsid w:val="003722A4"/>
    <w:rsid w:val="00372404"/>
    <w:rsid w:val="00372545"/>
    <w:rsid w:val="00372B44"/>
    <w:rsid w:val="0037315E"/>
    <w:rsid w:val="003747E5"/>
    <w:rsid w:val="00374A70"/>
    <w:rsid w:val="0037590C"/>
    <w:rsid w:val="00375BF2"/>
    <w:rsid w:val="00375E23"/>
    <w:rsid w:val="00376183"/>
    <w:rsid w:val="00376670"/>
    <w:rsid w:val="003777D4"/>
    <w:rsid w:val="00377F67"/>
    <w:rsid w:val="0038087E"/>
    <w:rsid w:val="003819E7"/>
    <w:rsid w:val="00382034"/>
    <w:rsid w:val="00382B72"/>
    <w:rsid w:val="00382EAB"/>
    <w:rsid w:val="00384939"/>
    <w:rsid w:val="00385F8A"/>
    <w:rsid w:val="00387654"/>
    <w:rsid w:val="00387C27"/>
    <w:rsid w:val="00391136"/>
    <w:rsid w:val="00391A78"/>
    <w:rsid w:val="0039252B"/>
    <w:rsid w:val="00393744"/>
    <w:rsid w:val="00393885"/>
    <w:rsid w:val="00394192"/>
    <w:rsid w:val="00394B45"/>
    <w:rsid w:val="00394F17"/>
    <w:rsid w:val="00396193"/>
    <w:rsid w:val="00396D9A"/>
    <w:rsid w:val="00397240"/>
    <w:rsid w:val="003A0A96"/>
    <w:rsid w:val="003A0C6D"/>
    <w:rsid w:val="003A1589"/>
    <w:rsid w:val="003A4A74"/>
    <w:rsid w:val="003A6502"/>
    <w:rsid w:val="003A74C4"/>
    <w:rsid w:val="003A7683"/>
    <w:rsid w:val="003B00E3"/>
    <w:rsid w:val="003B1CD8"/>
    <w:rsid w:val="003B376B"/>
    <w:rsid w:val="003B5FC0"/>
    <w:rsid w:val="003B62CE"/>
    <w:rsid w:val="003B75B3"/>
    <w:rsid w:val="003B77D1"/>
    <w:rsid w:val="003B77ED"/>
    <w:rsid w:val="003B787B"/>
    <w:rsid w:val="003B7A2A"/>
    <w:rsid w:val="003C080B"/>
    <w:rsid w:val="003C0A86"/>
    <w:rsid w:val="003C157C"/>
    <w:rsid w:val="003C1796"/>
    <w:rsid w:val="003C39FF"/>
    <w:rsid w:val="003C47CE"/>
    <w:rsid w:val="003C7442"/>
    <w:rsid w:val="003D0741"/>
    <w:rsid w:val="003D07A4"/>
    <w:rsid w:val="003D1E57"/>
    <w:rsid w:val="003D1F86"/>
    <w:rsid w:val="003D2938"/>
    <w:rsid w:val="003D2F08"/>
    <w:rsid w:val="003D33F5"/>
    <w:rsid w:val="003D3E14"/>
    <w:rsid w:val="003D3FA5"/>
    <w:rsid w:val="003D4036"/>
    <w:rsid w:val="003D45CD"/>
    <w:rsid w:val="003D4F79"/>
    <w:rsid w:val="003D5FBA"/>
    <w:rsid w:val="003D6516"/>
    <w:rsid w:val="003D6F11"/>
    <w:rsid w:val="003D765E"/>
    <w:rsid w:val="003D7B8C"/>
    <w:rsid w:val="003D7C7B"/>
    <w:rsid w:val="003E0603"/>
    <w:rsid w:val="003E1623"/>
    <w:rsid w:val="003E1DF7"/>
    <w:rsid w:val="003E215C"/>
    <w:rsid w:val="003E29E0"/>
    <w:rsid w:val="003E2D75"/>
    <w:rsid w:val="003E3268"/>
    <w:rsid w:val="003E469F"/>
    <w:rsid w:val="003E480B"/>
    <w:rsid w:val="003E4D04"/>
    <w:rsid w:val="003E4F5C"/>
    <w:rsid w:val="003E55BC"/>
    <w:rsid w:val="003E74DA"/>
    <w:rsid w:val="003E7BE0"/>
    <w:rsid w:val="003F2FDD"/>
    <w:rsid w:val="003F4100"/>
    <w:rsid w:val="003F419D"/>
    <w:rsid w:val="003F44ED"/>
    <w:rsid w:val="003F48C5"/>
    <w:rsid w:val="003F4E1F"/>
    <w:rsid w:val="003F5AA9"/>
    <w:rsid w:val="003F6E43"/>
    <w:rsid w:val="003F7D8E"/>
    <w:rsid w:val="003F7DC4"/>
    <w:rsid w:val="003F7E18"/>
    <w:rsid w:val="00400582"/>
    <w:rsid w:val="00401949"/>
    <w:rsid w:val="00401D76"/>
    <w:rsid w:val="004021BC"/>
    <w:rsid w:val="004028E8"/>
    <w:rsid w:val="004033A0"/>
    <w:rsid w:val="004035E7"/>
    <w:rsid w:val="004036D2"/>
    <w:rsid w:val="00404BFA"/>
    <w:rsid w:val="00405A9C"/>
    <w:rsid w:val="00405E41"/>
    <w:rsid w:val="00406801"/>
    <w:rsid w:val="00410D9D"/>
    <w:rsid w:val="00412747"/>
    <w:rsid w:val="00414889"/>
    <w:rsid w:val="0041534C"/>
    <w:rsid w:val="00416B90"/>
    <w:rsid w:val="00417EC4"/>
    <w:rsid w:val="004201C9"/>
    <w:rsid w:val="004202B7"/>
    <w:rsid w:val="00420477"/>
    <w:rsid w:val="00421B15"/>
    <w:rsid w:val="0042298C"/>
    <w:rsid w:val="004233FC"/>
    <w:rsid w:val="00424550"/>
    <w:rsid w:val="00424556"/>
    <w:rsid w:val="00425194"/>
    <w:rsid w:val="00425BE1"/>
    <w:rsid w:val="00425D50"/>
    <w:rsid w:val="00427219"/>
    <w:rsid w:val="00427C33"/>
    <w:rsid w:val="00427F1D"/>
    <w:rsid w:val="004308B4"/>
    <w:rsid w:val="00430D86"/>
    <w:rsid w:val="00431190"/>
    <w:rsid w:val="00431707"/>
    <w:rsid w:val="00432623"/>
    <w:rsid w:val="00432E48"/>
    <w:rsid w:val="004340C6"/>
    <w:rsid w:val="00434252"/>
    <w:rsid w:val="00434653"/>
    <w:rsid w:val="004351F3"/>
    <w:rsid w:val="00437EAD"/>
    <w:rsid w:val="004401F2"/>
    <w:rsid w:val="00440B58"/>
    <w:rsid w:val="00440B61"/>
    <w:rsid w:val="00440C51"/>
    <w:rsid w:val="00441FD7"/>
    <w:rsid w:val="00442C2D"/>
    <w:rsid w:val="00442F6A"/>
    <w:rsid w:val="0044316B"/>
    <w:rsid w:val="0044549D"/>
    <w:rsid w:val="00446B9D"/>
    <w:rsid w:val="00446E0B"/>
    <w:rsid w:val="00447334"/>
    <w:rsid w:val="0044739E"/>
    <w:rsid w:val="00451449"/>
    <w:rsid w:val="0045152E"/>
    <w:rsid w:val="004516D0"/>
    <w:rsid w:val="00453386"/>
    <w:rsid w:val="00453FE9"/>
    <w:rsid w:val="00454884"/>
    <w:rsid w:val="00456021"/>
    <w:rsid w:val="00456386"/>
    <w:rsid w:val="00457067"/>
    <w:rsid w:val="00457984"/>
    <w:rsid w:val="00457CD8"/>
    <w:rsid w:val="00460937"/>
    <w:rsid w:val="00461CD9"/>
    <w:rsid w:val="00462587"/>
    <w:rsid w:val="004625CA"/>
    <w:rsid w:val="004631B0"/>
    <w:rsid w:val="00463AE8"/>
    <w:rsid w:val="00463B4F"/>
    <w:rsid w:val="00463C80"/>
    <w:rsid w:val="00464C62"/>
    <w:rsid w:val="00464DE1"/>
    <w:rsid w:val="00464F78"/>
    <w:rsid w:val="004657F7"/>
    <w:rsid w:val="00465E0A"/>
    <w:rsid w:val="004668B8"/>
    <w:rsid w:val="00467D04"/>
    <w:rsid w:val="00473F54"/>
    <w:rsid w:val="004749A2"/>
    <w:rsid w:val="00474A60"/>
    <w:rsid w:val="00475DC8"/>
    <w:rsid w:val="00480A30"/>
    <w:rsid w:val="00481959"/>
    <w:rsid w:val="004837F8"/>
    <w:rsid w:val="00483C58"/>
    <w:rsid w:val="00483EB9"/>
    <w:rsid w:val="004861FB"/>
    <w:rsid w:val="00486281"/>
    <w:rsid w:val="00486C95"/>
    <w:rsid w:val="00486E59"/>
    <w:rsid w:val="004879B3"/>
    <w:rsid w:val="00487BBE"/>
    <w:rsid w:val="00490C6D"/>
    <w:rsid w:val="00492D0C"/>
    <w:rsid w:val="00493D20"/>
    <w:rsid w:val="004960F4"/>
    <w:rsid w:val="00496BC5"/>
    <w:rsid w:val="00496BF7"/>
    <w:rsid w:val="00496C2D"/>
    <w:rsid w:val="004973EC"/>
    <w:rsid w:val="00497B3E"/>
    <w:rsid w:val="004A03DF"/>
    <w:rsid w:val="004A056F"/>
    <w:rsid w:val="004A0721"/>
    <w:rsid w:val="004A0825"/>
    <w:rsid w:val="004A09A1"/>
    <w:rsid w:val="004A1482"/>
    <w:rsid w:val="004A191A"/>
    <w:rsid w:val="004A29DE"/>
    <w:rsid w:val="004A33F8"/>
    <w:rsid w:val="004A37EB"/>
    <w:rsid w:val="004A4B6B"/>
    <w:rsid w:val="004A51D2"/>
    <w:rsid w:val="004A52B7"/>
    <w:rsid w:val="004A5999"/>
    <w:rsid w:val="004A77A6"/>
    <w:rsid w:val="004A7D52"/>
    <w:rsid w:val="004B045F"/>
    <w:rsid w:val="004B1411"/>
    <w:rsid w:val="004B1496"/>
    <w:rsid w:val="004B1580"/>
    <w:rsid w:val="004B22D6"/>
    <w:rsid w:val="004B23A0"/>
    <w:rsid w:val="004B25C3"/>
    <w:rsid w:val="004B3685"/>
    <w:rsid w:val="004B38D8"/>
    <w:rsid w:val="004B3C62"/>
    <w:rsid w:val="004B40AF"/>
    <w:rsid w:val="004B61EE"/>
    <w:rsid w:val="004B6620"/>
    <w:rsid w:val="004B6B4C"/>
    <w:rsid w:val="004B7056"/>
    <w:rsid w:val="004B7124"/>
    <w:rsid w:val="004B72B6"/>
    <w:rsid w:val="004B7850"/>
    <w:rsid w:val="004B79F8"/>
    <w:rsid w:val="004C0C2A"/>
    <w:rsid w:val="004C1990"/>
    <w:rsid w:val="004C1CA7"/>
    <w:rsid w:val="004C2458"/>
    <w:rsid w:val="004C2FBD"/>
    <w:rsid w:val="004C330B"/>
    <w:rsid w:val="004C3A23"/>
    <w:rsid w:val="004C4492"/>
    <w:rsid w:val="004C74CC"/>
    <w:rsid w:val="004D1663"/>
    <w:rsid w:val="004D2273"/>
    <w:rsid w:val="004D33B5"/>
    <w:rsid w:val="004D3537"/>
    <w:rsid w:val="004D3CE8"/>
    <w:rsid w:val="004D5544"/>
    <w:rsid w:val="004D5881"/>
    <w:rsid w:val="004D5F4B"/>
    <w:rsid w:val="004E093A"/>
    <w:rsid w:val="004E1705"/>
    <w:rsid w:val="004E4A61"/>
    <w:rsid w:val="004E4AE4"/>
    <w:rsid w:val="004E531C"/>
    <w:rsid w:val="004E7AE3"/>
    <w:rsid w:val="004F03F9"/>
    <w:rsid w:val="004F0F3B"/>
    <w:rsid w:val="004F2EBD"/>
    <w:rsid w:val="004F2F87"/>
    <w:rsid w:val="004F33DD"/>
    <w:rsid w:val="004F4F4C"/>
    <w:rsid w:val="004F643A"/>
    <w:rsid w:val="005006C8"/>
    <w:rsid w:val="005007EE"/>
    <w:rsid w:val="00501873"/>
    <w:rsid w:val="005022A6"/>
    <w:rsid w:val="005025DF"/>
    <w:rsid w:val="00502DA0"/>
    <w:rsid w:val="00502F03"/>
    <w:rsid w:val="0050485D"/>
    <w:rsid w:val="005055F5"/>
    <w:rsid w:val="005057F1"/>
    <w:rsid w:val="0050589F"/>
    <w:rsid w:val="00510060"/>
    <w:rsid w:val="005108F5"/>
    <w:rsid w:val="00510AAA"/>
    <w:rsid w:val="00510D75"/>
    <w:rsid w:val="0051177A"/>
    <w:rsid w:val="0051256B"/>
    <w:rsid w:val="00513E80"/>
    <w:rsid w:val="0051452C"/>
    <w:rsid w:val="00515DB6"/>
    <w:rsid w:val="005164F2"/>
    <w:rsid w:val="0051650B"/>
    <w:rsid w:val="005177E1"/>
    <w:rsid w:val="005178FA"/>
    <w:rsid w:val="005202BF"/>
    <w:rsid w:val="005208E9"/>
    <w:rsid w:val="00520BCB"/>
    <w:rsid w:val="00521F1B"/>
    <w:rsid w:val="00523083"/>
    <w:rsid w:val="005230FE"/>
    <w:rsid w:val="0052583C"/>
    <w:rsid w:val="00525D60"/>
    <w:rsid w:val="005261A1"/>
    <w:rsid w:val="00526219"/>
    <w:rsid w:val="00526CF0"/>
    <w:rsid w:val="00526F42"/>
    <w:rsid w:val="00527C13"/>
    <w:rsid w:val="0053024F"/>
    <w:rsid w:val="00530722"/>
    <w:rsid w:val="005336E2"/>
    <w:rsid w:val="00535CA4"/>
    <w:rsid w:val="005364FE"/>
    <w:rsid w:val="00541568"/>
    <w:rsid w:val="00541F5B"/>
    <w:rsid w:val="00543D6F"/>
    <w:rsid w:val="00544787"/>
    <w:rsid w:val="00545246"/>
    <w:rsid w:val="005455EA"/>
    <w:rsid w:val="005456A0"/>
    <w:rsid w:val="00545D19"/>
    <w:rsid w:val="00545E09"/>
    <w:rsid w:val="00550A25"/>
    <w:rsid w:val="0055126E"/>
    <w:rsid w:val="005518C9"/>
    <w:rsid w:val="00552169"/>
    <w:rsid w:val="0055218B"/>
    <w:rsid w:val="00552369"/>
    <w:rsid w:val="00552890"/>
    <w:rsid w:val="00552B62"/>
    <w:rsid w:val="0055322D"/>
    <w:rsid w:val="00554289"/>
    <w:rsid w:val="00554334"/>
    <w:rsid w:val="00554A48"/>
    <w:rsid w:val="00554C5A"/>
    <w:rsid w:val="0055561E"/>
    <w:rsid w:val="00555A2D"/>
    <w:rsid w:val="00555BB7"/>
    <w:rsid w:val="00556A95"/>
    <w:rsid w:val="00560226"/>
    <w:rsid w:val="00560962"/>
    <w:rsid w:val="00561BAD"/>
    <w:rsid w:val="00561D33"/>
    <w:rsid w:val="0056259B"/>
    <w:rsid w:val="00563155"/>
    <w:rsid w:val="00563D3C"/>
    <w:rsid w:val="00565DB1"/>
    <w:rsid w:val="0056657E"/>
    <w:rsid w:val="0056696E"/>
    <w:rsid w:val="0057009C"/>
    <w:rsid w:val="005701AE"/>
    <w:rsid w:val="00570A1A"/>
    <w:rsid w:val="005713FC"/>
    <w:rsid w:val="00571D6E"/>
    <w:rsid w:val="00571F23"/>
    <w:rsid w:val="00572009"/>
    <w:rsid w:val="00574234"/>
    <w:rsid w:val="00575230"/>
    <w:rsid w:val="00575422"/>
    <w:rsid w:val="005754C4"/>
    <w:rsid w:val="00575A80"/>
    <w:rsid w:val="00576F56"/>
    <w:rsid w:val="00577039"/>
    <w:rsid w:val="005818FC"/>
    <w:rsid w:val="00581DC0"/>
    <w:rsid w:val="00581F25"/>
    <w:rsid w:val="00582BC7"/>
    <w:rsid w:val="00584CC5"/>
    <w:rsid w:val="00585163"/>
    <w:rsid w:val="005851AE"/>
    <w:rsid w:val="00585897"/>
    <w:rsid w:val="00586879"/>
    <w:rsid w:val="00594D9E"/>
    <w:rsid w:val="005959D2"/>
    <w:rsid w:val="00596199"/>
    <w:rsid w:val="00596487"/>
    <w:rsid w:val="005A15A1"/>
    <w:rsid w:val="005A18DD"/>
    <w:rsid w:val="005A1AC4"/>
    <w:rsid w:val="005A4B39"/>
    <w:rsid w:val="005A528A"/>
    <w:rsid w:val="005A5413"/>
    <w:rsid w:val="005A7305"/>
    <w:rsid w:val="005A788A"/>
    <w:rsid w:val="005B0B77"/>
    <w:rsid w:val="005B0FCA"/>
    <w:rsid w:val="005B1871"/>
    <w:rsid w:val="005B1D49"/>
    <w:rsid w:val="005B4C05"/>
    <w:rsid w:val="005B5936"/>
    <w:rsid w:val="005B60EE"/>
    <w:rsid w:val="005B656F"/>
    <w:rsid w:val="005B69A2"/>
    <w:rsid w:val="005C3AE3"/>
    <w:rsid w:val="005C3E2B"/>
    <w:rsid w:val="005C53F9"/>
    <w:rsid w:val="005C60C5"/>
    <w:rsid w:val="005D09F2"/>
    <w:rsid w:val="005D25E4"/>
    <w:rsid w:val="005D49C6"/>
    <w:rsid w:val="005D5C31"/>
    <w:rsid w:val="005D6F95"/>
    <w:rsid w:val="005D7272"/>
    <w:rsid w:val="005E05FF"/>
    <w:rsid w:val="005E0BF9"/>
    <w:rsid w:val="005E100B"/>
    <w:rsid w:val="005E1C33"/>
    <w:rsid w:val="005E2316"/>
    <w:rsid w:val="005E2DE7"/>
    <w:rsid w:val="005E3868"/>
    <w:rsid w:val="005E566C"/>
    <w:rsid w:val="005E582E"/>
    <w:rsid w:val="005E5D9B"/>
    <w:rsid w:val="005E7733"/>
    <w:rsid w:val="005F2082"/>
    <w:rsid w:val="005F407D"/>
    <w:rsid w:val="005F4174"/>
    <w:rsid w:val="005F4358"/>
    <w:rsid w:val="005F5CFB"/>
    <w:rsid w:val="005F5EC3"/>
    <w:rsid w:val="005F6261"/>
    <w:rsid w:val="0060002A"/>
    <w:rsid w:val="00600A9C"/>
    <w:rsid w:val="00603730"/>
    <w:rsid w:val="006041AD"/>
    <w:rsid w:val="0060668E"/>
    <w:rsid w:val="00606B76"/>
    <w:rsid w:val="00606D35"/>
    <w:rsid w:val="00607634"/>
    <w:rsid w:val="00607AEB"/>
    <w:rsid w:val="00610484"/>
    <w:rsid w:val="00610D96"/>
    <w:rsid w:val="00611C51"/>
    <w:rsid w:val="0061249B"/>
    <w:rsid w:val="00613FBE"/>
    <w:rsid w:val="0061464B"/>
    <w:rsid w:val="00617D03"/>
    <w:rsid w:val="00620D40"/>
    <w:rsid w:val="00620E58"/>
    <w:rsid w:val="006231C6"/>
    <w:rsid w:val="00625A5B"/>
    <w:rsid w:val="006262C6"/>
    <w:rsid w:val="00626B19"/>
    <w:rsid w:val="00626BAA"/>
    <w:rsid w:val="00627EDF"/>
    <w:rsid w:val="00630951"/>
    <w:rsid w:val="0063098D"/>
    <w:rsid w:val="006315D4"/>
    <w:rsid w:val="00631B67"/>
    <w:rsid w:val="00632843"/>
    <w:rsid w:val="00636DB2"/>
    <w:rsid w:val="00636FD2"/>
    <w:rsid w:val="00637F77"/>
    <w:rsid w:val="00640A13"/>
    <w:rsid w:val="00641209"/>
    <w:rsid w:val="0064124B"/>
    <w:rsid w:val="0064138F"/>
    <w:rsid w:val="0064269D"/>
    <w:rsid w:val="006432B3"/>
    <w:rsid w:val="0064407C"/>
    <w:rsid w:val="0064477F"/>
    <w:rsid w:val="00644FEB"/>
    <w:rsid w:val="006453E7"/>
    <w:rsid w:val="00646B3B"/>
    <w:rsid w:val="006478C6"/>
    <w:rsid w:val="006508B7"/>
    <w:rsid w:val="00650B4A"/>
    <w:rsid w:val="00650C69"/>
    <w:rsid w:val="00651917"/>
    <w:rsid w:val="00651D55"/>
    <w:rsid w:val="0065217C"/>
    <w:rsid w:val="006522D4"/>
    <w:rsid w:val="0065263A"/>
    <w:rsid w:val="0065272B"/>
    <w:rsid w:val="00653D7B"/>
    <w:rsid w:val="00653D7D"/>
    <w:rsid w:val="00653F02"/>
    <w:rsid w:val="00654128"/>
    <w:rsid w:val="00654B45"/>
    <w:rsid w:val="00657FFD"/>
    <w:rsid w:val="00660BF6"/>
    <w:rsid w:val="00660ED8"/>
    <w:rsid w:val="00661E83"/>
    <w:rsid w:val="00662C71"/>
    <w:rsid w:val="00664B19"/>
    <w:rsid w:val="00666919"/>
    <w:rsid w:val="00666C89"/>
    <w:rsid w:val="00667D44"/>
    <w:rsid w:val="00667ECA"/>
    <w:rsid w:val="00670BCC"/>
    <w:rsid w:val="00670F9A"/>
    <w:rsid w:val="0067201F"/>
    <w:rsid w:val="0067308E"/>
    <w:rsid w:val="00673202"/>
    <w:rsid w:val="0067363F"/>
    <w:rsid w:val="00673C91"/>
    <w:rsid w:val="0067410A"/>
    <w:rsid w:val="00674386"/>
    <w:rsid w:val="006746A1"/>
    <w:rsid w:val="00677C89"/>
    <w:rsid w:val="006809A9"/>
    <w:rsid w:val="00680E8D"/>
    <w:rsid w:val="00683BE8"/>
    <w:rsid w:val="006851EA"/>
    <w:rsid w:val="0068582A"/>
    <w:rsid w:val="006908BC"/>
    <w:rsid w:val="00692043"/>
    <w:rsid w:val="0069242A"/>
    <w:rsid w:val="00692AC2"/>
    <w:rsid w:val="00692FE0"/>
    <w:rsid w:val="00692FF9"/>
    <w:rsid w:val="006933D6"/>
    <w:rsid w:val="00694A88"/>
    <w:rsid w:val="006953A7"/>
    <w:rsid w:val="00695927"/>
    <w:rsid w:val="00695B8B"/>
    <w:rsid w:val="00696E95"/>
    <w:rsid w:val="006A001D"/>
    <w:rsid w:val="006A0156"/>
    <w:rsid w:val="006A0807"/>
    <w:rsid w:val="006A14B4"/>
    <w:rsid w:val="006A1850"/>
    <w:rsid w:val="006A186D"/>
    <w:rsid w:val="006A1B68"/>
    <w:rsid w:val="006A2302"/>
    <w:rsid w:val="006A30F3"/>
    <w:rsid w:val="006A31D1"/>
    <w:rsid w:val="006A3E14"/>
    <w:rsid w:val="006A5981"/>
    <w:rsid w:val="006A668D"/>
    <w:rsid w:val="006A6F68"/>
    <w:rsid w:val="006A7203"/>
    <w:rsid w:val="006A7A50"/>
    <w:rsid w:val="006B01FD"/>
    <w:rsid w:val="006B03B4"/>
    <w:rsid w:val="006B08AB"/>
    <w:rsid w:val="006B104B"/>
    <w:rsid w:val="006B13BD"/>
    <w:rsid w:val="006B1D20"/>
    <w:rsid w:val="006B1D6A"/>
    <w:rsid w:val="006B3473"/>
    <w:rsid w:val="006B41D8"/>
    <w:rsid w:val="006B45FF"/>
    <w:rsid w:val="006B5664"/>
    <w:rsid w:val="006B67CF"/>
    <w:rsid w:val="006B738E"/>
    <w:rsid w:val="006B740B"/>
    <w:rsid w:val="006B7948"/>
    <w:rsid w:val="006C025B"/>
    <w:rsid w:val="006C0F06"/>
    <w:rsid w:val="006C13D5"/>
    <w:rsid w:val="006C14F3"/>
    <w:rsid w:val="006C2EF0"/>
    <w:rsid w:val="006C2FAF"/>
    <w:rsid w:val="006C3936"/>
    <w:rsid w:val="006C7463"/>
    <w:rsid w:val="006C74C0"/>
    <w:rsid w:val="006D1038"/>
    <w:rsid w:val="006D1DF4"/>
    <w:rsid w:val="006D23B1"/>
    <w:rsid w:val="006D3818"/>
    <w:rsid w:val="006D3B7F"/>
    <w:rsid w:val="006D4675"/>
    <w:rsid w:val="006D5028"/>
    <w:rsid w:val="006D5C9B"/>
    <w:rsid w:val="006D641C"/>
    <w:rsid w:val="006D6755"/>
    <w:rsid w:val="006E132E"/>
    <w:rsid w:val="006E41BB"/>
    <w:rsid w:val="006E5179"/>
    <w:rsid w:val="006E5D91"/>
    <w:rsid w:val="006E6CD0"/>
    <w:rsid w:val="006E6CD1"/>
    <w:rsid w:val="006E7C94"/>
    <w:rsid w:val="006F0582"/>
    <w:rsid w:val="006F145A"/>
    <w:rsid w:val="006F4448"/>
    <w:rsid w:val="006F53AB"/>
    <w:rsid w:val="006F5D69"/>
    <w:rsid w:val="006F5EDE"/>
    <w:rsid w:val="006F69D3"/>
    <w:rsid w:val="006F6B93"/>
    <w:rsid w:val="006F7550"/>
    <w:rsid w:val="00704D13"/>
    <w:rsid w:val="00705A8D"/>
    <w:rsid w:val="00705F60"/>
    <w:rsid w:val="0070723C"/>
    <w:rsid w:val="00707B08"/>
    <w:rsid w:val="00707C08"/>
    <w:rsid w:val="007107BE"/>
    <w:rsid w:val="00710AFE"/>
    <w:rsid w:val="00712B43"/>
    <w:rsid w:val="00713CF8"/>
    <w:rsid w:val="00713DA2"/>
    <w:rsid w:val="00713FD2"/>
    <w:rsid w:val="007145B2"/>
    <w:rsid w:val="00714EB9"/>
    <w:rsid w:val="0071569F"/>
    <w:rsid w:val="00716655"/>
    <w:rsid w:val="00723E90"/>
    <w:rsid w:val="00725134"/>
    <w:rsid w:val="007278E5"/>
    <w:rsid w:val="00730D76"/>
    <w:rsid w:val="00732BDE"/>
    <w:rsid w:val="00732EB6"/>
    <w:rsid w:val="007337BA"/>
    <w:rsid w:val="00734469"/>
    <w:rsid w:val="007372D6"/>
    <w:rsid w:val="00737B4E"/>
    <w:rsid w:val="00737C9C"/>
    <w:rsid w:val="00737CE4"/>
    <w:rsid w:val="00740447"/>
    <w:rsid w:val="00740D0A"/>
    <w:rsid w:val="00741291"/>
    <w:rsid w:val="00743EF4"/>
    <w:rsid w:val="007442C0"/>
    <w:rsid w:val="00744621"/>
    <w:rsid w:val="0074463E"/>
    <w:rsid w:val="00744D43"/>
    <w:rsid w:val="00745D87"/>
    <w:rsid w:val="0074654E"/>
    <w:rsid w:val="00746FB6"/>
    <w:rsid w:val="007500CB"/>
    <w:rsid w:val="00750271"/>
    <w:rsid w:val="00750A95"/>
    <w:rsid w:val="007518C7"/>
    <w:rsid w:val="00752442"/>
    <w:rsid w:val="007527AB"/>
    <w:rsid w:val="00755F93"/>
    <w:rsid w:val="00756833"/>
    <w:rsid w:val="0075695C"/>
    <w:rsid w:val="007571C2"/>
    <w:rsid w:val="00757935"/>
    <w:rsid w:val="00760C2C"/>
    <w:rsid w:val="00760CB4"/>
    <w:rsid w:val="007616B0"/>
    <w:rsid w:val="007622F1"/>
    <w:rsid w:val="0076293B"/>
    <w:rsid w:val="0076307F"/>
    <w:rsid w:val="00765A2F"/>
    <w:rsid w:val="007702A8"/>
    <w:rsid w:val="007707C5"/>
    <w:rsid w:val="0077117D"/>
    <w:rsid w:val="007724AE"/>
    <w:rsid w:val="007743EA"/>
    <w:rsid w:val="00781D99"/>
    <w:rsid w:val="00782021"/>
    <w:rsid w:val="007855AF"/>
    <w:rsid w:val="00785826"/>
    <w:rsid w:val="00785837"/>
    <w:rsid w:val="0078606D"/>
    <w:rsid w:val="00787426"/>
    <w:rsid w:val="00787E4B"/>
    <w:rsid w:val="00787FA7"/>
    <w:rsid w:val="00790F5B"/>
    <w:rsid w:val="007919D5"/>
    <w:rsid w:val="00792768"/>
    <w:rsid w:val="00793C4E"/>
    <w:rsid w:val="00793C89"/>
    <w:rsid w:val="00794781"/>
    <w:rsid w:val="00794F2C"/>
    <w:rsid w:val="0079506A"/>
    <w:rsid w:val="0079542D"/>
    <w:rsid w:val="007955A8"/>
    <w:rsid w:val="00795A97"/>
    <w:rsid w:val="00796550"/>
    <w:rsid w:val="00796A3D"/>
    <w:rsid w:val="00796CC9"/>
    <w:rsid w:val="00797980"/>
    <w:rsid w:val="007A005B"/>
    <w:rsid w:val="007A01CB"/>
    <w:rsid w:val="007A1DE4"/>
    <w:rsid w:val="007A1E5C"/>
    <w:rsid w:val="007A2F17"/>
    <w:rsid w:val="007A4E9A"/>
    <w:rsid w:val="007A5087"/>
    <w:rsid w:val="007A5605"/>
    <w:rsid w:val="007A5ABA"/>
    <w:rsid w:val="007A7561"/>
    <w:rsid w:val="007A7775"/>
    <w:rsid w:val="007B21EA"/>
    <w:rsid w:val="007B23CF"/>
    <w:rsid w:val="007B2AB5"/>
    <w:rsid w:val="007B2FB3"/>
    <w:rsid w:val="007B459D"/>
    <w:rsid w:val="007B4AE1"/>
    <w:rsid w:val="007B657C"/>
    <w:rsid w:val="007B744C"/>
    <w:rsid w:val="007B74E1"/>
    <w:rsid w:val="007C1423"/>
    <w:rsid w:val="007C1CBB"/>
    <w:rsid w:val="007C259F"/>
    <w:rsid w:val="007C38F9"/>
    <w:rsid w:val="007C4715"/>
    <w:rsid w:val="007C4928"/>
    <w:rsid w:val="007C614C"/>
    <w:rsid w:val="007C679E"/>
    <w:rsid w:val="007C74EC"/>
    <w:rsid w:val="007D0DDD"/>
    <w:rsid w:val="007D1872"/>
    <w:rsid w:val="007D23FB"/>
    <w:rsid w:val="007D3C90"/>
    <w:rsid w:val="007D3D2D"/>
    <w:rsid w:val="007D411F"/>
    <w:rsid w:val="007D7090"/>
    <w:rsid w:val="007E0621"/>
    <w:rsid w:val="007E0C40"/>
    <w:rsid w:val="007E32DC"/>
    <w:rsid w:val="007E330B"/>
    <w:rsid w:val="007E5DE3"/>
    <w:rsid w:val="007E63AA"/>
    <w:rsid w:val="007E7120"/>
    <w:rsid w:val="007E7CB3"/>
    <w:rsid w:val="007F12EF"/>
    <w:rsid w:val="007F1FDC"/>
    <w:rsid w:val="007F20D8"/>
    <w:rsid w:val="007F269B"/>
    <w:rsid w:val="007F3C23"/>
    <w:rsid w:val="007F65DC"/>
    <w:rsid w:val="00800069"/>
    <w:rsid w:val="008024C6"/>
    <w:rsid w:val="00802859"/>
    <w:rsid w:val="008035A1"/>
    <w:rsid w:val="00803618"/>
    <w:rsid w:val="0080594E"/>
    <w:rsid w:val="00805E3F"/>
    <w:rsid w:val="00807D53"/>
    <w:rsid w:val="008114FC"/>
    <w:rsid w:val="00811593"/>
    <w:rsid w:val="008139C3"/>
    <w:rsid w:val="008141AD"/>
    <w:rsid w:val="00814FE7"/>
    <w:rsid w:val="0081548B"/>
    <w:rsid w:val="00815C7F"/>
    <w:rsid w:val="008161B3"/>
    <w:rsid w:val="008162EC"/>
    <w:rsid w:val="008166F3"/>
    <w:rsid w:val="00816752"/>
    <w:rsid w:val="0081718B"/>
    <w:rsid w:val="00817DA7"/>
    <w:rsid w:val="00821D41"/>
    <w:rsid w:val="00822477"/>
    <w:rsid w:val="0082496A"/>
    <w:rsid w:val="00825A9B"/>
    <w:rsid w:val="00825D74"/>
    <w:rsid w:val="00830105"/>
    <w:rsid w:val="00831962"/>
    <w:rsid w:val="008319B0"/>
    <w:rsid w:val="00831C75"/>
    <w:rsid w:val="0083347A"/>
    <w:rsid w:val="0083377D"/>
    <w:rsid w:val="00833E91"/>
    <w:rsid w:val="00834983"/>
    <w:rsid w:val="00834F2C"/>
    <w:rsid w:val="0083635C"/>
    <w:rsid w:val="0083660F"/>
    <w:rsid w:val="00836838"/>
    <w:rsid w:val="00837875"/>
    <w:rsid w:val="00841D99"/>
    <w:rsid w:val="008421AF"/>
    <w:rsid w:val="00842716"/>
    <w:rsid w:val="00843DBE"/>
    <w:rsid w:val="008450BA"/>
    <w:rsid w:val="008454A5"/>
    <w:rsid w:val="008472ED"/>
    <w:rsid w:val="0084787B"/>
    <w:rsid w:val="00850717"/>
    <w:rsid w:val="008522A5"/>
    <w:rsid w:val="00852331"/>
    <w:rsid w:val="0085345B"/>
    <w:rsid w:val="00853502"/>
    <w:rsid w:val="00855651"/>
    <w:rsid w:val="008574B9"/>
    <w:rsid w:val="00857622"/>
    <w:rsid w:val="00857738"/>
    <w:rsid w:val="00860273"/>
    <w:rsid w:val="00860B76"/>
    <w:rsid w:val="00861151"/>
    <w:rsid w:val="0086187C"/>
    <w:rsid w:val="00861CF4"/>
    <w:rsid w:val="00862813"/>
    <w:rsid w:val="008638A2"/>
    <w:rsid w:val="00863DD2"/>
    <w:rsid w:val="00864BBE"/>
    <w:rsid w:val="008650EA"/>
    <w:rsid w:val="008651D7"/>
    <w:rsid w:val="00866BF7"/>
    <w:rsid w:val="008702DE"/>
    <w:rsid w:val="0087045F"/>
    <w:rsid w:val="0087047F"/>
    <w:rsid w:val="00870ADF"/>
    <w:rsid w:val="00870B86"/>
    <w:rsid w:val="00871C49"/>
    <w:rsid w:val="00872496"/>
    <w:rsid w:val="008745EB"/>
    <w:rsid w:val="00874E77"/>
    <w:rsid w:val="0087536B"/>
    <w:rsid w:val="0087589B"/>
    <w:rsid w:val="008768BA"/>
    <w:rsid w:val="0087779A"/>
    <w:rsid w:val="00880007"/>
    <w:rsid w:val="008810F6"/>
    <w:rsid w:val="00881F62"/>
    <w:rsid w:val="00882315"/>
    <w:rsid w:val="00883BEF"/>
    <w:rsid w:val="0088414B"/>
    <w:rsid w:val="00885A73"/>
    <w:rsid w:val="00885FEC"/>
    <w:rsid w:val="0088647C"/>
    <w:rsid w:val="00886CB0"/>
    <w:rsid w:val="00890B86"/>
    <w:rsid w:val="00890E24"/>
    <w:rsid w:val="008912E5"/>
    <w:rsid w:val="00891BD0"/>
    <w:rsid w:val="00894399"/>
    <w:rsid w:val="00894788"/>
    <w:rsid w:val="00895D2E"/>
    <w:rsid w:val="00896AE9"/>
    <w:rsid w:val="00896DF7"/>
    <w:rsid w:val="008A2D69"/>
    <w:rsid w:val="008A3AA8"/>
    <w:rsid w:val="008A3FEC"/>
    <w:rsid w:val="008A5C0D"/>
    <w:rsid w:val="008A659A"/>
    <w:rsid w:val="008A6649"/>
    <w:rsid w:val="008B03EC"/>
    <w:rsid w:val="008B073A"/>
    <w:rsid w:val="008B0DB3"/>
    <w:rsid w:val="008B2263"/>
    <w:rsid w:val="008B3C0E"/>
    <w:rsid w:val="008B3EE0"/>
    <w:rsid w:val="008B3F5E"/>
    <w:rsid w:val="008B454D"/>
    <w:rsid w:val="008B481F"/>
    <w:rsid w:val="008B7263"/>
    <w:rsid w:val="008B762B"/>
    <w:rsid w:val="008C12F4"/>
    <w:rsid w:val="008C1AC0"/>
    <w:rsid w:val="008C2240"/>
    <w:rsid w:val="008C23A6"/>
    <w:rsid w:val="008C24DA"/>
    <w:rsid w:val="008C24ED"/>
    <w:rsid w:val="008C2C4F"/>
    <w:rsid w:val="008C2F00"/>
    <w:rsid w:val="008C3130"/>
    <w:rsid w:val="008C382C"/>
    <w:rsid w:val="008C3B71"/>
    <w:rsid w:val="008C4432"/>
    <w:rsid w:val="008C4D6C"/>
    <w:rsid w:val="008C4FBA"/>
    <w:rsid w:val="008C5083"/>
    <w:rsid w:val="008C5584"/>
    <w:rsid w:val="008C6477"/>
    <w:rsid w:val="008C713B"/>
    <w:rsid w:val="008D25A7"/>
    <w:rsid w:val="008D36B9"/>
    <w:rsid w:val="008D3EE3"/>
    <w:rsid w:val="008D463D"/>
    <w:rsid w:val="008D48D1"/>
    <w:rsid w:val="008D6B22"/>
    <w:rsid w:val="008E095E"/>
    <w:rsid w:val="008E103B"/>
    <w:rsid w:val="008E315A"/>
    <w:rsid w:val="008E3D6D"/>
    <w:rsid w:val="008E44DE"/>
    <w:rsid w:val="008E470D"/>
    <w:rsid w:val="008E508F"/>
    <w:rsid w:val="008E63F0"/>
    <w:rsid w:val="008E695F"/>
    <w:rsid w:val="008E69D8"/>
    <w:rsid w:val="008F15E7"/>
    <w:rsid w:val="008F1DCD"/>
    <w:rsid w:val="008F232A"/>
    <w:rsid w:val="008F25F7"/>
    <w:rsid w:val="008F2A70"/>
    <w:rsid w:val="008F5347"/>
    <w:rsid w:val="008F5C8F"/>
    <w:rsid w:val="008F6696"/>
    <w:rsid w:val="008F6C0B"/>
    <w:rsid w:val="008F7935"/>
    <w:rsid w:val="009001DB"/>
    <w:rsid w:val="00902218"/>
    <w:rsid w:val="009026A2"/>
    <w:rsid w:val="00902899"/>
    <w:rsid w:val="009033C4"/>
    <w:rsid w:val="009040DB"/>
    <w:rsid w:val="00905C60"/>
    <w:rsid w:val="0090607E"/>
    <w:rsid w:val="00906F46"/>
    <w:rsid w:val="00907824"/>
    <w:rsid w:val="00910C3C"/>
    <w:rsid w:val="0091172D"/>
    <w:rsid w:val="00911CC9"/>
    <w:rsid w:val="00912523"/>
    <w:rsid w:val="00912707"/>
    <w:rsid w:val="009131F8"/>
    <w:rsid w:val="00913885"/>
    <w:rsid w:val="00914311"/>
    <w:rsid w:val="00914AF6"/>
    <w:rsid w:val="00916035"/>
    <w:rsid w:val="00916379"/>
    <w:rsid w:val="009165BA"/>
    <w:rsid w:val="00916C68"/>
    <w:rsid w:val="00916F19"/>
    <w:rsid w:val="00920138"/>
    <w:rsid w:val="0092072F"/>
    <w:rsid w:val="009214DB"/>
    <w:rsid w:val="00921708"/>
    <w:rsid w:val="009242C6"/>
    <w:rsid w:val="0092540A"/>
    <w:rsid w:val="00925AC3"/>
    <w:rsid w:val="00926013"/>
    <w:rsid w:val="009263ED"/>
    <w:rsid w:val="00926539"/>
    <w:rsid w:val="00930538"/>
    <w:rsid w:val="0093176A"/>
    <w:rsid w:val="009317C5"/>
    <w:rsid w:val="00931B59"/>
    <w:rsid w:val="00933BA5"/>
    <w:rsid w:val="009344AD"/>
    <w:rsid w:val="00934A43"/>
    <w:rsid w:val="00934AFF"/>
    <w:rsid w:val="0093574E"/>
    <w:rsid w:val="00940C9C"/>
    <w:rsid w:val="009415AA"/>
    <w:rsid w:val="009451D0"/>
    <w:rsid w:val="00945887"/>
    <w:rsid w:val="00945FB3"/>
    <w:rsid w:val="00947B73"/>
    <w:rsid w:val="00950374"/>
    <w:rsid w:val="00950BE7"/>
    <w:rsid w:val="00951F11"/>
    <w:rsid w:val="00953940"/>
    <w:rsid w:val="0095465E"/>
    <w:rsid w:val="00954706"/>
    <w:rsid w:val="00955031"/>
    <w:rsid w:val="009556D8"/>
    <w:rsid w:val="00955D07"/>
    <w:rsid w:val="00955D91"/>
    <w:rsid w:val="009562C5"/>
    <w:rsid w:val="009575C8"/>
    <w:rsid w:val="009575CD"/>
    <w:rsid w:val="00960520"/>
    <w:rsid w:val="00962AF4"/>
    <w:rsid w:val="00963175"/>
    <w:rsid w:val="00963AC2"/>
    <w:rsid w:val="009648A8"/>
    <w:rsid w:val="0096505F"/>
    <w:rsid w:val="009667A9"/>
    <w:rsid w:val="00966EA1"/>
    <w:rsid w:val="009673F6"/>
    <w:rsid w:val="009704FA"/>
    <w:rsid w:val="0097150D"/>
    <w:rsid w:val="00974184"/>
    <w:rsid w:val="00980262"/>
    <w:rsid w:val="009805DE"/>
    <w:rsid w:val="00981621"/>
    <w:rsid w:val="00981C48"/>
    <w:rsid w:val="0098219E"/>
    <w:rsid w:val="00982E13"/>
    <w:rsid w:val="00983351"/>
    <w:rsid w:val="00983D75"/>
    <w:rsid w:val="009850A2"/>
    <w:rsid w:val="00986D5C"/>
    <w:rsid w:val="00986DE0"/>
    <w:rsid w:val="00990D3B"/>
    <w:rsid w:val="00990ED1"/>
    <w:rsid w:val="009910B3"/>
    <w:rsid w:val="00992A1F"/>
    <w:rsid w:val="00992BCD"/>
    <w:rsid w:val="00992D2A"/>
    <w:rsid w:val="00993741"/>
    <w:rsid w:val="00993FA3"/>
    <w:rsid w:val="00994248"/>
    <w:rsid w:val="0099444E"/>
    <w:rsid w:val="009952F5"/>
    <w:rsid w:val="00995864"/>
    <w:rsid w:val="0099588B"/>
    <w:rsid w:val="0099681C"/>
    <w:rsid w:val="00996E97"/>
    <w:rsid w:val="009A1350"/>
    <w:rsid w:val="009A5D22"/>
    <w:rsid w:val="009A712C"/>
    <w:rsid w:val="009A7780"/>
    <w:rsid w:val="009B1CA8"/>
    <w:rsid w:val="009B2248"/>
    <w:rsid w:val="009B3426"/>
    <w:rsid w:val="009B4451"/>
    <w:rsid w:val="009B48A5"/>
    <w:rsid w:val="009B50FD"/>
    <w:rsid w:val="009B5883"/>
    <w:rsid w:val="009B5CF8"/>
    <w:rsid w:val="009B614A"/>
    <w:rsid w:val="009B74B0"/>
    <w:rsid w:val="009C0C01"/>
    <w:rsid w:val="009C0CA0"/>
    <w:rsid w:val="009C15B6"/>
    <w:rsid w:val="009C1CBF"/>
    <w:rsid w:val="009C31B3"/>
    <w:rsid w:val="009C420F"/>
    <w:rsid w:val="009C4999"/>
    <w:rsid w:val="009C65F2"/>
    <w:rsid w:val="009C6B8F"/>
    <w:rsid w:val="009C6CE1"/>
    <w:rsid w:val="009C6F3F"/>
    <w:rsid w:val="009D0950"/>
    <w:rsid w:val="009D0BF3"/>
    <w:rsid w:val="009D10A7"/>
    <w:rsid w:val="009D11AD"/>
    <w:rsid w:val="009D1511"/>
    <w:rsid w:val="009D3726"/>
    <w:rsid w:val="009D3F74"/>
    <w:rsid w:val="009D4383"/>
    <w:rsid w:val="009D4811"/>
    <w:rsid w:val="009D4ACF"/>
    <w:rsid w:val="009D54F4"/>
    <w:rsid w:val="009D59B9"/>
    <w:rsid w:val="009D6210"/>
    <w:rsid w:val="009D6581"/>
    <w:rsid w:val="009D6926"/>
    <w:rsid w:val="009D69D6"/>
    <w:rsid w:val="009D6E8C"/>
    <w:rsid w:val="009D737E"/>
    <w:rsid w:val="009E130F"/>
    <w:rsid w:val="009E1365"/>
    <w:rsid w:val="009E1A65"/>
    <w:rsid w:val="009E200E"/>
    <w:rsid w:val="009E2027"/>
    <w:rsid w:val="009E3F74"/>
    <w:rsid w:val="009E3FC3"/>
    <w:rsid w:val="009E50E3"/>
    <w:rsid w:val="009E533F"/>
    <w:rsid w:val="009E57AA"/>
    <w:rsid w:val="009E5C65"/>
    <w:rsid w:val="009E6B4D"/>
    <w:rsid w:val="009E75C6"/>
    <w:rsid w:val="009E7678"/>
    <w:rsid w:val="009F04F6"/>
    <w:rsid w:val="009F0830"/>
    <w:rsid w:val="009F1AD6"/>
    <w:rsid w:val="009F1C2A"/>
    <w:rsid w:val="009F255D"/>
    <w:rsid w:val="009F530D"/>
    <w:rsid w:val="009F5D30"/>
    <w:rsid w:val="009F64B4"/>
    <w:rsid w:val="009F6667"/>
    <w:rsid w:val="00A00457"/>
    <w:rsid w:val="00A00D01"/>
    <w:rsid w:val="00A0200B"/>
    <w:rsid w:val="00A0202D"/>
    <w:rsid w:val="00A034D9"/>
    <w:rsid w:val="00A043CC"/>
    <w:rsid w:val="00A04BAE"/>
    <w:rsid w:val="00A04C80"/>
    <w:rsid w:val="00A05100"/>
    <w:rsid w:val="00A052C3"/>
    <w:rsid w:val="00A0559A"/>
    <w:rsid w:val="00A06222"/>
    <w:rsid w:val="00A06223"/>
    <w:rsid w:val="00A071BD"/>
    <w:rsid w:val="00A07361"/>
    <w:rsid w:val="00A07475"/>
    <w:rsid w:val="00A07808"/>
    <w:rsid w:val="00A07C1E"/>
    <w:rsid w:val="00A107F6"/>
    <w:rsid w:val="00A11879"/>
    <w:rsid w:val="00A11946"/>
    <w:rsid w:val="00A13CA6"/>
    <w:rsid w:val="00A162C2"/>
    <w:rsid w:val="00A168B3"/>
    <w:rsid w:val="00A16B53"/>
    <w:rsid w:val="00A17229"/>
    <w:rsid w:val="00A17DED"/>
    <w:rsid w:val="00A20498"/>
    <w:rsid w:val="00A20CEF"/>
    <w:rsid w:val="00A2110E"/>
    <w:rsid w:val="00A21129"/>
    <w:rsid w:val="00A213B7"/>
    <w:rsid w:val="00A22A43"/>
    <w:rsid w:val="00A232E3"/>
    <w:rsid w:val="00A236A3"/>
    <w:rsid w:val="00A26CB1"/>
    <w:rsid w:val="00A27203"/>
    <w:rsid w:val="00A27886"/>
    <w:rsid w:val="00A27DC3"/>
    <w:rsid w:val="00A303A3"/>
    <w:rsid w:val="00A31138"/>
    <w:rsid w:val="00A317A6"/>
    <w:rsid w:val="00A321F4"/>
    <w:rsid w:val="00A3270F"/>
    <w:rsid w:val="00A3288D"/>
    <w:rsid w:val="00A350E8"/>
    <w:rsid w:val="00A35DE0"/>
    <w:rsid w:val="00A36C1E"/>
    <w:rsid w:val="00A4180E"/>
    <w:rsid w:val="00A41E17"/>
    <w:rsid w:val="00A42FF9"/>
    <w:rsid w:val="00A43446"/>
    <w:rsid w:val="00A441E2"/>
    <w:rsid w:val="00A445CF"/>
    <w:rsid w:val="00A446EE"/>
    <w:rsid w:val="00A44D98"/>
    <w:rsid w:val="00A44DC6"/>
    <w:rsid w:val="00A45C9E"/>
    <w:rsid w:val="00A46D3B"/>
    <w:rsid w:val="00A47E1D"/>
    <w:rsid w:val="00A50348"/>
    <w:rsid w:val="00A514B0"/>
    <w:rsid w:val="00A51E7D"/>
    <w:rsid w:val="00A52234"/>
    <w:rsid w:val="00A523CE"/>
    <w:rsid w:val="00A5373D"/>
    <w:rsid w:val="00A5412D"/>
    <w:rsid w:val="00A541D7"/>
    <w:rsid w:val="00A548D8"/>
    <w:rsid w:val="00A56582"/>
    <w:rsid w:val="00A56595"/>
    <w:rsid w:val="00A573EF"/>
    <w:rsid w:val="00A62764"/>
    <w:rsid w:val="00A64ECC"/>
    <w:rsid w:val="00A65CF0"/>
    <w:rsid w:val="00A6606B"/>
    <w:rsid w:val="00A66E83"/>
    <w:rsid w:val="00A6706C"/>
    <w:rsid w:val="00A67127"/>
    <w:rsid w:val="00A70920"/>
    <w:rsid w:val="00A72667"/>
    <w:rsid w:val="00A72F5C"/>
    <w:rsid w:val="00A73D05"/>
    <w:rsid w:val="00A74268"/>
    <w:rsid w:val="00A7490C"/>
    <w:rsid w:val="00A74F2D"/>
    <w:rsid w:val="00A75D96"/>
    <w:rsid w:val="00A76B1D"/>
    <w:rsid w:val="00A80AA0"/>
    <w:rsid w:val="00A816DA"/>
    <w:rsid w:val="00A81DFA"/>
    <w:rsid w:val="00A82398"/>
    <w:rsid w:val="00A826CD"/>
    <w:rsid w:val="00A83825"/>
    <w:rsid w:val="00A848AC"/>
    <w:rsid w:val="00A84E5F"/>
    <w:rsid w:val="00A84FE9"/>
    <w:rsid w:val="00A86EC8"/>
    <w:rsid w:val="00A874A0"/>
    <w:rsid w:val="00A87897"/>
    <w:rsid w:val="00A901CF"/>
    <w:rsid w:val="00A91277"/>
    <w:rsid w:val="00A91840"/>
    <w:rsid w:val="00A91AA3"/>
    <w:rsid w:val="00A91F59"/>
    <w:rsid w:val="00A9447C"/>
    <w:rsid w:val="00A94533"/>
    <w:rsid w:val="00A94989"/>
    <w:rsid w:val="00A9619E"/>
    <w:rsid w:val="00A96546"/>
    <w:rsid w:val="00A96845"/>
    <w:rsid w:val="00A97FE5"/>
    <w:rsid w:val="00AA1021"/>
    <w:rsid w:val="00AA1228"/>
    <w:rsid w:val="00AA127D"/>
    <w:rsid w:val="00AA21FD"/>
    <w:rsid w:val="00AA2301"/>
    <w:rsid w:val="00AA231D"/>
    <w:rsid w:val="00AA392C"/>
    <w:rsid w:val="00AA3C70"/>
    <w:rsid w:val="00AA3D5D"/>
    <w:rsid w:val="00AA525F"/>
    <w:rsid w:val="00AA6E89"/>
    <w:rsid w:val="00AB0E07"/>
    <w:rsid w:val="00AB2745"/>
    <w:rsid w:val="00AB2901"/>
    <w:rsid w:val="00AB2C83"/>
    <w:rsid w:val="00AB2E34"/>
    <w:rsid w:val="00AB31EA"/>
    <w:rsid w:val="00AB4551"/>
    <w:rsid w:val="00AB460C"/>
    <w:rsid w:val="00AB4C80"/>
    <w:rsid w:val="00AB651F"/>
    <w:rsid w:val="00AB6C5E"/>
    <w:rsid w:val="00AB750A"/>
    <w:rsid w:val="00AC0F13"/>
    <w:rsid w:val="00AC24CD"/>
    <w:rsid w:val="00AC2661"/>
    <w:rsid w:val="00AC48AD"/>
    <w:rsid w:val="00AC58A9"/>
    <w:rsid w:val="00AD00D4"/>
    <w:rsid w:val="00AD04ED"/>
    <w:rsid w:val="00AD150E"/>
    <w:rsid w:val="00AD2FEF"/>
    <w:rsid w:val="00AE011B"/>
    <w:rsid w:val="00AE013C"/>
    <w:rsid w:val="00AE092B"/>
    <w:rsid w:val="00AE0BF3"/>
    <w:rsid w:val="00AE22B1"/>
    <w:rsid w:val="00AE4FA6"/>
    <w:rsid w:val="00AE7D8C"/>
    <w:rsid w:val="00AE7DCC"/>
    <w:rsid w:val="00AF080F"/>
    <w:rsid w:val="00AF0C15"/>
    <w:rsid w:val="00AF0F1B"/>
    <w:rsid w:val="00AF275C"/>
    <w:rsid w:val="00AF2E11"/>
    <w:rsid w:val="00AF3A62"/>
    <w:rsid w:val="00AF7F05"/>
    <w:rsid w:val="00B00665"/>
    <w:rsid w:val="00B00B64"/>
    <w:rsid w:val="00B00FF3"/>
    <w:rsid w:val="00B022AB"/>
    <w:rsid w:val="00B034ED"/>
    <w:rsid w:val="00B038EF"/>
    <w:rsid w:val="00B03F29"/>
    <w:rsid w:val="00B05A84"/>
    <w:rsid w:val="00B05B59"/>
    <w:rsid w:val="00B06A5F"/>
    <w:rsid w:val="00B07E14"/>
    <w:rsid w:val="00B10284"/>
    <w:rsid w:val="00B10499"/>
    <w:rsid w:val="00B10BCA"/>
    <w:rsid w:val="00B11F52"/>
    <w:rsid w:val="00B12975"/>
    <w:rsid w:val="00B12FA5"/>
    <w:rsid w:val="00B130E2"/>
    <w:rsid w:val="00B1354E"/>
    <w:rsid w:val="00B151AD"/>
    <w:rsid w:val="00B1541E"/>
    <w:rsid w:val="00B15C59"/>
    <w:rsid w:val="00B20073"/>
    <w:rsid w:val="00B2085D"/>
    <w:rsid w:val="00B21DC4"/>
    <w:rsid w:val="00B23C70"/>
    <w:rsid w:val="00B247B9"/>
    <w:rsid w:val="00B2484C"/>
    <w:rsid w:val="00B24F26"/>
    <w:rsid w:val="00B25335"/>
    <w:rsid w:val="00B2678D"/>
    <w:rsid w:val="00B27ADF"/>
    <w:rsid w:val="00B30039"/>
    <w:rsid w:val="00B30869"/>
    <w:rsid w:val="00B32743"/>
    <w:rsid w:val="00B33278"/>
    <w:rsid w:val="00B339E3"/>
    <w:rsid w:val="00B34365"/>
    <w:rsid w:val="00B34614"/>
    <w:rsid w:val="00B347F1"/>
    <w:rsid w:val="00B349CA"/>
    <w:rsid w:val="00B3506D"/>
    <w:rsid w:val="00B35C63"/>
    <w:rsid w:val="00B36526"/>
    <w:rsid w:val="00B37BBC"/>
    <w:rsid w:val="00B40861"/>
    <w:rsid w:val="00B40A38"/>
    <w:rsid w:val="00B4202C"/>
    <w:rsid w:val="00B427BB"/>
    <w:rsid w:val="00B442B4"/>
    <w:rsid w:val="00B45EC3"/>
    <w:rsid w:val="00B476AC"/>
    <w:rsid w:val="00B47F61"/>
    <w:rsid w:val="00B502D2"/>
    <w:rsid w:val="00B520C1"/>
    <w:rsid w:val="00B52294"/>
    <w:rsid w:val="00B52F31"/>
    <w:rsid w:val="00B530E0"/>
    <w:rsid w:val="00B531F7"/>
    <w:rsid w:val="00B536C1"/>
    <w:rsid w:val="00B54018"/>
    <w:rsid w:val="00B54257"/>
    <w:rsid w:val="00B54860"/>
    <w:rsid w:val="00B55AD7"/>
    <w:rsid w:val="00B56A84"/>
    <w:rsid w:val="00B57BFC"/>
    <w:rsid w:val="00B6001C"/>
    <w:rsid w:val="00B607BA"/>
    <w:rsid w:val="00B60958"/>
    <w:rsid w:val="00B612C5"/>
    <w:rsid w:val="00B63AD5"/>
    <w:rsid w:val="00B644C1"/>
    <w:rsid w:val="00B6550E"/>
    <w:rsid w:val="00B7055E"/>
    <w:rsid w:val="00B71718"/>
    <w:rsid w:val="00B72719"/>
    <w:rsid w:val="00B7434F"/>
    <w:rsid w:val="00B7482C"/>
    <w:rsid w:val="00B74A5D"/>
    <w:rsid w:val="00B80EB9"/>
    <w:rsid w:val="00B81289"/>
    <w:rsid w:val="00B81BF2"/>
    <w:rsid w:val="00B81FA2"/>
    <w:rsid w:val="00B8326F"/>
    <w:rsid w:val="00B83971"/>
    <w:rsid w:val="00B856CE"/>
    <w:rsid w:val="00B85F6B"/>
    <w:rsid w:val="00B86B04"/>
    <w:rsid w:val="00B86BE5"/>
    <w:rsid w:val="00B875D5"/>
    <w:rsid w:val="00B9040F"/>
    <w:rsid w:val="00B946F1"/>
    <w:rsid w:val="00B94C9F"/>
    <w:rsid w:val="00B94CD1"/>
    <w:rsid w:val="00B94F8D"/>
    <w:rsid w:val="00B951CD"/>
    <w:rsid w:val="00B96178"/>
    <w:rsid w:val="00B97D89"/>
    <w:rsid w:val="00BA17CD"/>
    <w:rsid w:val="00BA19C3"/>
    <w:rsid w:val="00BA2B18"/>
    <w:rsid w:val="00BA44E2"/>
    <w:rsid w:val="00BA4A22"/>
    <w:rsid w:val="00BA4C94"/>
    <w:rsid w:val="00BA510A"/>
    <w:rsid w:val="00BA6915"/>
    <w:rsid w:val="00BA6BCD"/>
    <w:rsid w:val="00BA6F8B"/>
    <w:rsid w:val="00BA7C40"/>
    <w:rsid w:val="00BB0774"/>
    <w:rsid w:val="00BB1129"/>
    <w:rsid w:val="00BB13C6"/>
    <w:rsid w:val="00BB18B7"/>
    <w:rsid w:val="00BB1CD1"/>
    <w:rsid w:val="00BB1E5F"/>
    <w:rsid w:val="00BB20F6"/>
    <w:rsid w:val="00BB2A29"/>
    <w:rsid w:val="00BB416F"/>
    <w:rsid w:val="00BB6BF6"/>
    <w:rsid w:val="00BB776A"/>
    <w:rsid w:val="00BC15A6"/>
    <w:rsid w:val="00BC190F"/>
    <w:rsid w:val="00BC286C"/>
    <w:rsid w:val="00BC2B36"/>
    <w:rsid w:val="00BC2D12"/>
    <w:rsid w:val="00BC3948"/>
    <w:rsid w:val="00BC4E67"/>
    <w:rsid w:val="00BC569F"/>
    <w:rsid w:val="00BC6683"/>
    <w:rsid w:val="00BC6C1F"/>
    <w:rsid w:val="00BC708F"/>
    <w:rsid w:val="00BD023F"/>
    <w:rsid w:val="00BD0DAA"/>
    <w:rsid w:val="00BD111B"/>
    <w:rsid w:val="00BD1DFA"/>
    <w:rsid w:val="00BD311E"/>
    <w:rsid w:val="00BD34DC"/>
    <w:rsid w:val="00BD35DC"/>
    <w:rsid w:val="00BD473A"/>
    <w:rsid w:val="00BD4AD0"/>
    <w:rsid w:val="00BD6377"/>
    <w:rsid w:val="00BD70CA"/>
    <w:rsid w:val="00BD7F14"/>
    <w:rsid w:val="00BE002B"/>
    <w:rsid w:val="00BE1F4D"/>
    <w:rsid w:val="00BE3001"/>
    <w:rsid w:val="00BE361F"/>
    <w:rsid w:val="00BE3AAD"/>
    <w:rsid w:val="00BE497D"/>
    <w:rsid w:val="00BE52DE"/>
    <w:rsid w:val="00BE52F0"/>
    <w:rsid w:val="00BE5D2E"/>
    <w:rsid w:val="00BF11DD"/>
    <w:rsid w:val="00BF14EC"/>
    <w:rsid w:val="00BF29A9"/>
    <w:rsid w:val="00BF324F"/>
    <w:rsid w:val="00BF3C39"/>
    <w:rsid w:val="00BF4818"/>
    <w:rsid w:val="00BF5401"/>
    <w:rsid w:val="00BF5A8E"/>
    <w:rsid w:val="00BF704C"/>
    <w:rsid w:val="00BF7BED"/>
    <w:rsid w:val="00C00AD9"/>
    <w:rsid w:val="00C01983"/>
    <w:rsid w:val="00C02E6C"/>
    <w:rsid w:val="00C04293"/>
    <w:rsid w:val="00C073EF"/>
    <w:rsid w:val="00C0753F"/>
    <w:rsid w:val="00C11AC7"/>
    <w:rsid w:val="00C11AF7"/>
    <w:rsid w:val="00C133C1"/>
    <w:rsid w:val="00C13A9F"/>
    <w:rsid w:val="00C143CD"/>
    <w:rsid w:val="00C1567D"/>
    <w:rsid w:val="00C15F9D"/>
    <w:rsid w:val="00C16494"/>
    <w:rsid w:val="00C16DEC"/>
    <w:rsid w:val="00C17CCB"/>
    <w:rsid w:val="00C200B3"/>
    <w:rsid w:val="00C2085F"/>
    <w:rsid w:val="00C20CFB"/>
    <w:rsid w:val="00C22933"/>
    <w:rsid w:val="00C2636F"/>
    <w:rsid w:val="00C267E4"/>
    <w:rsid w:val="00C3063F"/>
    <w:rsid w:val="00C31E05"/>
    <w:rsid w:val="00C331F1"/>
    <w:rsid w:val="00C33D65"/>
    <w:rsid w:val="00C3484F"/>
    <w:rsid w:val="00C36B21"/>
    <w:rsid w:val="00C37349"/>
    <w:rsid w:val="00C37A4B"/>
    <w:rsid w:val="00C40BFA"/>
    <w:rsid w:val="00C41366"/>
    <w:rsid w:val="00C42AD4"/>
    <w:rsid w:val="00C431B2"/>
    <w:rsid w:val="00C43D34"/>
    <w:rsid w:val="00C441E7"/>
    <w:rsid w:val="00C44E27"/>
    <w:rsid w:val="00C45759"/>
    <w:rsid w:val="00C45A7D"/>
    <w:rsid w:val="00C46766"/>
    <w:rsid w:val="00C46E7D"/>
    <w:rsid w:val="00C473B0"/>
    <w:rsid w:val="00C47823"/>
    <w:rsid w:val="00C50009"/>
    <w:rsid w:val="00C51FEC"/>
    <w:rsid w:val="00C52543"/>
    <w:rsid w:val="00C52F0E"/>
    <w:rsid w:val="00C539CE"/>
    <w:rsid w:val="00C543DB"/>
    <w:rsid w:val="00C55383"/>
    <w:rsid w:val="00C55EF4"/>
    <w:rsid w:val="00C566A0"/>
    <w:rsid w:val="00C56A72"/>
    <w:rsid w:val="00C56EF5"/>
    <w:rsid w:val="00C6032E"/>
    <w:rsid w:val="00C60829"/>
    <w:rsid w:val="00C61C3A"/>
    <w:rsid w:val="00C62593"/>
    <w:rsid w:val="00C64562"/>
    <w:rsid w:val="00C645DB"/>
    <w:rsid w:val="00C66408"/>
    <w:rsid w:val="00C667BA"/>
    <w:rsid w:val="00C66B2E"/>
    <w:rsid w:val="00C701E1"/>
    <w:rsid w:val="00C710F9"/>
    <w:rsid w:val="00C71886"/>
    <w:rsid w:val="00C71CDE"/>
    <w:rsid w:val="00C71D26"/>
    <w:rsid w:val="00C71F3B"/>
    <w:rsid w:val="00C7230C"/>
    <w:rsid w:val="00C725FB"/>
    <w:rsid w:val="00C72AA7"/>
    <w:rsid w:val="00C73517"/>
    <w:rsid w:val="00C741E9"/>
    <w:rsid w:val="00C76446"/>
    <w:rsid w:val="00C76DFA"/>
    <w:rsid w:val="00C80C77"/>
    <w:rsid w:val="00C80F19"/>
    <w:rsid w:val="00C81165"/>
    <w:rsid w:val="00C8203C"/>
    <w:rsid w:val="00C82B20"/>
    <w:rsid w:val="00C8335F"/>
    <w:rsid w:val="00C837BA"/>
    <w:rsid w:val="00C844C4"/>
    <w:rsid w:val="00C85128"/>
    <w:rsid w:val="00C855D9"/>
    <w:rsid w:val="00C86B85"/>
    <w:rsid w:val="00C86DCF"/>
    <w:rsid w:val="00C87076"/>
    <w:rsid w:val="00C87D14"/>
    <w:rsid w:val="00C91D7C"/>
    <w:rsid w:val="00C91F0E"/>
    <w:rsid w:val="00C925FD"/>
    <w:rsid w:val="00C92F26"/>
    <w:rsid w:val="00C9315D"/>
    <w:rsid w:val="00C9401D"/>
    <w:rsid w:val="00C94099"/>
    <w:rsid w:val="00C942AE"/>
    <w:rsid w:val="00C944B9"/>
    <w:rsid w:val="00C9505E"/>
    <w:rsid w:val="00C951C9"/>
    <w:rsid w:val="00C97118"/>
    <w:rsid w:val="00C97230"/>
    <w:rsid w:val="00C97481"/>
    <w:rsid w:val="00CA097F"/>
    <w:rsid w:val="00CA2180"/>
    <w:rsid w:val="00CA297A"/>
    <w:rsid w:val="00CA316C"/>
    <w:rsid w:val="00CA4226"/>
    <w:rsid w:val="00CA4EB6"/>
    <w:rsid w:val="00CA4FD0"/>
    <w:rsid w:val="00CA562C"/>
    <w:rsid w:val="00CA62F9"/>
    <w:rsid w:val="00CB021A"/>
    <w:rsid w:val="00CB0744"/>
    <w:rsid w:val="00CB27CB"/>
    <w:rsid w:val="00CB2CE1"/>
    <w:rsid w:val="00CB5281"/>
    <w:rsid w:val="00CB5BD1"/>
    <w:rsid w:val="00CB6FAB"/>
    <w:rsid w:val="00CB756D"/>
    <w:rsid w:val="00CC0B55"/>
    <w:rsid w:val="00CC131B"/>
    <w:rsid w:val="00CC3B3F"/>
    <w:rsid w:val="00CC5795"/>
    <w:rsid w:val="00CC60C5"/>
    <w:rsid w:val="00CC64A3"/>
    <w:rsid w:val="00CC7501"/>
    <w:rsid w:val="00CD3975"/>
    <w:rsid w:val="00CD44BF"/>
    <w:rsid w:val="00CD4C30"/>
    <w:rsid w:val="00CD4F79"/>
    <w:rsid w:val="00CD4FD6"/>
    <w:rsid w:val="00CD506E"/>
    <w:rsid w:val="00CD6657"/>
    <w:rsid w:val="00CD6B16"/>
    <w:rsid w:val="00CD7B18"/>
    <w:rsid w:val="00CE0101"/>
    <w:rsid w:val="00CE0182"/>
    <w:rsid w:val="00CE0649"/>
    <w:rsid w:val="00CE0CF7"/>
    <w:rsid w:val="00CE1449"/>
    <w:rsid w:val="00CE14C3"/>
    <w:rsid w:val="00CE27BB"/>
    <w:rsid w:val="00CE3030"/>
    <w:rsid w:val="00CE3C41"/>
    <w:rsid w:val="00CE436A"/>
    <w:rsid w:val="00CF21FF"/>
    <w:rsid w:val="00CF27E4"/>
    <w:rsid w:val="00CF2C13"/>
    <w:rsid w:val="00CF32F1"/>
    <w:rsid w:val="00CF3561"/>
    <w:rsid w:val="00CF52BE"/>
    <w:rsid w:val="00CF5539"/>
    <w:rsid w:val="00CF57C7"/>
    <w:rsid w:val="00CF58E8"/>
    <w:rsid w:val="00CF6480"/>
    <w:rsid w:val="00CF73E4"/>
    <w:rsid w:val="00D014F3"/>
    <w:rsid w:val="00D01EF1"/>
    <w:rsid w:val="00D02DBF"/>
    <w:rsid w:val="00D033CA"/>
    <w:rsid w:val="00D03967"/>
    <w:rsid w:val="00D03BC4"/>
    <w:rsid w:val="00D04476"/>
    <w:rsid w:val="00D05082"/>
    <w:rsid w:val="00D05C7D"/>
    <w:rsid w:val="00D05D54"/>
    <w:rsid w:val="00D06760"/>
    <w:rsid w:val="00D06784"/>
    <w:rsid w:val="00D10351"/>
    <w:rsid w:val="00D110CB"/>
    <w:rsid w:val="00D11604"/>
    <w:rsid w:val="00D1237E"/>
    <w:rsid w:val="00D12393"/>
    <w:rsid w:val="00D13A50"/>
    <w:rsid w:val="00D15594"/>
    <w:rsid w:val="00D16960"/>
    <w:rsid w:val="00D16B85"/>
    <w:rsid w:val="00D16C52"/>
    <w:rsid w:val="00D16DA0"/>
    <w:rsid w:val="00D16EAA"/>
    <w:rsid w:val="00D17466"/>
    <w:rsid w:val="00D179DA"/>
    <w:rsid w:val="00D17D1E"/>
    <w:rsid w:val="00D2099C"/>
    <w:rsid w:val="00D20D5D"/>
    <w:rsid w:val="00D233AC"/>
    <w:rsid w:val="00D24D8E"/>
    <w:rsid w:val="00D266D0"/>
    <w:rsid w:val="00D26D2B"/>
    <w:rsid w:val="00D27FD2"/>
    <w:rsid w:val="00D30ADE"/>
    <w:rsid w:val="00D310A1"/>
    <w:rsid w:val="00D312F3"/>
    <w:rsid w:val="00D316DF"/>
    <w:rsid w:val="00D31D4B"/>
    <w:rsid w:val="00D32717"/>
    <w:rsid w:val="00D32BF7"/>
    <w:rsid w:val="00D34773"/>
    <w:rsid w:val="00D35BC5"/>
    <w:rsid w:val="00D35FF5"/>
    <w:rsid w:val="00D36D63"/>
    <w:rsid w:val="00D378E2"/>
    <w:rsid w:val="00D401B9"/>
    <w:rsid w:val="00D40616"/>
    <w:rsid w:val="00D40863"/>
    <w:rsid w:val="00D40F07"/>
    <w:rsid w:val="00D438AE"/>
    <w:rsid w:val="00D43B52"/>
    <w:rsid w:val="00D44F25"/>
    <w:rsid w:val="00D45203"/>
    <w:rsid w:val="00D45ACD"/>
    <w:rsid w:val="00D4653E"/>
    <w:rsid w:val="00D4679A"/>
    <w:rsid w:val="00D46C40"/>
    <w:rsid w:val="00D46ED3"/>
    <w:rsid w:val="00D47091"/>
    <w:rsid w:val="00D477DA"/>
    <w:rsid w:val="00D47CB0"/>
    <w:rsid w:val="00D47F84"/>
    <w:rsid w:val="00D500CD"/>
    <w:rsid w:val="00D50DA3"/>
    <w:rsid w:val="00D51819"/>
    <w:rsid w:val="00D53A3D"/>
    <w:rsid w:val="00D53AD8"/>
    <w:rsid w:val="00D54467"/>
    <w:rsid w:val="00D54483"/>
    <w:rsid w:val="00D54827"/>
    <w:rsid w:val="00D54D56"/>
    <w:rsid w:val="00D54F92"/>
    <w:rsid w:val="00D55B5A"/>
    <w:rsid w:val="00D57250"/>
    <w:rsid w:val="00D578DE"/>
    <w:rsid w:val="00D61BB5"/>
    <w:rsid w:val="00D61EB4"/>
    <w:rsid w:val="00D629D3"/>
    <w:rsid w:val="00D631A0"/>
    <w:rsid w:val="00D652BB"/>
    <w:rsid w:val="00D654BE"/>
    <w:rsid w:val="00D66822"/>
    <w:rsid w:val="00D66B4D"/>
    <w:rsid w:val="00D70509"/>
    <w:rsid w:val="00D72F20"/>
    <w:rsid w:val="00D73EB7"/>
    <w:rsid w:val="00D747AC"/>
    <w:rsid w:val="00D75F5B"/>
    <w:rsid w:val="00D7646F"/>
    <w:rsid w:val="00D764F1"/>
    <w:rsid w:val="00D76A90"/>
    <w:rsid w:val="00D772B0"/>
    <w:rsid w:val="00D77952"/>
    <w:rsid w:val="00D8049E"/>
    <w:rsid w:val="00D814C7"/>
    <w:rsid w:val="00D83606"/>
    <w:rsid w:val="00D846D6"/>
    <w:rsid w:val="00D84779"/>
    <w:rsid w:val="00D849FE"/>
    <w:rsid w:val="00D84EB0"/>
    <w:rsid w:val="00D860F1"/>
    <w:rsid w:val="00D879FB"/>
    <w:rsid w:val="00D902A8"/>
    <w:rsid w:val="00D9038C"/>
    <w:rsid w:val="00D90E78"/>
    <w:rsid w:val="00D91613"/>
    <w:rsid w:val="00D93055"/>
    <w:rsid w:val="00D93E1A"/>
    <w:rsid w:val="00D948A2"/>
    <w:rsid w:val="00D952EE"/>
    <w:rsid w:val="00D95864"/>
    <w:rsid w:val="00D95B35"/>
    <w:rsid w:val="00D96177"/>
    <w:rsid w:val="00D96226"/>
    <w:rsid w:val="00D96730"/>
    <w:rsid w:val="00D97436"/>
    <w:rsid w:val="00D97CDA"/>
    <w:rsid w:val="00DA0782"/>
    <w:rsid w:val="00DA08DE"/>
    <w:rsid w:val="00DA0933"/>
    <w:rsid w:val="00DA0CD9"/>
    <w:rsid w:val="00DA2079"/>
    <w:rsid w:val="00DA20C5"/>
    <w:rsid w:val="00DA3076"/>
    <w:rsid w:val="00DA362A"/>
    <w:rsid w:val="00DA5A59"/>
    <w:rsid w:val="00DA65BF"/>
    <w:rsid w:val="00DA6DC4"/>
    <w:rsid w:val="00DA75DB"/>
    <w:rsid w:val="00DB0444"/>
    <w:rsid w:val="00DB0809"/>
    <w:rsid w:val="00DB1739"/>
    <w:rsid w:val="00DB2146"/>
    <w:rsid w:val="00DB2289"/>
    <w:rsid w:val="00DB230E"/>
    <w:rsid w:val="00DB2B6A"/>
    <w:rsid w:val="00DB3241"/>
    <w:rsid w:val="00DB38B3"/>
    <w:rsid w:val="00DB5FDF"/>
    <w:rsid w:val="00DB7D27"/>
    <w:rsid w:val="00DC0AD1"/>
    <w:rsid w:val="00DC1CA4"/>
    <w:rsid w:val="00DC2256"/>
    <w:rsid w:val="00DC2EAC"/>
    <w:rsid w:val="00DC3219"/>
    <w:rsid w:val="00DC3250"/>
    <w:rsid w:val="00DC4313"/>
    <w:rsid w:val="00DC4688"/>
    <w:rsid w:val="00DC4E8A"/>
    <w:rsid w:val="00DC4F1F"/>
    <w:rsid w:val="00DC5853"/>
    <w:rsid w:val="00DC5EE2"/>
    <w:rsid w:val="00DC6336"/>
    <w:rsid w:val="00DC726F"/>
    <w:rsid w:val="00DC7C6A"/>
    <w:rsid w:val="00DD0DCA"/>
    <w:rsid w:val="00DD1BA4"/>
    <w:rsid w:val="00DD1C90"/>
    <w:rsid w:val="00DD1FCA"/>
    <w:rsid w:val="00DD2B4F"/>
    <w:rsid w:val="00DD2F7D"/>
    <w:rsid w:val="00DD398F"/>
    <w:rsid w:val="00DD3CE3"/>
    <w:rsid w:val="00DD3FFC"/>
    <w:rsid w:val="00DD4229"/>
    <w:rsid w:val="00DD4776"/>
    <w:rsid w:val="00DD7022"/>
    <w:rsid w:val="00DD7040"/>
    <w:rsid w:val="00DE074E"/>
    <w:rsid w:val="00DE0757"/>
    <w:rsid w:val="00DE18F2"/>
    <w:rsid w:val="00DE3ADD"/>
    <w:rsid w:val="00DE3DCA"/>
    <w:rsid w:val="00DE43FD"/>
    <w:rsid w:val="00DE4CA0"/>
    <w:rsid w:val="00DE654A"/>
    <w:rsid w:val="00DE676A"/>
    <w:rsid w:val="00DF0161"/>
    <w:rsid w:val="00DF0DD7"/>
    <w:rsid w:val="00DF24D6"/>
    <w:rsid w:val="00DF2D1B"/>
    <w:rsid w:val="00DF458F"/>
    <w:rsid w:val="00DF4CC7"/>
    <w:rsid w:val="00DF5112"/>
    <w:rsid w:val="00DF5203"/>
    <w:rsid w:val="00DF53C9"/>
    <w:rsid w:val="00DF5A25"/>
    <w:rsid w:val="00DF6D40"/>
    <w:rsid w:val="00DF7889"/>
    <w:rsid w:val="00E0083C"/>
    <w:rsid w:val="00E017F3"/>
    <w:rsid w:val="00E0227E"/>
    <w:rsid w:val="00E03195"/>
    <w:rsid w:val="00E03519"/>
    <w:rsid w:val="00E043D7"/>
    <w:rsid w:val="00E04667"/>
    <w:rsid w:val="00E0494E"/>
    <w:rsid w:val="00E04B59"/>
    <w:rsid w:val="00E05524"/>
    <w:rsid w:val="00E06826"/>
    <w:rsid w:val="00E07030"/>
    <w:rsid w:val="00E07085"/>
    <w:rsid w:val="00E0756C"/>
    <w:rsid w:val="00E07630"/>
    <w:rsid w:val="00E1181E"/>
    <w:rsid w:val="00E11EA5"/>
    <w:rsid w:val="00E14571"/>
    <w:rsid w:val="00E149D1"/>
    <w:rsid w:val="00E158E7"/>
    <w:rsid w:val="00E163B2"/>
    <w:rsid w:val="00E17437"/>
    <w:rsid w:val="00E17A0F"/>
    <w:rsid w:val="00E20B98"/>
    <w:rsid w:val="00E20F1F"/>
    <w:rsid w:val="00E21CAE"/>
    <w:rsid w:val="00E22934"/>
    <w:rsid w:val="00E22EC5"/>
    <w:rsid w:val="00E2328E"/>
    <w:rsid w:val="00E23C3F"/>
    <w:rsid w:val="00E23F7A"/>
    <w:rsid w:val="00E24282"/>
    <w:rsid w:val="00E24BDB"/>
    <w:rsid w:val="00E26B54"/>
    <w:rsid w:val="00E26F9F"/>
    <w:rsid w:val="00E276EA"/>
    <w:rsid w:val="00E30721"/>
    <w:rsid w:val="00E30C04"/>
    <w:rsid w:val="00E31883"/>
    <w:rsid w:val="00E329B1"/>
    <w:rsid w:val="00E33424"/>
    <w:rsid w:val="00E33BB2"/>
    <w:rsid w:val="00E33CAD"/>
    <w:rsid w:val="00E349B0"/>
    <w:rsid w:val="00E34EF9"/>
    <w:rsid w:val="00E35770"/>
    <w:rsid w:val="00E36159"/>
    <w:rsid w:val="00E37FD0"/>
    <w:rsid w:val="00E40387"/>
    <w:rsid w:val="00E4073E"/>
    <w:rsid w:val="00E41CEB"/>
    <w:rsid w:val="00E41D12"/>
    <w:rsid w:val="00E42517"/>
    <w:rsid w:val="00E425D2"/>
    <w:rsid w:val="00E42863"/>
    <w:rsid w:val="00E435C3"/>
    <w:rsid w:val="00E43BC0"/>
    <w:rsid w:val="00E43C22"/>
    <w:rsid w:val="00E443EF"/>
    <w:rsid w:val="00E45022"/>
    <w:rsid w:val="00E45313"/>
    <w:rsid w:val="00E45895"/>
    <w:rsid w:val="00E45B2D"/>
    <w:rsid w:val="00E45BFD"/>
    <w:rsid w:val="00E47ADA"/>
    <w:rsid w:val="00E50E7C"/>
    <w:rsid w:val="00E50F14"/>
    <w:rsid w:val="00E51843"/>
    <w:rsid w:val="00E5751D"/>
    <w:rsid w:val="00E578EF"/>
    <w:rsid w:val="00E60223"/>
    <w:rsid w:val="00E61222"/>
    <w:rsid w:val="00E612B2"/>
    <w:rsid w:val="00E61906"/>
    <w:rsid w:val="00E61D89"/>
    <w:rsid w:val="00E62DE3"/>
    <w:rsid w:val="00E6367B"/>
    <w:rsid w:val="00E6387A"/>
    <w:rsid w:val="00E63BDA"/>
    <w:rsid w:val="00E64261"/>
    <w:rsid w:val="00E654EE"/>
    <w:rsid w:val="00E6587A"/>
    <w:rsid w:val="00E66C9F"/>
    <w:rsid w:val="00E67839"/>
    <w:rsid w:val="00E67A8B"/>
    <w:rsid w:val="00E708AE"/>
    <w:rsid w:val="00E70AE3"/>
    <w:rsid w:val="00E72329"/>
    <w:rsid w:val="00E724B2"/>
    <w:rsid w:val="00E72CFB"/>
    <w:rsid w:val="00E739F8"/>
    <w:rsid w:val="00E7453A"/>
    <w:rsid w:val="00E753EB"/>
    <w:rsid w:val="00E77764"/>
    <w:rsid w:val="00E77FFE"/>
    <w:rsid w:val="00E8032C"/>
    <w:rsid w:val="00E80857"/>
    <w:rsid w:val="00E81647"/>
    <w:rsid w:val="00E81EE4"/>
    <w:rsid w:val="00E825E7"/>
    <w:rsid w:val="00E82D4F"/>
    <w:rsid w:val="00E83867"/>
    <w:rsid w:val="00E83A12"/>
    <w:rsid w:val="00E841FC"/>
    <w:rsid w:val="00E84912"/>
    <w:rsid w:val="00E849C9"/>
    <w:rsid w:val="00E872B6"/>
    <w:rsid w:val="00E9016C"/>
    <w:rsid w:val="00E90379"/>
    <w:rsid w:val="00E912F8"/>
    <w:rsid w:val="00E914BB"/>
    <w:rsid w:val="00E93700"/>
    <w:rsid w:val="00E93A7B"/>
    <w:rsid w:val="00E94B0A"/>
    <w:rsid w:val="00E957FB"/>
    <w:rsid w:val="00E95BAE"/>
    <w:rsid w:val="00E9621D"/>
    <w:rsid w:val="00E96D5D"/>
    <w:rsid w:val="00E97250"/>
    <w:rsid w:val="00EA09C0"/>
    <w:rsid w:val="00EA1973"/>
    <w:rsid w:val="00EA4466"/>
    <w:rsid w:val="00EA7939"/>
    <w:rsid w:val="00EB0468"/>
    <w:rsid w:val="00EB0973"/>
    <w:rsid w:val="00EB1699"/>
    <w:rsid w:val="00EB1D88"/>
    <w:rsid w:val="00EB2547"/>
    <w:rsid w:val="00EB263F"/>
    <w:rsid w:val="00EB30DA"/>
    <w:rsid w:val="00EB3B4E"/>
    <w:rsid w:val="00EB42EF"/>
    <w:rsid w:val="00EB5326"/>
    <w:rsid w:val="00EC09C7"/>
    <w:rsid w:val="00EC1442"/>
    <w:rsid w:val="00EC1990"/>
    <w:rsid w:val="00EC248B"/>
    <w:rsid w:val="00EC37DF"/>
    <w:rsid w:val="00EC4C4D"/>
    <w:rsid w:val="00EC4C81"/>
    <w:rsid w:val="00ED0BB1"/>
    <w:rsid w:val="00ED0EFD"/>
    <w:rsid w:val="00ED128B"/>
    <w:rsid w:val="00ED151D"/>
    <w:rsid w:val="00ED26C6"/>
    <w:rsid w:val="00ED2A92"/>
    <w:rsid w:val="00ED3984"/>
    <w:rsid w:val="00ED4117"/>
    <w:rsid w:val="00ED438B"/>
    <w:rsid w:val="00ED5287"/>
    <w:rsid w:val="00ED5D29"/>
    <w:rsid w:val="00ED5DCB"/>
    <w:rsid w:val="00ED68E2"/>
    <w:rsid w:val="00ED6E18"/>
    <w:rsid w:val="00ED725C"/>
    <w:rsid w:val="00EE05C1"/>
    <w:rsid w:val="00EE0F9A"/>
    <w:rsid w:val="00EE2786"/>
    <w:rsid w:val="00EE3137"/>
    <w:rsid w:val="00EE4694"/>
    <w:rsid w:val="00EE4BCF"/>
    <w:rsid w:val="00EE500F"/>
    <w:rsid w:val="00EE6D8F"/>
    <w:rsid w:val="00EE7C59"/>
    <w:rsid w:val="00EF11C5"/>
    <w:rsid w:val="00EF4723"/>
    <w:rsid w:val="00EF5760"/>
    <w:rsid w:val="00EF5FB5"/>
    <w:rsid w:val="00EF6A44"/>
    <w:rsid w:val="00EF7836"/>
    <w:rsid w:val="00F00AB9"/>
    <w:rsid w:val="00F00C92"/>
    <w:rsid w:val="00F012B3"/>
    <w:rsid w:val="00F02A6D"/>
    <w:rsid w:val="00F036AF"/>
    <w:rsid w:val="00F04810"/>
    <w:rsid w:val="00F05643"/>
    <w:rsid w:val="00F056DD"/>
    <w:rsid w:val="00F0628B"/>
    <w:rsid w:val="00F06A24"/>
    <w:rsid w:val="00F07657"/>
    <w:rsid w:val="00F12805"/>
    <w:rsid w:val="00F1404F"/>
    <w:rsid w:val="00F158DB"/>
    <w:rsid w:val="00F15948"/>
    <w:rsid w:val="00F15E92"/>
    <w:rsid w:val="00F1626E"/>
    <w:rsid w:val="00F163EC"/>
    <w:rsid w:val="00F16CEA"/>
    <w:rsid w:val="00F16DC5"/>
    <w:rsid w:val="00F212BB"/>
    <w:rsid w:val="00F212FC"/>
    <w:rsid w:val="00F22881"/>
    <w:rsid w:val="00F249C1"/>
    <w:rsid w:val="00F24B26"/>
    <w:rsid w:val="00F24B2D"/>
    <w:rsid w:val="00F26C14"/>
    <w:rsid w:val="00F26F6C"/>
    <w:rsid w:val="00F30BF7"/>
    <w:rsid w:val="00F30EED"/>
    <w:rsid w:val="00F32410"/>
    <w:rsid w:val="00F32DFC"/>
    <w:rsid w:val="00F34A57"/>
    <w:rsid w:val="00F35EB9"/>
    <w:rsid w:val="00F37B52"/>
    <w:rsid w:val="00F37CAF"/>
    <w:rsid w:val="00F37F88"/>
    <w:rsid w:val="00F41316"/>
    <w:rsid w:val="00F41668"/>
    <w:rsid w:val="00F42B2D"/>
    <w:rsid w:val="00F42F72"/>
    <w:rsid w:val="00F43DD4"/>
    <w:rsid w:val="00F44150"/>
    <w:rsid w:val="00F44B61"/>
    <w:rsid w:val="00F4553C"/>
    <w:rsid w:val="00F45A4F"/>
    <w:rsid w:val="00F45F6E"/>
    <w:rsid w:val="00F47867"/>
    <w:rsid w:val="00F47978"/>
    <w:rsid w:val="00F50473"/>
    <w:rsid w:val="00F50555"/>
    <w:rsid w:val="00F5082E"/>
    <w:rsid w:val="00F50853"/>
    <w:rsid w:val="00F50937"/>
    <w:rsid w:val="00F517C0"/>
    <w:rsid w:val="00F527A4"/>
    <w:rsid w:val="00F53CCE"/>
    <w:rsid w:val="00F5526A"/>
    <w:rsid w:val="00F55892"/>
    <w:rsid w:val="00F572C2"/>
    <w:rsid w:val="00F573A9"/>
    <w:rsid w:val="00F614AB"/>
    <w:rsid w:val="00F62098"/>
    <w:rsid w:val="00F62D38"/>
    <w:rsid w:val="00F63360"/>
    <w:rsid w:val="00F64AD0"/>
    <w:rsid w:val="00F657D4"/>
    <w:rsid w:val="00F67761"/>
    <w:rsid w:val="00F70222"/>
    <w:rsid w:val="00F703DD"/>
    <w:rsid w:val="00F70F92"/>
    <w:rsid w:val="00F714CB"/>
    <w:rsid w:val="00F74233"/>
    <w:rsid w:val="00F764D7"/>
    <w:rsid w:val="00F7683A"/>
    <w:rsid w:val="00F77582"/>
    <w:rsid w:val="00F77700"/>
    <w:rsid w:val="00F8061F"/>
    <w:rsid w:val="00F806A2"/>
    <w:rsid w:val="00F809AC"/>
    <w:rsid w:val="00F80FDB"/>
    <w:rsid w:val="00F819E5"/>
    <w:rsid w:val="00F838B2"/>
    <w:rsid w:val="00F85716"/>
    <w:rsid w:val="00F85FA8"/>
    <w:rsid w:val="00F8715A"/>
    <w:rsid w:val="00F91C52"/>
    <w:rsid w:val="00F92C32"/>
    <w:rsid w:val="00F936EC"/>
    <w:rsid w:val="00F94880"/>
    <w:rsid w:val="00F94912"/>
    <w:rsid w:val="00F94A40"/>
    <w:rsid w:val="00F97553"/>
    <w:rsid w:val="00FA150F"/>
    <w:rsid w:val="00FA1BC6"/>
    <w:rsid w:val="00FA3F17"/>
    <w:rsid w:val="00FA432C"/>
    <w:rsid w:val="00FA7DF6"/>
    <w:rsid w:val="00FB0A6D"/>
    <w:rsid w:val="00FB0F4F"/>
    <w:rsid w:val="00FB1957"/>
    <w:rsid w:val="00FB2628"/>
    <w:rsid w:val="00FB3930"/>
    <w:rsid w:val="00FB3F7D"/>
    <w:rsid w:val="00FB56F1"/>
    <w:rsid w:val="00FB6EAC"/>
    <w:rsid w:val="00FC09D7"/>
    <w:rsid w:val="00FC1349"/>
    <w:rsid w:val="00FC158D"/>
    <w:rsid w:val="00FC202B"/>
    <w:rsid w:val="00FC2099"/>
    <w:rsid w:val="00FC2B62"/>
    <w:rsid w:val="00FC3574"/>
    <w:rsid w:val="00FC559F"/>
    <w:rsid w:val="00FC62BA"/>
    <w:rsid w:val="00FC7D62"/>
    <w:rsid w:val="00FD0A53"/>
    <w:rsid w:val="00FD19D7"/>
    <w:rsid w:val="00FD3EB6"/>
    <w:rsid w:val="00FD6134"/>
    <w:rsid w:val="00FE02EE"/>
    <w:rsid w:val="00FE039B"/>
    <w:rsid w:val="00FE0C21"/>
    <w:rsid w:val="00FE136F"/>
    <w:rsid w:val="00FE1D34"/>
    <w:rsid w:val="00FE223B"/>
    <w:rsid w:val="00FE3912"/>
    <w:rsid w:val="00FE4AE8"/>
    <w:rsid w:val="00FE5A2F"/>
    <w:rsid w:val="00FE5AB7"/>
    <w:rsid w:val="00FE66ED"/>
    <w:rsid w:val="00FE68A8"/>
    <w:rsid w:val="00FE6CD0"/>
    <w:rsid w:val="00FE719A"/>
    <w:rsid w:val="00FE7611"/>
    <w:rsid w:val="00FF20F9"/>
    <w:rsid w:val="00FF3764"/>
    <w:rsid w:val="00FF37C3"/>
    <w:rsid w:val="00FF3D48"/>
    <w:rsid w:val="00FF49E6"/>
    <w:rsid w:val="00FF57F4"/>
    <w:rsid w:val="00FF6109"/>
    <w:rsid w:val="00FF7C12"/>
    <w:rsid w:val="00FF7D0B"/>
    <w:rsid w:val="00FF7E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C248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 w:type="character" w:styleId="CommentReference">
    <w:name w:val="annotation reference"/>
    <w:basedOn w:val="DefaultParagraphFont"/>
    <w:uiPriority w:val="99"/>
    <w:semiHidden/>
    <w:unhideWhenUsed/>
    <w:rsid w:val="00891BD0"/>
    <w:rPr>
      <w:sz w:val="18"/>
      <w:szCs w:val="18"/>
    </w:rPr>
  </w:style>
  <w:style w:type="paragraph" w:styleId="CommentText">
    <w:name w:val="annotation text"/>
    <w:basedOn w:val="Normal"/>
    <w:link w:val="CommentTextChar"/>
    <w:uiPriority w:val="99"/>
    <w:semiHidden/>
    <w:unhideWhenUsed/>
    <w:rsid w:val="00891BD0"/>
  </w:style>
  <w:style w:type="character" w:customStyle="1" w:styleId="CommentTextChar">
    <w:name w:val="Comment Text Char"/>
    <w:basedOn w:val="DefaultParagraphFont"/>
    <w:link w:val="CommentText"/>
    <w:uiPriority w:val="99"/>
    <w:semiHidden/>
    <w:rsid w:val="00891BD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91BD0"/>
    <w:rPr>
      <w:b/>
      <w:bCs/>
      <w:sz w:val="20"/>
      <w:szCs w:val="20"/>
    </w:rPr>
  </w:style>
  <w:style w:type="character" w:customStyle="1" w:styleId="CommentSubjectChar">
    <w:name w:val="Comment Subject Char"/>
    <w:basedOn w:val="CommentTextChar"/>
    <w:link w:val="CommentSubject"/>
    <w:uiPriority w:val="99"/>
    <w:semiHidden/>
    <w:rsid w:val="00891BD0"/>
    <w:rPr>
      <w:rFonts w:ascii="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 w:type="character" w:styleId="CommentReference">
    <w:name w:val="annotation reference"/>
    <w:basedOn w:val="DefaultParagraphFont"/>
    <w:uiPriority w:val="99"/>
    <w:semiHidden/>
    <w:unhideWhenUsed/>
    <w:rsid w:val="00891BD0"/>
    <w:rPr>
      <w:sz w:val="18"/>
      <w:szCs w:val="18"/>
    </w:rPr>
  </w:style>
  <w:style w:type="paragraph" w:styleId="CommentText">
    <w:name w:val="annotation text"/>
    <w:basedOn w:val="Normal"/>
    <w:link w:val="CommentTextChar"/>
    <w:uiPriority w:val="99"/>
    <w:semiHidden/>
    <w:unhideWhenUsed/>
    <w:rsid w:val="00891BD0"/>
  </w:style>
  <w:style w:type="character" w:customStyle="1" w:styleId="CommentTextChar">
    <w:name w:val="Comment Text Char"/>
    <w:basedOn w:val="DefaultParagraphFont"/>
    <w:link w:val="CommentText"/>
    <w:uiPriority w:val="99"/>
    <w:semiHidden/>
    <w:rsid w:val="00891BD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91BD0"/>
    <w:rPr>
      <w:b/>
      <w:bCs/>
      <w:sz w:val="20"/>
      <w:szCs w:val="20"/>
    </w:rPr>
  </w:style>
  <w:style w:type="character" w:customStyle="1" w:styleId="CommentSubjectChar">
    <w:name w:val="Comment Subject Char"/>
    <w:basedOn w:val="CommentTextChar"/>
    <w:link w:val="CommentSubject"/>
    <w:uiPriority w:val="99"/>
    <w:semiHidden/>
    <w:rsid w:val="00891BD0"/>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990862">
      <w:bodyDiv w:val="1"/>
      <w:marLeft w:val="0"/>
      <w:marRight w:val="0"/>
      <w:marTop w:val="0"/>
      <w:marBottom w:val="0"/>
      <w:divBdr>
        <w:top w:val="none" w:sz="0" w:space="0" w:color="auto"/>
        <w:left w:val="none" w:sz="0" w:space="0" w:color="auto"/>
        <w:bottom w:val="none" w:sz="0" w:space="0" w:color="auto"/>
        <w:right w:val="none" w:sz="0" w:space="0" w:color="auto"/>
      </w:divBdr>
      <w:divsChild>
        <w:div w:id="1876771964">
          <w:marLeft w:val="0"/>
          <w:marRight w:val="0"/>
          <w:marTop w:val="0"/>
          <w:marBottom w:val="0"/>
          <w:divBdr>
            <w:top w:val="none" w:sz="0" w:space="0" w:color="auto"/>
            <w:left w:val="none" w:sz="0" w:space="0" w:color="auto"/>
            <w:bottom w:val="none" w:sz="0" w:space="0" w:color="auto"/>
            <w:right w:val="none" w:sz="0" w:space="0" w:color="auto"/>
          </w:divBdr>
        </w:div>
        <w:div w:id="1563835776">
          <w:marLeft w:val="0"/>
          <w:marRight w:val="0"/>
          <w:marTop w:val="0"/>
          <w:marBottom w:val="0"/>
          <w:divBdr>
            <w:top w:val="none" w:sz="0" w:space="0" w:color="auto"/>
            <w:left w:val="none" w:sz="0" w:space="0" w:color="auto"/>
            <w:bottom w:val="none" w:sz="0" w:space="0" w:color="auto"/>
            <w:right w:val="none" w:sz="0" w:space="0" w:color="auto"/>
          </w:divBdr>
        </w:div>
        <w:div w:id="2134665874">
          <w:marLeft w:val="0"/>
          <w:marRight w:val="0"/>
          <w:marTop w:val="0"/>
          <w:marBottom w:val="0"/>
          <w:divBdr>
            <w:top w:val="none" w:sz="0" w:space="0" w:color="auto"/>
            <w:left w:val="none" w:sz="0" w:space="0" w:color="auto"/>
            <w:bottom w:val="none" w:sz="0" w:space="0" w:color="auto"/>
            <w:right w:val="none" w:sz="0" w:space="0" w:color="auto"/>
          </w:divBdr>
        </w:div>
        <w:div w:id="420955312">
          <w:marLeft w:val="0"/>
          <w:marRight w:val="0"/>
          <w:marTop w:val="0"/>
          <w:marBottom w:val="0"/>
          <w:divBdr>
            <w:top w:val="none" w:sz="0" w:space="0" w:color="auto"/>
            <w:left w:val="none" w:sz="0" w:space="0" w:color="auto"/>
            <w:bottom w:val="none" w:sz="0" w:space="0" w:color="auto"/>
            <w:right w:val="none" w:sz="0" w:space="0" w:color="auto"/>
          </w:divBdr>
        </w:div>
        <w:div w:id="782459266">
          <w:marLeft w:val="0"/>
          <w:marRight w:val="0"/>
          <w:marTop w:val="0"/>
          <w:marBottom w:val="0"/>
          <w:divBdr>
            <w:top w:val="none" w:sz="0" w:space="0" w:color="auto"/>
            <w:left w:val="none" w:sz="0" w:space="0" w:color="auto"/>
            <w:bottom w:val="none" w:sz="0" w:space="0" w:color="auto"/>
            <w:right w:val="none" w:sz="0" w:space="0" w:color="auto"/>
          </w:divBdr>
        </w:div>
        <w:div w:id="1472358754">
          <w:marLeft w:val="0"/>
          <w:marRight w:val="0"/>
          <w:marTop w:val="0"/>
          <w:marBottom w:val="0"/>
          <w:divBdr>
            <w:top w:val="none" w:sz="0" w:space="0" w:color="auto"/>
            <w:left w:val="none" w:sz="0" w:space="0" w:color="auto"/>
            <w:bottom w:val="none" w:sz="0" w:space="0" w:color="auto"/>
            <w:right w:val="none" w:sz="0" w:space="0" w:color="auto"/>
          </w:divBdr>
        </w:div>
        <w:div w:id="1820419766">
          <w:marLeft w:val="0"/>
          <w:marRight w:val="0"/>
          <w:marTop w:val="0"/>
          <w:marBottom w:val="0"/>
          <w:divBdr>
            <w:top w:val="none" w:sz="0" w:space="0" w:color="auto"/>
            <w:left w:val="none" w:sz="0" w:space="0" w:color="auto"/>
            <w:bottom w:val="none" w:sz="0" w:space="0" w:color="auto"/>
            <w:right w:val="none" w:sz="0" w:space="0" w:color="auto"/>
          </w:divBdr>
        </w:div>
        <w:div w:id="2102986548">
          <w:marLeft w:val="0"/>
          <w:marRight w:val="0"/>
          <w:marTop w:val="0"/>
          <w:marBottom w:val="0"/>
          <w:divBdr>
            <w:top w:val="none" w:sz="0" w:space="0" w:color="auto"/>
            <w:left w:val="none" w:sz="0" w:space="0" w:color="auto"/>
            <w:bottom w:val="none" w:sz="0" w:space="0" w:color="auto"/>
            <w:right w:val="none" w:sz="0" w:space="0" w:color="auto"/>
          </w:divBdr>
        </w:div>
        <w:div w:id="893395971">
          <w:marLeft w:val="0"/>
          <w:marRight w:val="0"/>
          <w:marTop w:val="0"/>
          <w:marBottom w:val="0"/>
          <w:divBdr>
            <w:top w:val="none" w:sz="0" w:space="0" w:color="auto"/>
            <w:left w:val="none" w:sz="0" w:space="0" w:color="auto"/>
            <w:bottom w:val="none" w:sz="0" w:space="0" w:color="auto"/>
            <w:right w:val="none" w:sz="0" w:space="0" w:color="auto"/>
          </w:divBdr>
          <w:divsChild>
            <w:div w:id="1876459103">
              <w:marLeft w:val="0"/>
              <w:marRight w:val="0"/>
              <w:marTop w:val="0"/>
              <w:marBottom w:val="0"/>
              <w:divBdr>
                <w:top w:val="none" w:sz="0" w:space="0" w:color="auto"/>
                <w:left w:val="none" w:sz="0" w:space="0" w:color="auto"/>
                <w:bottom w:val="none" w:sz="0" w:space="0" w:color="auto"/>
                <w:right w:val="none" w:sz="0" w:space="0" w:color="auto"/>
              </w:divBdr>
              <w:divsChild>
                <w:div w:id="14014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761514">
          <w:marLeft w:val="0"/>
          <w:marRight w:val="0"/>
          <w:marTop w:val="0"/>
          <w:marBottom w:val="0"/>
          <w:divBdr>
            <w:top w:val="none" w:sz="0" w:space="0" w:color="auto"/>
            <w:left w:val="none" w:sz="0" w:space="0" w:color="auto"/>
            <w:bottom w:val="none" w:sz="0" w:space="0" w:color="auto"/>
            <w:right w:val="none" w:sz="0" w:space="0" w:color="auto"/>
          </w:divBdr>
        </w:div>
        <w:div w:id="1943294635">
          <w:marLeft w:val="0"/>
          <w:marRight w:val="0"/>
          <w:marTop w:val="0"/>
          <w:marBottom w:val="0"/>
          <w:divBdr>
            <w:top w:val="none" w:sz="0" w:space="0" w:color="auto"/>
            <w:left w:val="none" w:sz="0" w:space="0" w:color="auto"/>
            <w:bottom w:val="none" w:sz="0" w:space="0" w:color="auto"/>
            <w:right w:val="none" w:sz="0" w:space="0" w:color="auto"/>
          </w:divBdr>
        </w:div>
        <w:div w:id="2066445655">
          <w:marLeft w:val="0"/>
          <w:marRight w:val="0"/>
          <w:marTop w:val="0"/>
          <w:marBottom w:val="0"/>
          <w:divBdr>
            <w:top w:val="none" w:sz="0" w:space="0" w:color="auto"/>
            <w:left w:val="none" w:sz="0" w:space="0" w:color="auto"/>
            <w:bottom w:val="none" w:sz="0" w:space="0" w:color="auto"/>
            <w:right w:val="none" w:sz="0" w:space="0" w:color="auto"/>
          </w:divBdr>
        </w:div>
        <w:div w:id="1141583534">
          <w:marLeft w:val="0"/>
          <w:marRight w:val="0"/>
          <w:marTop w:val="0"/>
          <w:marBottom w:val="0"/>
          <w:divBdr>
            <w:top w:val="none" w:sz="0" w:space="0" w:color="auto"/>
            <w:left w:val="none" w:sz="0" w:space="0" w:color="auto"/>
            <w:bottom w:val="none" w:sz="0" w:space="0" w:color="auto"/>
            <w:right w:val="none" w:sz="0" w:space="0" w:color="auto"/>
          </w:divBdr>
        </w:div>
        <w:div w:id="1362045833">
          <w:marLeft w:val="0"/>
          <w:marRight w:val="0"/>
          <w:marTop w:val="0"/>
          <w:marBottom w:val="0"/>
          <w:divBdr>
            <w:top w:val="none" w:sz="0" w:space="0" w:color="auto"/>
            <w:left w:val="none" w:sz="0" w:space="0" w:color="auto"/>
            <w:bottom w:val="none" w:sz="0" w:space="0" w:color="auto"/>
            <w:right w:val="none" w:sz="0" w:space="0" w:color="auto"/>
          </w:divBdr>
        </w:div>
        <w:div w:id="718632098">
          <w:marLeft w:val="0"/>
          <w:marRight w:val="0"/>
          <w:marTop w:val="0"/>
          <w:marBottom w:val="0"/>
          <w:divBdr>
            <w:top w:val="none" w:sz="0" w:space="0" w:color="auto"/>
            <w:left w:val="none" w:sz="0" w:space="0" w:color="auto"/>
            <w:bottom w:val="none" w:sz="0" w:space="0" w:color="auto"/>
            <w:right w:val="none" w:sz="0" w:space="0" w:color="auto"/>
          </w:divBdr>
        </w:div>
        <w:div w:id="87192837">
          <w:marLeft w:val="0"/>
          <w:marRight w:val="0"/>
          <w:marTop w:val="0"/>
          <w:marBottom w:val="0"/>
          <w:divBdr>
            <w:top w:val="none" w:sz="0" w:space="0" w:color="auto"/>
            <w:left w:val="none" w:sz="0" w:space="0" w:color="auto"/>
            <w:bottom w:val="none" w:sz="0" w:space="0" w:color="auto"/>
            <w:right w:val="none" w:sz="0" w:space="0" w:color="auto"/>
          </w:divBdr>
        </w:div>
        <w:div w:id="1642543269">
          <w:marLeft w:val="0"/>
          <w:marRight w:val="0"/>
          <w:marTop w:val="0"/>
          <w:marBottom w:val="0"/>
          <w:divBdr>
            <w:top w:val="none" w:sz="0" w:space="0" w:color="auto"/>
            <w:left w:val="none" w:sz="0" w:space="0" w:color="auto"/>
            <w:bottom w:val="none" w:sz="0" w:space="0" w:color="auto"/>
            <w:right w:val="none" w:sz="0" w:space="0" w:color="auto"/>
          </w:divBdr>
        </w:div>
        <w:div w:id="803692010">
          <w:marLeft w:val="0"/>
          <w:marRight w:val="0"/>
          <w:marTop w:val="0"/>
          <w:marBottom w:val="0"/>
          <w:divBdr>
            <w:top w:val="none" w:sz="0" w:space="0" w:color="auto"/>
            <w:left w:val="none" w:sz="0" w:space="0" w:color="auto"/>
            <w:bottom w:val="none" w:sz="0" w:space="0" w:color="auto"/>
            <w:right w:val="none" w:sz="0" w:space="0" w:color="auto"/>
          </w:divBdr>
        </w:div>
        <w:div w:id="179390915">
          <w:marLeft w:val="0"/>
          <w:marRight w:val="0"/>
          <w:marTop w:val="0"/>
          <w:marBottom w:val="0"/>
          <w:divBdr>
            <w:top w:val="none" w:sz="0" w:space="0" w:color="auto"/>
            <w:left w:val="none" w:sz="0" w:space="0" w:color="auto"/>
            <w:bottom w:val="none" w:sz="0" w:space="0" w:color="auto"/>
            <w:right w:val="none" w:sz="0" w:space="0" w:color="auto"/>
          </w:divBdr>
        </w:div>
        <w:div w:id="1579710923">
          <w:marLeft w:val="0"/>
          <w:marRight w:val="0"/>
          <w:marTop w:val="0"/>
          <w:marBottom w:val="0"/>
          <w:divBdr>
            <w:top w:val="none" w:sz="0" w:space="0" w:color="auto"/>
            <w:left w:val="none" w:sz="0" w:space="0" w:color="auto"/>
            <w:bottom w:val="none" w:sz="0" w:space="0" w:color="auto"/>
            <w:right w:val="none" w:sz="0" w:space="0" w:color="auto"/>
          </w:divBdr>
        </w:div>
        <w:div w:id="236593244">
          <w:marLeft w:val="0"/>
          <w:marRight w:val="0"/>
          <w:marTop w:val="0"/>
          <w:marBottom w:val="0"/>
          <w:divBdr>
            <w:top w:val="none" w:sz="0" w:space="0" w:color="auto"/>
            <w:left w:val="none" w:sz="0" w:space="0" w:color="auto"/>
            <w:bottom w:val="none" w:sz="0" w:space="0" w:color="auto"/>
            <w:right w:val="none" w:sz="0" w:space="0" w:color="auto"/>
          </w:divBdr>
        </w:div>
        <w:div w:id="94402149">
          <w:marLeft w:val="0"/>
          <w:marRight w:val="0"/>
          <w:marTop w:val="0"/>
          <w:marBottom w:val="0"/>
          <w:divBdr>
            <w:top w:val="none" w:sz="0" w:space="0" w:color="auto"/>
            <w:left w:val="none" w:sz="0" w:space="0" w:color="auto"/>
            <w:bottom w:val="none" w:sz="0" w:space="0" w:color="auto"/>
            <w:right w:val="none" w:sz="0" w:space="0" w:color="auto"/>
          </w:divBdr>
        </w:div>
        <w:div w:id="683938637">
          <w:marLeft w:val="0"/>
          <w:marRight w:val="0"/>
          <w:marTop w:val="0"/>
          <w:marBottom w:val="0"/>
          <w:divBdr>
            <w:top w:val="none" w:sz="0" w:space="0" w:color="auto"/>
            <w:left w:val="none" w:sz="0" w:space="0" w:color="auto"/>
            <w:bottom w:val="none" w:sz="0" w:space="0" w:color="auto"/>
            <w:right w:val="none" w:sz="0" w:space="0" w:color="auto"/>
          </w:divBdr>
        </w:div>
        <w:div w:id="2117628199">
          <w:marLeft w:val="0"/>
          <w:marRight w:val="0"/>
          <w:marTop w:val="0"/>
          <w:marBottom w:val="0"/>
          <w:divBdr>
            <w:top w:val="none" w:sz="0" w:space="0" w:color="auto"/>
            <w:left w:val="none" w:sz="0" w:space="0" w:color="auto"/>
            <w:bottom w:val="none" w:sz="0" w:space="0" w:color="auto"/>
            <w:right w:val="none" w:sz="0" w:space="0" w:color="auto"/>
          </w:divBdr>
          <w:divsChild>
            <w:div w:id="1708798496">
              <w:marLeft w:val="0"/>
              <w:marRight w:val="0"/>
              <w:marTop w:val="0"/>
              <w:marBottom w:val="0"/>
              <w:divBdr>
                <w:top w:val="none" w:sz="0" w:space="0" w:color="auto"/>
                <w:left w:val="none" w:sz="0" w:space="0" w:color="auto"/>
                <w:bottom w:val="none" w:sz="0" w:space="0" w:color="auto"/>
                <w:right w:val="none" w:sz="0" w:space="0" w:color="auto"/>
              </w:divBdr>
              <w:divsChild>
                <w:div w:id="424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54853">
          <w:marLeft w:val="0"/>
          <w:marRight w:val="0"/>
          <w:marTop w:val="0"/>
          <w:marBottom w:val="0"/>
          <w:divBdr>
            <w:top w:val="none" w:sz="0" w:space="0" w:color="auto"/>
            <w:left w:val="none" w:sz="0" w:space="0" w:color="auto"/>
            <w:bottom w:val="none" w:sz="0" w:space="0" w:color="auto"/>
            <w:right w:val="none" w:sz="0" w:space="0" w:color="auto"/>
          </w:divBdr>
        </w:div>
        <w:div w:id="2021854076">
          <w:marLeft w:val="0"/>
          <w:marRight w:val="0"/>
          <w:marTop w:val="0"/>
          <w:marBottom w:val="0"/>
          <w:divBdr>
            <w:top w:val="none" w:sz="0" w:space="0" w:color="auto"/>
            <w:left w:val="none" w:sz="0" w:space="0" w:color="auto"/>
            <w:bottom w:val="none" w:sz="0" w:space="0" w:color="auto"/>
            <w:right w:val="none" w:sz="0" w:space="0" w:color="auto"/>
          </w:divBdr>
        </w:div>
        <w:div w:id="429930886">
          <w:marLeft w:val="0"/>
          <w:marRight w:val="0"/>
          <w:marTop w:val="0"/>
          <w:marBottom w:val="0"/>
          <w:divBdr>
            <w:top w:val="none" w:sz="0" w:space="0" w:color="auto"/>
            <w:left w:val="none" w:sz="0" w:space="0" w:color="auto"/>
            <w:bottom w:val="none" w:sz="0" w:space="0" w:color="auto"/>
            <w:right w:val="none" w:sz="0" w:space="0" w:color="auto"/>
          </w:divBdr>
        </w:div>
        <w:div w:id="1508864583">
          <w:marLeft w:val="0"/>
          <w:marRight w:val="0"/>
          <w:marTop w:val="0"/>
          <w:marBottom w:val="0"/>
          <w:divBdr>
            <w:top w:val="none" w:sz="0" w:space="0" w:color="auto"/>
            <w:left w:val="none" w:sz="0" w:space="0" w:color="auto"/>
            <w:bottom w:val="none" w:sz="0" w:space="0" w:color="auto"/>
            <w:right w:val="none" w:sz="0" w:space="0" w:color="auto"/>
          </w:divBdr>
        </w:div>
        <w:div w:id="1194418858">
          <w:marLeft w:val="0"/>
          <w:marRight w:val="0"/>
          <w:marTop w:val="0"/>
          <w:marBottom w:val="0"/>
          <w:divBdr>
            <w:top w:val="none" w:sz="0" w:space="0" w:color="auto"/>
            <w:left w:val="none" w:sz="0" w:space="0" w:color="auto"/>
            <w:bottom w:val="none" w:sz="0" w:space="0" w:color="auto"/>
            <w:right w:val="none" w:sz="0" w:space="0" w:color="auto"/>
          </w:divBdr>
        </w:div>
        <w:div w:id="913583604">
          <w:marLeft w:val="0"/>
          <w:marRight w:val="0"/>
          <w:marTop w:val="0"/>
          <w:marBottom w:val="0"/>
          <w:divBdr>
            <w:top w:val="none" w:sz="0" w:space="0" w:color="auto"/>
            <w:left w:val="none" w:sz="0" w:space="0" w:color="auto"/>
            <w:bottom w:val="none" w:sz="0" w:space="0" w:color="auto"/>
            <w:right w:val="none" w:sz="0" w:space="0" w:color="auto"/>
          </w:divBdr>
        </w:div>
        <w:div w:id="1982223252">
          <w:marLeft w:val="0"/>
          <w:marRight w:val="0"/>
          <w:marTop w:val="0"/>
          <w:marBottom w:val="0"/>
          <w:divBdr>
            <w:top w:val="none" w:sz="0" w:space="0" w:color="auto"/>
            <w:left w:val="none" w:sz="0" w:space="0" w:color="auto"/>
            <w:bottom w:val="none" w:sz="0" w:space="0" w:color="auto"/>
            <w:right w:val="none" w:sz="0" w:space="0" w:color="auto"/>
          </w:divBdr>
        </w:div>
        <w:div w:id="1899245153">
          <w:marLeft w:val="0"/>
          <w:marRight w:val="0"/>
          <w:marTop w:val="0"/>
          <w:marBottom w:val="0"/>
          <w:divBdr>
            <w:top w:val="none" w:sz="0" w:space="0" w:color="auto"/>
            <w:left w:val="none" w:sz="0" w:space="0" w:color="auto"/>
            <w:bottom w:val="none" w:sz="0" w:space="0" w:color="auto"/>
            <w:right w:val="none" w:sz="0" w:space="0" w:color="auto"/>
          </w:divBdr>
        </w:div>
        <w:div w:id="1650131836">
          <w:marLeft w:val="0"/>
          <w:marRight w:val="0"/>
          <w:marTop w:val="0"/>
          <w:marBottom w:val="0"/>
          <w:divBdr>
            <w:top w:val="none" w:sz="0" w:space="0" w:color="auto"/>
            <w:left w:val="none" w:sz="0" w:space="0" w:color="auto"/>
            <w:bottom w:val="none" w:sz="0" w:space="0" w:color="auto"/>
            <w:right w:val="none" w:sz="0" w:space="0" w:color="auto"/>
          </w:divBdr>
        </w:div>
        <w:div w:id="1180586440">
          <w:marLeft w:val="0"/>
          <w:marRight w:val="0"/>
          <w:marTop w:val="0"/>
          <w:marBottom w:val="0"/>
          <w:divBdr>
            <w:top w:val="none" w:sz="0" w:space="0" w:color="auto"/>
            <w:left w:val="none" w:sz="0" w:space="0" w:color="auto"/>
            <w:bottom w:val="none" w:sz="0" w:space="0" w:color="auto"/>
            <w:right w:val="none" w:sz="0" w:space="0" w:color="auto"/>
          </w:divBdr>
        </w:div>
        <w:div w:id="235945014">
          <w:marLeft w:val="0"/>
          <w:marRight w:val="0"/>
          <w:marTop w:val="0"/>
          <w:marBottom w:val="0"/>
          <w:divBdr>
            <w:top w:val="none" w:sz="0" w:space="0" w:color="auto"/>
            <w:left w:val="none" w:sz="0" w:space="0" w:color="auto"/>
            <w:bottom w:val="none" w:sz="0" w:space="0" w:color="auto"/>
            <w:right w:val="none" w:sz="0" w:space="0" w:color="auto"/>
          </w:divBdr>
        </w:div>
        <w:div w:id="1967155656">
          <w:marLeft w:val="0"/>
          <w:marRight w:val="0"/>
          <w:marTop w:val="0"/>
          <w:marBottom w:val="0"/>
          <w:divBdr>
            <w:top w:val="none" w:sz="0" w:space="0" w:color="auto"/>
            <w:left w:val="none" w:sz="0" w:space="0" w:color="auto"/>
            <w:bottom w:val="none" w:sz="0" w:space="0" w:color="auto"/>
            <w:right w:val="none" w:sz="0" w:space="0" w:color="auto"/>
          </w:divBdr>
        </w:div>
        <w:div w:id="1135681569">
          <w:marLeft w:val="0"/>
          <w:marRight w:val="0"/>
          <w:marTop w:val="0"/>
          <w:marBottom w:val="0"/>
          <w:divBdr>
            <w:top w:val="none" w:sz="0" w:space="0" w:color="auto"/>
            <w:left w:val="none" w:sz="0" w:space="0" w:color="auto"/>
            <w:bottom w:val="none" w:sz="0" w:space="0" w:color="auto"/>
            <w:right w:val="none" w:sz="0" w:space="0" w:color="auto"/>
          </w:divBdr>
        </w:div>
        <w:div w:id="642589243">
          <w:marLeft w:val="0"/>
          <w:marRight w:val="0"/>
          <w:marTop w:val="0"/>
          <w:marBottom w:val="0"/>
          <w:divBdr>
            <w:top w:val="none" w:sz="0" w:space="0" w:color="auto"/>
            <w:left w:val="none" w:sz="0" w:space="0" w:color="auto"/>
            <w:bottom w:val="none" w:sz="0" w:space="0" w:color="auto"/>
            <w:right w:val="none" w:sz="0" w:space="0" w:color="auto"/>
          </w:divBdr>
        </w:div>
        <w:div w:id="2061320692">
          <w:marLeft w:val="0"/>
          <w:marRight w:val="0"/>
          <w:marTop w:val="0"/>
          <w:marBottom w:val="0"/>
          <w:divBdr>
            <w:top w:val="none" w:sz="0" w:space="0" w:color="auto"/>
            <w:left w:val="none" w:sz="0" w:space="0" w:color="auto"/>
            <w:bottom w:val="none" w:sz="0" w:space="0" w:color="auto"/>
            <w:right w:val="none" w:sz="0" w:space="0" w:color="auto"/>
          </w:divBdr>
          <w:divsChild>
            <w:div w:id="898443050">
              <w:marLeft w:val="0"/>
              <w:marRight w:val="0"/>
              <w:marTop w:val="0"/>
              <w:marBottom w:val="0"/>
              <w:divBdr>
                <w:top w:val="none" w:sz="0" w:space="0" w:color="auto"/>
                <w:left w:val="none" w:sz="0" w:space="0" w:color="auto"/>
                <w:bottom w:val="none" w:sz="0" w:space="0" w:color="auto"/>
                <w:right w:val="none" w:sz="0" w:space="0" w:color="auto"/>
              </w:divBdr>
              <w:divsChild>
                <w:div w:id="13352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5315">
          <w:marLeft w:val="0"/>
          <w:marRight w:val="0"/>
          <w:marTop w:val="0"/>
          <w:marBottom w:val="0"/>
          <w:divBdr>
            <w:top w:val="none" w:sz="0" w:space="0" w:color="auto"/>
            <w:left w:val="none" w:sz="0" w:space="0" w:color="auto"/>
            <w:bottom w:val="none" w:sz="0" w:space="0" w:color="auto"/>
            <w:right w:val="none" w:sz="0" w:space="0" w:color="auto"/>
          </w:divBdr>
        </w:div>
        <w:div w:id="555047349">
          <w:marLeft w:val="0"/>
          <w:marRight w:val="0"/>
          <w:marTop w:val="0"/>
          <w:marBottom w:val="0"/>
          <w:divBdr>
            <w:top w:val="none" w:sz="0" w:space="0" w:color="auto"/>
            <w:left w:val="none" w:sz="0" w:space="0" w:color="auto"/>
            <w:bottom w:val="none" w:sz="0" w:space="0" w:color="auto"/>
            <w:right w:val="none" w:sz="0" w:space="0" w:color="auto"/>
          </w:divBdr>
        </w:div>
        <w:div w:id="210314479">
          <w:marLeft w:val="0"/>
          <w:marRight w:val="0"/>
          <w:marTop w:val="0"/>
          <w:marBottom w:val="0"/>
          <w:divBdr>
            <w:top w:val="none" w:sz="0" w:space="0" w:color="auto"/>
            <w:left w:val="none" w:sz="0" w:space="0" w:color="auto"/>
            <w:bottom w:val="none" w:sz="0" w:space="0" w:color="auto"/>
            <w:right w:val="none" w:sz="0" w:space="0" w:color="auto"/>
          </w:divBdr>
        </w:div>
        <w:div w:id="1779326651">
          <w:marLeft w:val="0"/>
          <w:marRight w:val="0"/>
          <w:marTop w:val="0"/>
          <w:marBottom w:val="0"/>
          <w:divBdr>
            <w:top w:val="none" w:sz="0" w:space="0" w:color="auto"/>
            <w:left w:val="none" w:sz="0" w:space="0" w:color="auto"/>
            <w:bottom w:val="none" w:sz="0" w:space="0" w:color="auto"/>
            <w:right w:val="none" w:sz="0" w:space="0" w:color="auto"/>
          </w:divBdr>
        </w:div>
        <w:div w:id="1075935310">
          <w:marLeft w:val="0"/>
          <w:marRight w:val="0"/>
          <w:marTop w:val="0"/>
          <w:marBottom w:val="0"/>
          <w:divBdr>
            <w:top w:val="none" w:sz="0" w:space="0" w:color="auto"/>
            <w:left w:val="none" w:sz="0" w:space="0" w:color="auto"/>
            <w:bottom w:val="none" w:sz="0" w:space="0" w:color="auto"/>
            <w:right w:val="none" w:sz="0" w:space="0" w:color="auto"/>
          </w:divBdr>
        </w:div>
        <w:div w:id="1772318403">
          <w:marLeft w:val="0"/>
          <w:marRight w:val="0"/>
          <w:marTop w:val="0"/>
          <w:marBottom w:val="0"/>
          <w:divBdr>
            <w:top w:val="none" w:sz="0" w:space="0" w:color="auto"/>
            <w:left w:val="none" w:sz="0" w:space="0" w:color="auto"/>
            <w:bottom w:val="none" w:sz="0" w:space="0" w:color="auto"/>
            <w:right w:val="none" w:sz="0" w:space="0" w:color="auto"/>
          </w:divBdr>
        </w:div>
        <w:div w:id="1367833818">
          <w:marLeft w:val="0"/>
          <w:marRight w:val="0"/>
          <w:marTop w:val="0"/>
          <w:marBottom w:val="0"/>
          <w:divBdr>
            <w:top w:val="none" w:sz="0" w:space="0" w:color="auto"/>
            <w:left w:val="none" w:sz="0" w:space="0" w:color="auto"/>
            <w:bottom w:val="none" w:sz="0" w:space="0" w:color="auto"/>
            <w:right w:val="none" w:sz="0" w:space="0" w:color="auto"/>
          </w:divBdr>
        </w:div>
        <w:div w:id="1585141229">
          <w:marLeft w:val="0"/>
          <w:marRight w:val="0"/>
          <w:marTop w:val="0"/>
          <w:marBottom w:val="0"/>
          <w:divBdr>
            <w:top w:val="none" w:sz="0" w:space="0" w:color="auto"/>
            <w:left w:val="none" w:sz="0" w:space="0" w:color="auto"/>
            <w:bottom w:val="none" w:sz="0" w:space="0" w:color="auto"/>
            <w:right w:val="none" w:sz="0" w:space="0" w:color="auto"/>
          </w:divBdr>
        </w:div>
        <w:div w:id="133060720">
          <w:marLeft w:val="0"/>
          <w:marRight w:val="0"/>
          <w:marTop w:val="0"/>
          <w:marBottom w:val="0"/>
          <w:divBdr>
            <w:top w:val="none" w:sz="0" w:space="0" w:color="auto"/>
            <w:left w:val="none" w:sz="0" w:space="0" w:color="auto"/>
            <w:bottom w:val="none" w:sz="0" w:space="0" w:color="auto"/>
            <w:right w:val="none" w:sz="0" w:space="0" w:color="auto"/>
          </w:divBdr>
        </w:div>
        <w:div w:id="1345128849">
          <w:marLeft w:val="0"/>
          <w:marRight w:val="0"/>
          <w:marTop w:val="0"/>
          <w:marBottom w:val="0"/>
          <w:divBdr>
            <w:top w:val="none" w:sz="0" w:space="0" w:color="auto"/>
            <w:left w:val="none" w:sz="0" w:space="0" w:color="auto"/>
            <w:bottom w:val="none" w:sz="0" w:space="0" w:color="auto"/>
            <w:right w:val="none" w:sz="0" w:space="0" w:color="auto"/>
          </w:divBdr>
        </w:div>
        <w:div w:id="118109714">
          <w:marLeft w:val="0"/>
          <w:marRight w:val="0"/>
          <w:marTop w:val="0"/>
          <w:marBottom w:val="0"/>
          <w:divBdr>
            <w:top w:val="none" w:sz="0" w:space="0" w:color="auto"/>
            <w:left w:val="none" w:sz="0" w:space="0" w:color="auto"/>
            <w:bottom w:val="none" w:sz="0" w:space="0" w:color="auto"/>
            <w:right w:val="none" w:sz="0" w:space="0" w:color="auto"/>
          </w:divBdr>
        </w:div>
        <w:div w:id="1815948400">
          <w:marLeft w:val="0"/>
          <w:marRight w:val="0"/>
          <w:marTop w:val="0"/>
          <w:marBottom w:val="0"/>
          <w:divBdr>
            <w:top w:val="none" w:sz="0" w:space="0" w:color="auto"/>
            <w:left w:val="none" w:sz="0" w:space="0" w:color="auto"/>
            <w:bottom w:val="none" w:sz="0" w:space="0" w:color="auto"/>
            <w:right w:val="none" w:sz="0" w:space="0" w:color="auto"/>
          </w:divBdr>
        </w:div>
        <w:div w:id="1450392742">
          <w:marLeft w:val="0"/>
          <w:marRight w:val="0"/>
          <w:marTop w:val="0"/>
          <w:marBottom w:val="0"/>
          <w:divBdr>
            <w:top w:val="none" w:sz="0" w:space="0" w:color="auto"/>
            <w:left w:val="none" w:sz="0" w:space="0" w:color="auto"/>
            <w:bottom w:val="none" w:sz="0" w:space="0" w:color="auto"/>
            <w:right w:val="none" w:sz="0" w:space="0" w:color="auto"/>
          </w:divBdr>
        </w:div>
        <w:div w:id="102860805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www.w3.org/TR/owl2-overview/" TargetMode="External"/><Relationship Id="rId64" Type="http://schemas.openxmlformats.org/officeDocument/2006/relationships/hyperlink" Target="http://en.wikipedia.org/wiki/Application_programming_interface" TargetMode="External"/><Relationship Id="rId65" Type="http://schemas.openxmlformats.org/officeDocument/2006/relationships/hyperlink" Target="http://www.worldwidewebsize.com/" TargetMode="External"/><Relationship Id="rId66" Type="http://schemas.openxmlformats.org/officeDocument/2006/relationships/hyperlink" Target="http://en.wikipedia.org/wiki/Faceted_search" TargetMode="External"/><Relationship Id="rId67" Type="http://schemas.openxmlformats.org/officeDocument/2006/relationships/hyperlink" Target="http://docs.oracle.com/javase/tutorial/getStarted/intro/definition.html" TargetMode="External"/><Relationship Id="rId68" Type="http://schemas.openxmlformats.org/officeDocument/2006/relationships/hyperlink" Target="http://maven.apache.org/what-is-maven.html" TargetMode="External"/><Relationship Id="rId69" Type="http://schemas.openxmlformats.org/officeDocument/2006/relationships/hyperlink" Target="http://www.w3.org/TR/owl2-syntax/" TargetMode="Externa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documents.manchester.ac.uk/display.aspx?DocID=487"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footer" Target="footer1.xml"/><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70" Type="http://schemas.openxmlformats.org/officeDocument/2006/relationships/hyperlink" Target="http://www.surveymonkey.net" TargetMode="External"/><Relationship Id="rId71" Type="http://schemas.openxmlformats.org/officeDocument/2006/relationships/hyperlink" Target="http://www.surveymonkey.com/s/NLRQZ37" TargetMode="External"/><Relationship Id="rId72" Type="http://schemas.openxmlformats.org/officeDocument/2006/relationships/hyperlink" Target="http://ethics.cs.manchester.ac.uk" TargetMode="External"/><Relationship Id="rId20" Type="http://schemas.openxmlformats.org/officeDocument/2006/relationships/image" Target="media/image9.jp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hyperlink" Target="http://studentnet.cs.manchester.ac.uk/pgt/2013/COMP60990/project/projectbookdetails.php?projectid=20889" TargetMode="External"/><Relationship Id="rId61" Type="http://schemas.openxmlformats.org/officeDocument/2006/relationships/hyperlink" Target="http://www.w3.org/2001/sw/wiki/OWL" TargetMode="External"/><Relationship Id="rId62" Type="http://schemas.openxmlformats.org/officeDocument/2006/relationships/hyperlink" Target="http://www.w3.org/TR/owl-features" TargetMode="External"/><Relationship Id="rId10" Type="http://schemas.openxmlformats.org/officeDocument/2006/relationships/hyperlink" Target="http://www.manchester.ac.uk/library/aboutus/regulations" TargetMode="External"/><Relationship Id="rId11" Type="http://schemas.openxmlformats.org/officeDocument/2006/relationships/comments" Target="comments.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2C21CC-4589-C846-B79D-D64855A12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89</Pages>
  <Words>31089</Words>
  <Characters>161356</Characters>
  <Application>Microsoft Macintosh Word</Application>
  <DocSecurity>0</DocSecurity>
  <Lines>3667</Lines>
  <Paragraphs>1850</Paragraphs>
  <ScaleCrop>false</ScaleCrop>
  <Company/>
  <LinksUpToDate>false</LinksUpToDate>
  <CharactersWithSpaces>190595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 Al Abbas</dc:creator>
  <cp:keywords/>
  <dc:description/>
  <cp:lastModifiedBy>Hani Al Abbas</cp:lastModifiedBy>
  <cp:revision>714</cp:revision>
  <cp:lastPrinted>2014-08-05T09:17:00Z</cp:lastPrinted>
  <dcterms:created xsi:type="dcterms:W3CDTF">2014-08-05T09:17:00Z</dcterms:created>
  <dcterms:modified xsi:type="dcterms:W3CDTF">2014-08-13T18:41:00Z</dcterms:modified>
</cp:coreProperties>
</file>