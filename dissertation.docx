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6DEE6D1E" w:rsidR="0087589B" w:rsidRPr="00DF3CAB" w:rsidRDefault="0087589B" w:rsidP="00CA4FD0">
            <w:pPr>
              <w:spacing w:line="360" w:lineRule="auto"/>
              <w:jc w:val="center"/>
              <w:rPr>
                <w:rFonts w:cs="Times New Roman"/>
                <w:sz w:val="36"/>
                <w:szCs w:val="36"/>
              </w:rPr>
            </w:pPr>
            <w:r w:rsidRPr="00DF3CAB">
              <w:rPr>
                <w:rFonts w:cs="Times New Roman"/>
                <w:sz w:val="36"/>
                <w:szCs w:val="36"/>
              </w:rPr>
              <w:t>“</w:t>
            </w:r>
            <w:r w:rsidR="00DC0AD1" w:rsidRPr="00DF3CAB">
              <w:rPr>
                <w:rFonts w:cs="Times New Roman"/>
                <w:sz w:val="36"/>
                <w:szCs w:val="36"/>
              </w:rPr>
              <w:t>THE MANCHESTER SUSHI FINDER</w:t>
            </w:r>
            <w:r w:rsidRPr="00DF3CAB">
              <w:rPr>
                <w:rFonts w:cs="Times New Roman"/>
                <w:sz w:val="36"/>
                <w:szCs w:val="36"/>
              </w:rPr>
              <w:t>”</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01EB1FD6" w14:textId="77777777" w:rsidR="00A04C80"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A04C80" w:rsidRPr="006A7A15">
            <w:rPr>
              <w:rFonts w:cs="Times New Roman"/>
              <w:noProof/>
            </w:rPr>
            <w:t>LIST OF ABBREVIATIONS</w:t>
          </w:r>
          <w:r w:rsidR="00A04C80">
            <w:rPr>
              <w:noProof/>
            </w:rPr>
            <w:tab/>
          </w:r>
          <w:r w:rsidR="00A04C80">
            <w:rPr>
              <w:noProof/>
            </w:rPr>
            <w:fldChar w:fldCharType="begin"/>
          </w:r>
          <w:r w:rsidR="00A04C80">
            <w:rPr>
              <w:noProof/>
            </w:rPr>
            <w:instrText xml:space="preserve"> PAGEREF _Toc269411786 \h </w:instrText>
          </w:r>
          <w:r w:rsidR="00A04C80">
            <w:rPr>
              <w:noProof/>
            </w:rPr>
          </w:r>
          <w:r w:rsidR="00A04C80">
            <w:rPr>
              <w:noProof/>
            </w:rPr>
            <w:fldChar w:fldCharType="separate"/>
          </w:r>
          <w:r w:rsidR="00A04C80">
            <w:rPr>
              <w:noProof/>
            </w:rPr>
            <w:t>5</w:t>
          </w:r>
          <w:r w:rsidR="00A04C80">
            <w:rPr>
              <w:noProof/>
            </w:rPr>
            <w:fldChar w:fldCharType="end"/>
          </w:r>
        </w:p>
        <w:p w14:paraId="34311029"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LIST OF TABLES</w:t>
          </w:r>
          <w:r>
            <w:rPr>
              <w:noProof/>
            </w:rPr>
            <w:tab/>
          </w:r>
          <w:r>
            <w:rPr>
              <w:noProof/>
            </w:rPr>
            <w:fldChar w:fldCharType="begin"/>
          </w:r>
          <w:r>
            <w:rPr>
              <w:noProof/>
            </w:rPr>
            <w:instrText xml:space="preserve"> PAGEREF _Toc269411787 \h </w:instrText>
          </w:r>
          <w:r>
            <w:rPr>
              <w:noProof/>
            </w:rPr>
          </w:r>
          <w:r>
            <w:rPr>
              <w:noProof/>
            </w:rPr>
            <w:fldChar w:fldCharType="separate"/>
          </w:r>
          <w:r>
            <w:rPr>
              <w:noProof/>
            </w:rPr>
            <w:t>6</w:t>
          </w:r>
          <w:r>
            <w:rPr>
              <w:noProof/>
            </w:rPr>
            <w:fldChar w:fldCharType="end"/>
          </w:r>
        </w:p>
        <w:p w14:paraId="5945D04F"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LIST OF FIGURES</w:t>
          </w:r>
          <w:r>
            <w:rPr>
              <w:noProof/>
            </w:rPr>
            <w:tab/>
          </w:r>
          <w:r>
            <w:rPr>
              <w:noProof/>
            </w:rPr>
            <w:fldChar w:fldCharType="begin"/>
          </w:r>
          <w:r>
            <w:rPr>
              <w:noProof/>
            </w:rPr>
            <w:instrText xml:space="preserve"> PAGEREF _Toc269411788 \h </w:instrText>
          </w:r>
          <w:r>
            <w:rPr>
              <w:noProof/>
            </w:rPr>
          </w:r>
          <w:r>
            <w:rPr>
              <w:noProof/>
            </w:rPr>
            <w:fldChar w:fldCharType="separate"/>
          </w:r>
          <w:r>
            <w:rPr>
              <w:noProof/>
            </w:rPr>
            <w:t>7</w:t>
          </w:r>
          <w:r>
            <w:rPr>
              <w:noProof/>
            </w:rPr>
            <w:fldChar w:fldCharType="end"/>
          </w:r>
        </w:p>
        <w:p w14:paraId="66554841"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ABSTRACT</w:t>
          </w:r>
          <w:r>
            <w:rPr>
              <w:noProof/>
            </w:rPr>
            <w:tab/>
          </w:r>
          <w:r>
            <w:rPr>
              <w:noProof/>
            </w:rPr>
            <w:fldChar w:fldCharType="begin"/>
          </w:r>
          <w:r>
            <w:rPr>
              <w:noProof/>
            </w:rPr>
            <w:instrText xml:space="preserve"> PAGEREF _Toc269411789 \h </w:instrText>
          </w:r>
          <w:r>
            <w:rPr>
              <w:noProof/>
            </w:rPr>
          </w:r>
          <w:r>
            <w:rPr>
              <w:noProof/>
            </w:rPr>
            <w:fldChar w:fldCharType="separate"/>
          </w:r>
          <w:r>
            <w:rPr>
              <w:noProof/>
            </w:rPr>
            <w:t>9</w:t>
          </w:r>
          <w:r>
            <w:rPr>
              <w:noProof/>
            </w:rPr>
            <w:fldChar w:fldCharType="end"/>
          </w:r>
        </w:p>
        <w:p w14:paraId="70C1D27B"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DECLARATION</w:t>
          </w:r>
          <w:r>
            <w:rPr>
              <w:noProof/>
            </w:rPr>
            <w:tab/>
          </w:r>
          <w:r>
            <w:rPr>
              <w:noProof/>
            </w:rPr>
            <w:fldChar w:fldCharType="begin"/>
          </w:r>
          <w:r>
            <w:rPr>
              <w:noProof/>
            </w:rPr>
            <w:instrText xml:space="preserve"> PAGEREF _Toc269411790 \h </w:instrText>
          </w:r>
          <w:r>
            <w:rPr>
              <w:noProof/>
            </w:rPr>
          </w:r>
          <w:r>
            <w:rPr>
              <w:noProof/>
            </w:rPr>
            <w:fldChar w:fldCharType="separate"/>
          </w:r>
          <w:r>
            <w:rPr>
              <w:noProof/>
            </w:rPr>
            <w:t>12</w:t>
          </w:r>
          <w:r>
            <w:rPr>
              <w:noProof/>
            </w:rPr>
            <w:fldChar w:fldCharType="end"/>
          </w:r>
        </w:p>
        <w:p w14:paraId="56B4B5F6"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INTELLECTUAL PROPERTY STATEMENT</w:t>
          </w:r>
          <w:r>
            <w:rPr>
              <w:noProof/>
            </w:rPr>
            <w:tab/>
          </w:r>
          <w:r>
            <w:rPr>
              <w:noProof/>
            </w:rPr>
            <w:fldChar w:fldCharType="begin"/>
          </w:r>
          <w:r>
            <w:rPr>
              <w:noProof/>
            </w:rPr>
            <w:instrText xml:space="preserve"> PAGEREF _Toc269411791 \h </w:instrText>
          </w:r>
          <w:r>
            <w:rPr>
              <w:noProof/>
            </w:rPr>
          </w:r>
          <w:r>
            <w:rPr>
              <w:noProof/>
            </w:rPr>
            <w:fldChar w:fldCharType="separate"/>
          </w:r>
          <w:r>
            <w:rPr>
              <w:noProof/>
            </w:rPr>
            <w:t>13</w:t>
          </w:r>
          <w:r>
            <w:rPr>
              <w:noProof/>
            </w:rPr>
            <w:fldChar w:fldCharType="end"/>
          </w:r>
        </w:p>
        <w:p w14:paraId="6DB5932E"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ACKNOWLEDGMENT</w:t>
          </w:r>
          <w:r>
            <w:rPr>
              <w:noProof/>
            </w:rPr>
            <w:tab/>
          </w:r>
          <w:r>
            <w:rPr>
              <w:noProof/>
            </w:rPr>
            <w:fldChar w:fldCharType="begin"/>
          </w:r>
          <w:r>
            <w:rPr>
              <w:noProof/>
            </w:rPr>
            <w:instrText xml:space="preserve"> PAGEREF _Toc269411792 \h </w:instrText>
          </w:r>
          <w:r>
            <w:rPr>
              <w:noProof/>
            </w:rPr>
          </w:r>
          <w:r>
            <w:rPr>
              <w:noProof/>
            </w:rPr>
            <w:fldChar w:fldCharType="separate"/>
          </w:r>
          <w:r>
            <w:rPr>
              <w:noProof/>
            </w:rPr>
            <w:t>14</w:t>
          </w:r>
          <w:r>
            <w:rPr>
              <w:noProof/>
            </w:rPr>
            <w:fldChar w:fldCharType="end"/>
          </w:r>
        </w:p>
        <w:p w14:paraId="69DC2C5E"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1</w:t>
          </w:r>
          <w:r>
            <w:rPr>
              <w:rFonts w:asciiTheme="minorHAnsi" w:hAnsiTheme="minorHAnsi"/>
              <w:b w:val="0"/>
              <w:caps w:val="0"/>
              <w:noProof/>
              <w:sz w:val="24"/>
              <w:szCs w:val="24"/>
              <w:u w:val="none"/>
              <w:lang w:eastAsia="ja-JP"/>
            </w:rPr>
            <w:tab/>
          </w:r>
          <w:r w:rsidRPr="006A7A15">
            <w:rPr>
              <w:rFonts w:cs="Times New Roman"/>
              <w:noProof/>
            </w:rPr>
            <w:t>INTRODUCTION</w:t>
          </w:r>
          <w:r>
            <w:rPr>
              <w:noProof/>
            </w:rPr>
            <w:tab/>
          </w:r>
          <w:r>
            <w:rPr>
              <w:noProof/>
            </w:rPr>
            <w:fldChar w:fldCharType="begin"/>
          </w:r>
          <w:r>
            <w:rPr>
              <w:noProof/>
            </w:rPr>
            <w:instrText xml:space="preserve"> PAGEREF _Toc269411793 \h </w:instrText>
          </w:r>
          <w:r>
            <w:rPr>
              <w:noProof/>
            </w:rPr>
          </w:r>
          <w:r>
            <w:rPr>
              <w:noProof/>
            </w:rPr>
            <w:fldChar w:fldCharType="separate"/>
          </w:r>
          <w:r>
            <w:rPr>
              <w:noProof/>
            </w:rPr>
            <w:t>16</w:t>
          </w:r>
          <w:r>
            <w:rPr>
              <w:noProof/>
            </w:rPr>
            <w:fldChar w:fldCharType="end"/>
          </w:r>
        </w:p>
        <w:p w14:paraId="3E9EF847"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_Toc269411794 \h </w:instrText>
          </w:r>
          <w:r>
            <w:rPr>
              <w:noProof/>
            </w:rPr>
          </w:r>
          <w:r>
            <w:rPr>
              <w:noProof/>
            </w:rPr>
            <w:fldChar w:fldCharType="separate"/>
          </w:r>
          <w:r>
            <w:rPr>
              <w:noProof/>
            </w:rPr>
            <w:t>16</w:t>
          </w:r>
          <w:r>
            <w:rPr>
              <w:noProof/>
            </w:rPr>
            <w:fldChar w:fldCharType="end"/>
          </w:r>
        </w:p>
        <w:p w14:paraId="73A7855F"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_Toc269411795 \h </w:instrText>
          </w:r>
          <w:r>
            <w:rPr>
              <w:noProof/>
            </w:rPr>
          </w:r>
          <w:r>
            <w:rPr>
              <w:noProof/>
            </w:rPr>
            <w:fldChar w:fldCharType="separate"/>
          </w:r>
          <w:r>
            <w:rPr>
              <w:noProof/>
            </w:rPr>
            <w:t>17</w:t>
          </w:r>
          <w:r>
            <w:rPr>
              <w:noProof/>
            </w:rPr>
            <w:fldChar w:fldCharType="end"/>
          </w:r>
        </w:p>
        <w:p w14:paraId="7CB47595"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_Toc269411796 \h </w:instrText>
          </w:r>
          <w:r>
            <w:rPr>
              <w:noProof/>
            </w:rPr>
          </w:r>
          <w:r>
            <w:rPr>
              <w:noProof/>
            </w:rPr>
            <w:fldChar w:fldCharType="separate"/>
          </w:r>
          <w:r>
            <w:rPr>
              <w:noProof/>
            </w:rPr>
            <w:t>17</w:t>
          </w:r>
          <w:r>
            <w:rPr>
              <w:noProof/>
            </w:rPr>
            <w:fldChar w:fldCharType="end"/>
          </w:r>
        </w:p>
        <w:p w14:paraId="320FE0DF"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_Toc269411797 \h </w:instrText>
          </w:r>
          <w:r>
            <w:rPr>
              <w:noProof/>
            </w:rPr>
          </w:r>
          <w:r>
            <w:rPr>
              <w:noProof/>
            </w:rPr>
            <w:fldChar w:fldCharType="separate"/>
          </w:r>
          <w:r>
            <w:rPr>
              <w:noProof/>
            </w:rPr>
            <w:t>18</w:t>
          </w:r>
          <w:r>
            <w:rPr>
              <w:noProof/>
            </w:rPr>
            <w:fldChar w:fldCharType="end"/>
          </w:r>
        </w:p>
        <w:p w14:paraId="26329BB6"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_Toc269411798 \h </w:instrText>
          </w:r>
          <w:r>
            <w:rPr>
              <w:noProof/>
            </w:rPr>
          </w:r>
          <w:r>
            <w:rPr>
              <w:noProof/>
            </w:rPr>
            <w:fldChar w:fldCharType="separate"/>
          </w:r>
          <w:r>
            <w:rPr>
              <w:noProof/>
            </w:rPr>
            <w:t>19</w:t>
          </w:r>
          <w:r>
            <w:rPr>
              <w:noProof/>
            </w:rPr>
            <w:fldChar w:fldCharType="end"/>
          </w:r>
        </w:p>
        <w:p w14:paraId="7E8C60A4"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2</w:t>
          </w:r>
          <w:r>
            <w:rPr>
              <w:rFonts w:asciiTheme="minorHAnsi" w:hAnsiTheme="minorHAnsi"/>
              <w:b w:val="0"/>
              <w:caps w:val="0"/>
              <w:noProof/>
              <w:sz w:val="24"/>
              <w:szCs w:val="24"/>
              <w:u w:val="none"/>
              <w:lang w:eastAsia="ja-JP"/>
            </w:rPr>
            <w:tab/>
          </w:r>
          <w:r w:rsidRPr="006A7A15">
            <w:rPr>
              <w:rFonts w:cs="Times New Roman"/>
              <w:noProof/>
            </w:rPr>
            <w:t>BACKGROUND</w:t>
          </w:r>
          <w:r>
            <w:rPr>
              <w:noProof/>
            </w:rPr>
            <w:tab/>
          </w:r>
          <w:r>
            <w:rPr>
              <w:noProof/>
            </w:rPr>
            <w:fldChar w:fldCharType="begin"/>
          </w:r>
          <w:r>
            <w:rPr>
              <w:noProof/>
            </w:rPr>
            <w:instrText xml:space="preserve"> PAGEREF _Toc269411799 \h </w:instrText>
          </w:r>
          <w:r>
            <w:rPr>
              <w:noProof/>
            </w:rPr>
          </w:r>
          <w:r>
            <w:rPr>
              <w:noProof/>
            </w:rPr>
            <w:fldChar w:fldCharType="separate"/>
          </w:r>
          <w:r>
            <w:rPr>
              <w:noProof/>
            </w:rPr>
            <w:t>21</w:t>
          </w:r>
          <w:r>
            <w:rPr>
              <w:noProof/>
            </w:rPr>
            <w:fldChar w:fldCharType="end"/>
          </w:r>
        </w:p>
        <w:p w14:paraId="6A647760"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_Toc269411800 \h </w:instrText>
          </w:r>
          <w:r>
            <w:rPr>
              <w:noProof/>
            </w:rPr>
          </w:r>
          <w:r>
            <w:rPr>
              <w:noProof/>
            </w:rPr>
            <w:fldChar w:fldCharType="separate"/>
          </w:r>
          <w:r>
            <w:rPr>
              <w:noProof/>
            </w:rPr>
            <w:t>21</w:t>
          </w:r>
          <w:r>
            <w:rPr>
              <w:noProof/>
            </w:rPr>
            <w:fldChar w:fldCharType="end"/>
          </w:r>
        </w:p>
        <w:p w14:paraId="2B448B32"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2.1.1</w:t>
          </w:r>
          <w:r>
            <w:rPr>
              <w:rFonts w:asciiTheme="minorHAnsi" w:hAnsiTheme="minorHAnsi"/>
              <w:smallCaps w:val="0"/>
              <w:noProof/>
              <w:sz w:val="24"/>
              <w:szCs w:val="24"/>
              <w:lang w:eastAsia="ja-JP"/>
            </w:rPr>
            <w:tab/>
          </w:r>
          <w:r w:rsidRPr="006A7A15">
            <w:rPr>
              <w:rFonts w:cs="Times New Roman"/>
              <w:noProof/>
            </w:rPr>
            <w:t>OWLClasses</w:t>
          </w:r>
          <w:r>
            <w:rPr>
              <w:noProof/>
            </w:rPr>
            <w:tab/>
          </w:r>
          <w:r>
            <w:rPr>
              <w:noProof/>
            </w:rPr>
            <w:fldChar w:fldCharType="begin"/>
          </w:r>
          <w:r>
            <w:rPr>
              <w:noProof/>
            </w:rPr>
            <w:instrText xml:space="preserve"> PAGEREF _Toc269411801 \h </w:instrText>
          </w:r>
          <w:r>
            <w:rPr>
              <w:noProof/>
            </w:rPr>
          </w:r>
          <w:r>
            <w:rPr>
              <w:noProof/>
            </w:rPr>
            <w:fldChar w:fldCharType="separate"/>
          </w:r>
          <w:r>
            <w:rPr>
              <w:noProof/>
            </w:rPr>
            <w:t>22</w:t>
          </w:r>
          <w:r>
            <w:rPr>
              <w:noProof/>
            </w:rPr>
            <w:fldChar w:fldCharType="end"/>
          </w:r>
        </w:p>
        <w:p w14:paraId="7F9CD786"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2.1.2</w:t>
          </w:r>
          <w:r>
            <w:rPr>
              <w:rFonts w:asciiTheme="minorHAnsi" w:hAnsiTheme="minorHAnsi"/>
              <w:smallCaps w:val="0"/>
              <w:noProof/>
              <w:sz w:val="24"/>
              <w:szCs w:val="24"/>
              <w:lang w:eastAsia="ja-JP"/>
            </w:rPr>
            <w:tab/>
          </w:r>
          <w:r w:rsidRPr="006A7A15">
            <w:rPr>
              <w:rFonts w:cs="Times New Roman"/>
              <w:noProof/>
            </w:rPr>
            <w:t>OWLObjectProperties</w:t>
          </w:r>
          <w:r>
            <w:rPr>
              <w:noProof/>
            </w:rPr>
            <w:tab/>
          </w:r>
          <w:r>
            <w:rPr>
              <w:noProof/>
            </w:rPr>
            <w:fldChar w:fldCharType="begin"/>
          </w:r>
          <w:r>
            <w:rPr>
              <w:noProof/>
            </w:rPr>
            <w:instrText xml:space="preserve"> PAGEREF _Toc269411802 \h </w:instrText>
          </w:r>
          <w:r>
            <w:rPr>
              <w:noProof/>
            </w:rPr>
          </w:r>
          <w:r>
            <w:rPr>
              <w:noProof/>
            </w:rPr>
            <w:fldChar w:fldCharType="separate"/>
          </w:r>
          <w:r>
            <w:rPr>
              <w:noProof/>
            </w:rPr>
            <w:t>22</w:t>
          </w:r>
          <w:r>
            <w:rPr>
              <w:noProof/>
            </w:rPr>
            <w:fldChar w:fldCharType="end"/>
          </w:r>
        </w:p>
        <w:p w14:paraId="3F053221"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2.1.3</w:t>
          </w:r>
          <w:r>
            <w:rPr>
              <w:rFonts w:asciiTheme="minorHAnsi" w:hAnsiTheme="minorHAnsi"/>
              <w:smallCaps w:val="0"/>
              <w:noProof/>
              <w:sz w:val="24"/>
              <w:szCs w:val="24"/>
              <w:lang w:eastAsia="ja-JP"/>
            </w:rPr>
            <w:tab/>
          </w:r>
          <w:r w:rsidRPr="006A7A15">
            <w:rPr>
              <w:rFonts w:cs="Times New Roman"/>
              <w:noProof/>
            </w:rPr>
            <w:t>OWLAnnotationProperties</w:t>
          </w:r>
          <w:r>
            <w:rPr>
              <w:noProof/>
            </w:rPr>
            <w:tab/>
          </w:r>
          <w:r>
            <w:rPr>
              <w:noProof/>
            </w:rPr>
            <w:fldChar w:fldCharType="begin"/>
          </w:r>
          <w:r>
            <w:rPr>
              <w:noProof/>
            </w:rPr>
            <w:instrText xml:space="preserve"> PAGEREF _Toc269411803 \h </w:instrText>
          </w:r>
          <w:r>
            <w:rPr>
              <w:noProof/>
            </w:rPr>
          </w:r>
          <w:r>
            <w:rPr>
              <w:noProof/>
            </w:rPr>
            <w:fldChar w:fldCharType="separate"/>
          </w:r>
          <w:r>
            <w:rPr>
              <w:noProof/>
            </w:rPr>
            <w:t>22</w:t>
          </w:r>
          <w:r>
            <w:rPr>
              <w:noProof/>
            </w:rPr>
            <w:fldChar w:fldCharType="end"/>
          </w:r>
        </w:p>
        <w:p w14:paraId="4560FEF8"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_Toc269411804 \h </w:instrText>
          </w:r>
          <w:r>
            <w:rPr>
              <w:noProof/>
            </w:rPr>
          </w:r>
          <w:r>
            <w:rPr>
              <w:noProof/>
            </w:rPr>
            <w:fldChar w:fldCharType="separate"/>
          </w:r>
          <w:r>
            <w:rPr>
              <w:noProof/>
            </w:rPr>
            <w:t>22</w:t>
          </w:r>
          <w:r>
            <w:rPr>
              <w:noProof/>
            </w:rPr>
            <w:fldChar w:fldCharType="end"/>
          </w:r>
        </w:p>
        <w:p w14:paraId="352247E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_Toc269411805 \h </w:instrText>
          </w:r>
          <w:r>
            <w:rPr>
              <w:noProof/>
            </w:rPr>
          </w:r>
          <w:r>
            <w:rPr>
              <w:noProof/>
            </w:rPr>
            <w:fldChar w:fldCharType="separate"/>
          </w:r>
          <w:r>
            <w:rPr>
              <w:noProof/>
            </w:rPr>
            <w:t>24</w:t>
          </w:r>
          <w:r>
            <w:rPr>
              <w:noProof/>
            </w:rPr>
            <w:fldChar w:fldCharType="end"/>
          </w:r>
        </w:p>
        <w:p w14:paraId="7F2D8AFC"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_Toc269411806 \h </w:instrText>
          </w:r>
          <w:r>
            <w:rPr>
              <w:noProof/>
            </w:rPr>
          </w:r>
          <w:r>
            <w:rPr>
              <w:noProof/>
            </w:rPr>
            <w:fldChar w:fldCharType="separate"/>
          </w:r>
          <w:r>
            <w:rPr>
              <w:noProof/>
            </w:rPr>
            <w:t>25</w:t>
          </w:r>
          <w:r>
            <w:rPr>
              <w:noProof/>
            </w:rPr>
            <w:fldChar w:fldCharType="end"/>
          </w:r>
        </w:p>
        <w:p w14:paraId="1139E17B"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_Toc269411807 \h </w:instrText>
          </w:r>
          <w:r>
            <w:rPr>
              <w:noProof/>
            </w:rPr>
          </w:r>
          <w:r>
            <w:rPr>
              <w:noProof/>
            </w:rPr>
            <w:fldChar w:fldCharType="separate"/>
          </w:r>
          <w:r>
            <w:rPr>
              <w:noProof/>
            </w:rPr>
            <w:t>27</w:t>
          </w:r>
          <w:r>
            <w:rPr>
              <w:noProof/>
            </w:rPr>
            <w:fldChar w:fldCharType="end"/>
          </w:r>
        </w:p>
        <w:p w14:paraId="748BEFF1"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_Toc269411808 \h </w:instrText>
          </w:r>
          <w:r>
            <w:rPr>
              <w:noProof/>
            </w:rPr>
          </w:r>
          <w:r>
            <w:rPr>
              <w:noProof/>
            </w:rPr>
            <w:fldChar w:fldCharType="separate"/>
          </w:r>
          <w:r>
            <w:rPr>
              <w:noProof/>
            </w:rPr>
            <w:t>30</w:t>
          </w:r>
          <w:r>
            <w:rPr>
              <w:noProof/>
            </w:rPr>
            <w:fldChar w:fldCharType="end"/>
          </w:r>
        </w:p>
        <w:p w14:paraId="3780DC9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_Toc269411809 \h </w:instrText>
          </w:r>
          <w:r>
            <w:rPr>
              <w:noProof/>
            </w:rPr>
          </w:r>
          <w:r>
            <w:rPr>
              <w:noProof/>
            </w:rPr>
            <w:fldChar w:fldCharType="separate"/>
          </w:r>
          <w:r>
            <w:rPr>
              <w:noProof/>
            </w:rPr>
            <w:t>31</w:t>
          </w:r>
          <w:r>
            <w:rPr>
              <w:noProof/>
            </w:rPr>
            <w:fldChar w:fldCharType="end"/>
          </w:r>
        </w:p>
        <w:p w14:paraId="659BB0B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_Toc269411810 \h </w:instrText>
          </w:r>
          <w:r>
            <w:rPr>
              <w:noProof/>
            </w:rPr>
          </w:r>
          <w:r>
            <w:rPr>
              <w:noProof/>
            </w:rPr>
            <w:fldChar w:fldCharType="separate"/>
          </w:r>
          <w:r>
            <w:rPr>
              <w:noProof/>
            </w:rPr>
            <w:t>31</w:t>
          </w:r>
          <w:r>
            <w:rPr>
              <w:noProof/>
            </w:rPr>
            <w:fldChar w:fldCharType="end"/>
          </w:r>
        </w:p>
        <w:p w14:paraId="20D78C90"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3</w:t>
          </w:r>
          <w:r>
            <w:rPr>
              <w:rFonts w:asciiTheme="minorHAnsi" w:hAnsiTheme="minorHAnsi"/>
              <w:b w:val="0"/>
              <w:caps w:val="0"/>
              <w:noProof/>
              <w:sz w:val="24"/>
              <w:szCs w:val="24"/>
              <w:u w:val="none"/>
              <w:lang w:eastAsia="ja-JP"/>
            </w:rPr>
            <w:tab/>
          </w:r>
          <w:r w:rsidRPr="006A7A15">
            <w:rPr>
              <w:rFonts w:cs="Times New Roman"/>
              <w:noProof/>
            </w:rPr>
            <w:t>RESEARCH METHODS</w:t>
          </w:r>
          <w:r>
            <w:rPr>
              <w:noProof/>
            </w:rPr>
            <w:tab/>
          </w:r>
          <w:r>
            <w:rPr>
              <w:noProof/>
            </w:rPr>
            <w:fldChar w:fldCharType="begin"/>
          </w:r>
          <w:r>
            <w:rPr>
              <w:noProof/>
            </w:rPr>
            <w:instrText xml:space="preserve"> PAGEREF _Toc269411811 \h </w:instrText>
          </w:r>
          <w:r>
            <w:rPr>
              <w:noProof/>
            </w:rPr>
          </w:r>
          <w:r>
            <w:rPr>
              <w:noProof/>
            </w:rPr>
            <w:fldChar w:fldCharType="separate"/>
          </w:r>
          <w:r>
            <w:rPr>
              <w:noProof/>
            </w:rPr>
            <w:t>34</w:t>
          </w:r>
          <w:r>
            <w:rPr>
              <w:noProof/>
            </w:rPr>
            <w:fldChar w:fldCharType="end"/>
          </w:r>
        </w:p>
        <w:p w14:paraId="0838449C"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_Toc269411812 \h </w:instrText>
          </w:r>
          <w:r>
            <w:rPr>
              <w:noProof/>
            </w:rPr>
          </w:r>
          <w:r>
            <w:rPr>
              <w:noProof/>
            </w:rPr>
            <w:fldChar w:fldCharType="separate"/>
          </w:r>
          <w:r>
            <w:rPr>
              <w:noProof/>
            </w:rPr>
            <w:t>34</w:t>
          </w:r>
          <w:r>
            <w:rPr>
              <w:noProof/>
            </w:rPr>
            <w:fldChar w:fldCharType="end"/>
          </w:r>
        </w:p>
        <w:p w14:paraId="71ACD568"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_Toc269411813 \h </w:instrText>
          </w:r>
          <w:r>
            <w:rPr>
              <w:noProof/>
            </w:rPr>
          </w:r>
          <w:r>
            <w:rPr>
              <w:noProof/>
            </w:rPr>
            <w:fldChar w:fldCharType="separate"/>
          </w:r>
          <w:r>
            <w:rPr>
              <w:noProof/>
            </w:rPr>
            <w:t>34</w:t>
          </w:r>
          <w:r>
            <w:rPr>
              <w:noProof/>
            </w:rPr>
            <w:fldChar w:fldCharType="end"/>
          </w:r>
        </w:p>
        <w:p w14:paraId="0E83F497"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_Toc269411814 \h </w:instrText>
          </w:r>
          <w:r>
            <w:rPr>
              <w:noProof/>
            </w:rPr>
          </w:r>
          <w:r>
            <w:rPr>
              <w:noProof/>
            </w:rPr>
            <w:fldChar w:fldCharType="separate"/>
          </w:r>
          <w:r>
            <w:rPr>
              <w:noProof/>
            </w:rPr>
            <w:t>35</w:t>
          </w:r>
          <w:r>
            <w:rPr>
              <w:noProof/>
            </w:rPr>
            <w:fldChar w:fldCharType="end"/>
          </w:r>
        </w:p>
        <w:p w14:paraId="774AF76E"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_Toc269411815 \h </w:instrText>
          </w:r>
          <w:r>
            <w:rPr>
              <w:noProof/>
            </w:rPr>
          </w:r>
          <w:r>
            <w:rPr>
              <w:noProof/>
            </w:rPr>
            <w:fldChar w:fldCharType="separate"/>
          </w:r>
          <w:r>
            <w:rPr>
              <w:noProof/>
            </w:rPr>
            <w:t>35</w:t>
          </w:r>
          <w:r>
            <w:rPr>
              <w:noProof/>
            </w:rPr>
            <w:fldChar w:fldCharType="end"/>
          </w:r>
        </w:p>
        <w:p w14:paraId="1203281B"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_Toc269411816 \h </w:instrText>
          </w:r>
          <w:r>
            <w:rPr>
              <w:noProof/>
            </w:rPr>
          </w:r>
          <w:r>
            <w:rPr>
              <w:noProof/>
            </w:rPr>
            <w:fldChar w:fldCharType="separate"/>
          </w:r>
          <w:r>
            <w:rPr>
              <w:noProof/>
            </w:rPr>
            <w:t>35</w:t>
          </w:r>
          <w:r>
            <w:rPr>
              <w:noProof/>
            </w:rPr>
            <w:fldChar w:fldCharType="end"/>
          </w:r>
        </w:p>
        <w:p w14:paraId="1E265214"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_Toc269411817 \h </w:instrText>
          </w:r>
          <w:r>
            <w:rPr>
              <w:noProof/>
            </w:rPr>
          </w:r>
          <w:r>
            <w:rPr>
              <w:noProof/>
            </w:rPr>
            <w:fldChar w:fldCharType="separate"/>
          </w:r>
          <w:r>
            <w:rPr>
              <w:noProof/>
            </w:rPr>
            <w:t>36</w:t>
          </w:r>
          <w:r>
            <w:rPr>
              <w:noProof/>
            </w:rPr>
            <w:fldChar w:fldCharType="end"/>
          </w:r>
        </w:p>
        <w:p w14:paraId="3F277A92"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_Toc269411818 \h </w:instrText>
          </w:r>
          <w:r>
            <w:rPr>
              <w:noProof/>
            </w:rPr>
          </w:r>
          <w:r>
            <w:rPr>
              <w:noProof/>
            </w:rPr>
            <w:fldChar w:fldCharType="separate"/>
          </w:r>
          <w:r>
            <w:rPr>
              <w:noProof/>
            </w:rPr>
            <w:t>36</w:t>
          </w:r>
          <w:r>
            <w:rPr>
              <w:noProof/>
            </w:rPr>
            <w:fldChar w:fldCharType="end"/>
          </w:r>
        </w:p>
        <w:p w14:paraId="6895FA72"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_Toc269411819 \h </w:instrText>
          </w:r>
          <w:r>
            <w:rPr>
              <w:noProof/>
            </w:rPr>
          </w:r>
          <w:r>
            <w:rPr>
              <w:noProof/>
            </w:rPr>
            <w:fldChar w:fldCharType="separate"/>
          </w:r>
          <w:r>
            <w:rPr>
              <w:noProof/>
            </w:rPr>
            <w:t>37</w:t>
          </w:r>
          <w:r>
            <w:rPr>
              <w:noProof/>
            </w:rPr>
            <w:fldChar w:fldCharType="end"/>
          </w:r>
        </w:p>
        <w:p w14:paraId="5CB5C53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_Toc269411820 \h </w:instrText>
          </w:r>
          <w:r>
            <w:rPr>
              <w:noProof/>
            </w:rPr>
          </w:r>
          <w:r>
            <w:rPr>
              <w:noProof/>
            </w:rPr>
            <w:fldChar w:fldCharType="separate"/>
          </w:r>
          <w:r>
            <w:rPr>
              <w:noProof/>
            </w:rPr>
            <w:t>38</w:t>
          </w:r>
          <w:r>
            <w:rPr>
              <w:noProof/>
            </w:rPr>
            <w:fldChar w:fldCharType="end"/>
          </w:r>
        </w:p>
        <w:p w14:paraId="445C056E"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_Toc269411821 \h </w:instrText>
          </w:r>
          <w:r>
            <w:rPr>
              <w:noProof/>
            </w:rPr>
          </w:r>
          <w:r>
            <w:rPr>
              <w:noProof/>
            </w:rPr>
            <w:fldChar w:fldCharType="separate"/>
          </w:r>
          <w:r>
            <w:rPr>
              <w:noProof/>
            </w:rPr>
            <w:t>39</w:t>
          </w:r>
          <w:r>
            <w:rPr>
              <w:noProof/>
            </w:rPr>
            <w:fldChar w:fldCharType="end"/>
          </w:r>
        </w:p>
        <w:p w14:paraId="1949321E" w14:textId="77777777" w:rsidR="00A04C80" w:rsidRDefault="00A04C80">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_Toc269411822 \h </w:instrText>
          </w:r>
          <w:r>
            <w:rPr>
              <w:noProof/>
            </w:rPr>
          </w:r>
          <w:r>
            <w:rPr>
              <w:noProof/>
            </w:rPr>
            <w:fldChar w:fldCharType="separate"/>
          </w:r>
          <w:r>
            <w:rPr>
              <w:noProof/>
            </w:rPr>
            <w:t>40</w:t>
          </w:r>
          <w:r>
            <w:rPr>
              <w:noProof/>
            </w:rPr>
            <w:fldChar w:fldCharType="end"/>
          </w:r>
        </w:p>
        <w:p w14:paraId="2814649E"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_Toc269411823 \h </w:instrText>
          </w:r>
          <w:r>
            <w:rPr>
              <w:noProof/>
            </w:rPr>
          </w:r>
          <w:r>
            <w:rPr>
              <w:noProof/>
            </w:rPr>
            <w:fldChar w:fldCharType="separate"/>
          </w:r>
          <w:r>
            <w:rPr>
              <w:noProof/>
            </w:rPr>
            <w:t>40</w:t>
          </w:r>
          <w:r>
            <w:rPr>
              <w:noProof/>
            </w:rPr>
            <w:fldChar w:fldCharType="end"/>
          </w:r>
        </w:p>
        <w:p w14:paraId="3164D252"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_Toc269411824 \h </w:instrText>
          </w:r>
          <w:r>
            <w:rPr>
              <w:noProof/>
            </w:rPr>
          </w:r>
          <w:r>
            <w:rPr>
              <w:noProof/>
            </w:rPr>
            <w:fldChar w:fldCharType="separate"/>
          </w:r>
          <w:r>
            <w:rPr>
              <w:noProof/>
            </w:rPr>
            <w:t>44</w:t>
          </w:r>
          <w:r>
            <w:rPr>
              <w:noProof/>
            </w:rPr>
            <w:fldChar w:fldCharType="end"/>
          </w:r>
        </w:p>
        <w:p w14:paraId="03E5743A"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_Toc269411825 \h </w:instrText>
          </w:r>
          <w:r>
            <w:rPr>
              <w:noProof/>
            </w:rPr>
          </w:r>
          <w:r>
            <w:rPr>
              <w:noProof/>
            </w:rPr>
            <w:fldChar w:fldCharType="separate"/>
          </w:r>
          <w:r>
            <w:rPr>
              <w:noProof/>
            </w:rPr>
            <w:t>53</w:t>
          </w:r>
          <w:r>
            <w:rPr>
              <w:noProof/>
            </w:rPr>
            <w:fldChar w:fldCharType="end"/>
          </w:r>
        </w:p>
        <w:p w14:paraId="14A87FC8"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4.3.1</w:t>
          </w:r>
          <w:r>
            <w:rPr>
              <w:rFonts w:asciiTheme="minorHAnsi" w:hAnsiTheme="minorHAnsi"/>
              <w:smallCaps w:val="0"/>
              <w:noProof/>
              <w:sz w:val="24"/>
              <w:szCs w:val="24"/>
              <w:lang w:eastAsia="ja-JP"/>
            </w:rPr>
            <w:tab/>
          </w:r>
          <w:r w:rsidRPr="006A7A15">
            <w:rPr>
              <w:rFonts w:cs="Times New Roman"/>
              <w:noProof/>
            </w:rPr>
            <w:t>Class Hierarchy</w:t>
          </w:r>
          <w:r>
            <w:rPr>
              <w:noProof/>
            </w:rPr>
            <w:tab/>
          </w:r>
          <w:r>
            <w:rPr>
              <w:noProof/>
            </w:rPr>
            <w:fldChar w:fldCharType="begin"/>
          </w:r>
          <w:r>
            <w:rPr>
              <w:noProof/>
            </w:rPr>
            <w:instrText xml:space="preserve"> PAGEREF _Toc269411826 \h </w:instrText>
          </w:r>
          <w:r>
            <w:rPr>
              <w:noProof/>
            </w:rPr>
          </w:r>
          <w:r>
            <w:rPr>
              <w:noProof/>
            </w:rPr>
            <w:fldChar w:fldCharType="separate"/>
          </w:r>
          <w:r>
            <w:rPr>
              <w:noProof/>
            </w:rPr>
            <w:t>53</w:t>
          </w:r>
          <w:r>
            <w:rPr>
              <w:noProof/>
            </w:rPr>
            <w:fldChar w:fldCharType="end"/>
          </w:r>
        </w:p>
        <w:p w14:paraId="1F3AE3AA"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4.3.2</w:t>
          </w:r>
          <w:r>
            <w:rPr>
              <w:rFonts w:asciiTheme="minorHAnsi" w:hAnsiTheme="minorHAnsi"/>
              <w:smallCaps w:val="0"/>
              <w:noProof/>
              <w:sz w:val="24"/>
              <w:szCs w:val="24"/>
              <w:lang w:eastAsia="ja-JP"/>
            </w:rPr>
            <w:tab/>
          </w:r>
          <w:r w:rsidRPr="006A7A15">
            <w:rPr>
              <w:rFonts w:cs="Times New Roman"/>
              <w:noProof/>
            </w:rPr>
            <w:t>Properties</w:t>
          </w:r>
          <w:r>
            <w:rPr>
              <w:noProof/>
            </w:rPr>
            <w:tab/>
          </w:r>
          <w:r>
            <w:rPr>
              <w:noProof/>
            </w:rPr>
            <w:fldChar w:fldCharType="begin"/>
          </w:r>
          <w:r>
            <w:rPr>
              <w:noProof/>
            </w:rPr>
            <w:instrText xml:space="preserve"> PAGEREF _Toc269411827 \h </w:instrText>
          </w:r>
          <w:r>
            <w:rPr>
              <w:noProof/>
            </w:rPr>
          </w:r>
          <w:r>
            <w:rPr>
              <w:noProof/>
            </w:rPr>
            <w:fldChar w:fldCharType="separate"/>
          </w:r>
          <w:r>
            <w:rPr>
              <w:noProof/>
            </w:rPr>
            <w:t>54</w:t>
          </w:r>
          <w:r>
            <w:rPr>
              <w:noProof/>
            </w:rPr>
            <w:fldChar w:fldCharType="end"/>
          </w:r>
        </w:p>
        <w:p w14:paraId="313CB997"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4.3.3</w:t>
          </w:r>
          <w:r>
            <w:rPr>
              <w:rFonts w:asciiTheme="minorHAnsi" w:hAnsiTheme="minorHAnsi"/>
              <w:smallCaps w:val="0"/>
              <w:noProof/>
              <w:sz w:val="24"/>
              <w:szCs w:val="24"/>
              <w:lang w:eastAsia="ja-JP"/>
            </w:rPr>
            <w:tab/>
          </w:r>
          <w:r w:rsidRPr="006A7A15">
            <w:rPr>
              <w:rFonts w:cs="Times New Roman"/>
              <w:noProof/>
            </w:rPr>
            <w:t>Expressing Semantics</w:t>
          </w:r>
          <w:r>
            <w:rPr>
              <w:noProof/>
            </w:rPr>
            <w:tab/>
          </w:r>
          <w:r>
            <w:rPr>
              <w:noProof/>
            </w:rPr>
            <w:fldChar w:fldCharType="begin"/>
          </w:r>
          <w:r>
            <w:rPr>
              <w:noProof/>
            </w:rPr>
            <w:instrText xml:space="preserve"> PAGEREF _Toc269411828 \h </w:instrText>
          </w:r>
          <w:r>
            <w:rPr>
              <w:noProof/>
            </w:rPr>
          </w:r>
          <w:r>
            <w:rPr>
              <w:noProof/>
            </w:rPr>
            <w:fldChar w:fldCharType="separate"/>
          </w:r>
          <w:r>
            <w:rPr>
              <w:noProof/>
            </w:rPr>
            <w:t>56</w:t>
          </w:r>
          <w:r>
            <w:rPr>
              <w:noProof/>
            </w:rPr>
            <w:fldChar w:fldCharType="end"/>
          </w:r>
        </w:p>
        <w:p w14:paraId="01A89E9D"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_Toc269411829 \h </w:instrText>
          </w:r>
          <w:r>
            <w:rPr>
              <w:noProof/>
            </w:rPr>
          </w:r>
          <w:r>
            <w:rPr>
              <w:noProof/>
            </w:rPr>
            <w:fldChar w:fldCharType="separate"/>
          </w:r>
          <w:r>
            <w:rPr>
              <w:noProof/>
            </w:rPr>
            <w:t>59</w:t>
          </w:r>
          <w:r>
            <w:rPr>
              <w:noProof/>
            </w:rPr>
            <w:fldChar w:fldCharType="end"/>
          </w:r>
        </w:p>
        <w:p w14:paraId="3CD9AED3"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5</w:t>
          </w:r>
          <w:r>
            <w:rPr>
              <w:rFonts w:asciiTheme="minorHAnsi" w:hAnsiTheme="minorHAnsi"/>
              <w:b w:val="0"/>
              <w:caps w:val="0"/>
              <w:noProof/>
              <w:sz w:val="24"/>
              <w:szCs w:val="24"/>
              <w:u w:val="none"/>
              <w:lang w:eastAsia="ja-JP"/>
            </w:rPr>
            <w:tab/>
          </w:r>
          <w:r w:rsidRPr="006A7A15">
            <w:rPr>
              <w:rFonts w:cs="Times New Roman"/>
              <w:noProof/>
            </w:rPr>
            <w:t>IMPLEMENTATION</w:t>
          </w:r>
          <w:r>
            <w:rPr>
              <w:noProof/>
            </w:rPr>
            <w:tab/>
          </w:r>
          <w:r>
            <w:rPr>
              <w:noProof/>
            </w:rPr>
            <w:fldChar w:fldCharType="begin"/>
          </w:r>
          <w:r>
            <w:rPr>
              <w:noProof/>
            </w:rPr>
            <w:instrText xml:space="preserve"> PAGEREF _Toc269411830 \h </w:instrText>
          </w:r>
          <w:r>
            <w:rPr>
              <w:noProof/>
            </w:rPr>
          </w:r>
          <w:r>
            <w:rPr>
              <w:noProof/>
            </w:rPr>
            <w:fldChar w:fldCharType="separate"/>
          </w:r>
          <w:r>
            <w:rPr>
              <w:noProof/>
            </w:rPr>
            <w:t>61</w:t>
          </w:r>
          <w:r>
            <w:rPr>
              <w:noProof/>
            </w:rPr>
            <w:fldChar w:fldCharType="end"/>
          </w:r>
        </w:p>
        <w:p w14:paraId="06149A91"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_Toc269411831 \h </w:instrText>
          </w:r>
          <w:r>
            <w:rPr>
              <w:noProof/>
            </w:rPr>
          </w:r>
          <w:r>
            <w:rPr>
              <w:noProof/>
            </w:rPr>
            <w:fldChar w:fldCharType="separate"/>
          </w:r>
          <w:r>
            <w:rPr>
              <w:noProof/>
            </w:rPr>
            <w:t>61</w:t>
          </w:r>
          <w:r>
            <w:rPr>
              <w:noProof/>
            </w:rPr>
            <w:fldChar w:fldCharType="end"/>
          </w:r>
        </w:p>
        <w:p w14:paraId="5F7A574F"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_Toc269411832 \h </w:instrText>
          </w:r>
          <w:r>
            <w:rPr>
              <w:noProof/>
            </w:rPr>
          </w:r>
          <w:r>
            <w:rPr>
              <w:noProof/>
            </w:rPr>
            <w:fldChar w:fldCharType="separate"/>
          </w:r>
          <w:r>
            <w:rPr>
              <w:noProof/>
            </w:rPr>
            <w:t>61</w:t>
          </w:r>
          <w:r>
            <w:rPr>
              <w:noProof/>
            </w:rPr>
            <w:fldChar w:fldCharType="end"/>
          </w:r>
        </w:p>
        <w:p w14:paraId="73745919"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_Toc269411833 \h </w:instrText>
          </w:r>
          <w:r>
            <w:rPr>
              <w:noProof/>
            </w:rPr>
          </w:r>
          <w:r>
            <w:rPr>
              <w:noProof/>
            </w:rPr>
            <w:fldChar w:fldCharType="separate"/>
          </w:r>
          <w:r>
            <w:rPr>
              <w:noProof/>
            </w:rPr>
            <w:t>62</w:t>
          </w:r>
          <w:r>
            <w:rPr>
              <w:noProof/>
            </w:rPr>
            <w:fldChar w:fldCharType="end"/>
          </w:r>
        </w:p>
        <w:p w14:paraId="518B0765"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_Toc269411834 \h </w:instrText>
          </w:r>
          <w:r>
            <w:rPr>
              <w:noProof/>
            </w:rPr>
          </w:r>
          <w:r>
            <w:rPr>
              <w:noProof/>
            </w:rPr>
            <w:fldChar w:fldCharType="separate"/>
          </w:r>
          <w:r>
            <w:rPr>
              <w:noProof/>
            </w:rPr>
            <w:t>62</w:t>
          </w:r>
          <w:r>
            <w:rPr>
              <w:noProof/>
            </w:rPr>
            <w:fldChar w:fldCharType="end"/>
          </w:r>
        </w:p>
        <w:p w14:paraId="5DA79C82"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_Toc269411835 \h </w:instrText>
          </w:r>
          <w:r>
            <w:rPr>
              <w:noProof/>
            </w:rPr>
          </w:r>
          <w:r>
            <w:rPr>
              <w:noProof/>
            </w:rPr>
            <w:fldChar w:fldCharType="separate"/>
          </w:r>
          <w:r>
            <w:rPr>
              <w:noProof/>
            </w:rPr>
            <w:t>63</w:t>
          </w:r>
          <w:r>
            <w:rPr>
              <w:noProof/>
            </w:rPr>
            <w:fldChar w:fldCharType="end"/>
          </w:r>
        </w:p>
        <w:p w14:paraId="022C19DF"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_Toc269411836 \h </w:instrText>
          </w:r>
          <w:r>
            <w:rPr>
              <w:noProof/>
            </w:rPr>
          </w:r>
          <w:r>
            <w:rPr>
              <w:noProof/>
            </w:rPr>
            <w:fldChar w:fldCharType="separate"/>
          </w:r>
          <w:r>
            <w:rPr>
              <w:noProof/>
            </w:rPr>
            <w:t>63</w:t>
          </w:r>
          <w:r>
            <w:rPr>
              <w:noProof/>
            </w:rPr>
            <w:fldChar w:fldCharType="end"/>
          </w:r>
        </w:p>
        <w:p w14:paraId="70E9300A"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_Toc269411837 \h </w:instrText>
          </w:r>
          <w:r>
            <w:rPr>
              <w:noProof/>
            </w:rPr>
          </w:r>
          <w:r>
            <w:rPr>
              <w:noProof/>
            </w:rPr>
            <w:fldChar w:fldCharType="separate"/>
          </w:r>
          <w:r>
            <w:rPr>
              <w:noProof/>
            </w:rPr>
            <w:t>64</w:t>
          </w:r>
          <w:r>
            <w:rPr>
              <w:noProof/>
            </w:rPr>
            <w:fldChar w:fldCharType="end"/>
          </w:r>
        </w:p>
        <w:p w14:paraId="3CE4DA09"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_Toc269411838 \h </w:instrText>
          </w:r>
          <w:r>
            <w:rPr>
              <w:noProof/>
            </w:rPr>
          </w:r>
          <w:r>
            <w:rPr>
              <w:noProof/>
            </w:rPr>
            <w:fldChar w:fldCharType="separate"/>
          </w:r>
          <w:r>
            <w:rPr>
              <w:noProof/>
            </w:rPr>
            <w:t>65</w:t>
          </w:r>
          <w:r>
            <w:rPr>
              <w:noProof/>
            </w:rPr>
            <w:fldChar w:fldCharType="end"/>
          </w:r>
        </w:p>
        <w:p w14:paraId="328D5320"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_Toc269411839 \h </w:instrText>
          </w:r>
          <w:r>
            <w:rPr>
              <w:noProof/>
            </w:rPr>
          </w:r>
          <w:r>
            <w:rPr>
              <w:noProof/>
            </w:rPr>
            <w:fldChar w:fldCharType="separate"/>
          </w:r>
          <w:r>
            <w:rPr>
              <w:noProof/>
            </w:rPr>
            <w:t>66</w:t>
          </w:r>
          <w:r>
            <w:rPr>
              <w:noProof/>
            </w:rPr>
            <w:fldChar w:fldCharType="end"/>
          </w:r>
        </w:p>
        <w:p w14:paraId="72BAD3E1" w14:textId="77777777" w:rsidR="00A04C80" w:rsidRDefault="00A04C80">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_Toc269411840 \h </w:instrText>
          </w:r>
          <w:r>
            <w:rPr>
              <w:noProof/>
            </w:rPr>
          </w:r>
          <w:r>
            <w:rPr>
              <w:noProof/>
            </w:rPr>
            <w:fldChar w:fldCharType="separate"/>
          </w:r>
          <w:r>
            <w:rPr>
              <w:noProof/>
            </w:rPr>
            <w:t>67</w:t>
          </w:r>
          <w:r>
            <w:rPr>
              <w:noProof/>
            </w:rPr>
            <w:fldChar w:fldCharType="end"/>
          </w:r>
        </w:p>
        <w:p w14:paraId="045F561A" w14:textId="77777777" w:rsidR="00A04C80" w:rsidRDefault="00A04C80">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_Toc269411841 \h </w:instrText>
          </w:r>
          <w:r>
            <w:rPr>
              <w:noProof/>
            </w:rPr>
          </w:r>
          <w:r>
            <w:rPr>
              <w:noProof/>
            </w:rPr>
            <w:fldChar w:fldCharType="separate"/>
          </w:r>
          <w:r>
            <w:rPr>
              <w:noProof/>
            </w:rPr>
            <w:t>68</w:t>
          </w:r>
          <w:r>
            <w:rPr>
              <w:noProof/>
            </w:rPr>
            <w:fldChar w:fldCharType="end"/>
          </w:r>
        </w:p>
        <w:p w14:paraId="5876E48F" w14:textId="77777777" w:rsidR="00A04C80" w:rsidRDefault="00A04C80">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_Toc269411842 \h </w:instrText>
          </w:r>
          <w:r>
            <w:rPr>
              <w:noProof/>
            </w:rPr>
          </w:r>
          <w:r>
            <w:rPr>
              <w:noProof/>
            </w:rPr>
            <w:fldChar w:fldCharType="separate"/>
          </w:r>
          <w:r>
            <w:rPr>
              <w:noProof/>
            </w:rPr>
            <w:t>70</w:t>
          </w:r>
          <w:r>
            <w:rPr>
              <w:noProof/>
            </w:rPr>
            <w:fldChar w:fldCharType="end"/>
          </w:r>
        </w:p>
        <w:p w14:paraId="642B15DE"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_Toc269411843 \h </w:instrText>
          </w:r>
          <w:r>
            <w:rPr>
              <w:noProof/>
            </w:rPr>
          </w:r>
          <w:r>
            <w:rPr>
              <w:noProof/>
            </w:rPr>
            <w:fldChar w:fldCharType="separate"/>
          </w:r>
          <w:r>
            <w:rPr>
              <w:noProof/>
            </w:rPr>
            <w:t>72</w:t>
          </w:r>
          <w:r>
            <w:rPr>
              <w:noProof/>
            </w:rPr>
            <w:fldChar w:fldCharType="end"/>
          </w:r>
        </w:p>
        <w:p w14:paraId="63F2D045"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_Toc269411844 \h </w:instrText>
          </w:r>
          <w:r>
            <w:rPr>
              <w:noProof/>
            </w:rPr>
          </w:r>
          <w:r>
            <w:rPr>
              <w:noProof/>
            </w:rPr>
            <w:fldChar w:fldCharType="separate"/>
          </w:r>
          <w:r>
            <w:rPr>
              <w:noProof/>
            </w:rPr>
            <w:t>73</w:t>
          </w:r>
          <w:r>
            <w:rPr>
              <w:noProof/>
            </w:rPr>
            <w:fldChar w:fldCharType="end"/>
          </w:r>
        </w:p>
        <w:p w14:paraId="752CD31C"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6</w:t>
          </w:r>
          <w:r>
            <w:rPr>
              <w:rFonts w:asciiTheme="minorHAnsi" w:hAnsiTheme="minorHAnsi"/>
              <w:b w:val="0"/>
              <w:caps w:val="0"/>
              <w:noProof/>
              <w:sz w:val="24"/>
              <w:szCs w:val="24"/>
              <w:u w:val="none"/>
              <w:lang w:eastAsia="ja-JP"/>
            </w:rPr>
            <w:tab/>
          </w:r>
          <w:r w:rsidRPr="006A7A15">
            <w:rPr>
              <w:rFonts w:cs="Times New Roman"/>
              <w:noProof/>
            </w:rPr>
            <w:t>EVALUATION AND CRITICAL ANALYSIS</w:t>
          </w:r>
          <w:r>
            <w:rPr>
              <w:noProof/>
            </w:rPr>
            <w:tab/>
          </w:r>
          <w:r>
            <w:rPr>
              <w:noProof/>
            </w:rPr>
            <w:fldChar w:fldCharType="begin"/>
          </w:r>
          <w:r>
            <w:rPr>
              <w:noProof/>
            </w:rPr>
            <w:instrText xml:space="preserve"> PAGEREF _Toc269411845 \h </w:instrText>
          </w:r>
          <w:r>
            <w:rPr>
              <w:noProof/>
            </w:rPr>
          </w:r>
          <w:r>
            <w:rPr>
              <w:noProof/>
            </w:rPr>
            <w:fldChar w:fldCharType="separate"/>
          </w:r>
          <w:r>
            <w:rPr>
              <w:noProof/>
            </w:rPr>
            <w:t>74</w:t>
          </w:r>
          <w:r>
            <w:rPr>
              <w:noProof/>
            </w:rPr>
            <w:fldChar w:fldCharType="end"/>
          </w:r>
        </w:p>
        <w:p w14:paraId="53ABD687"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_Toc269411846 \h </w:instrText>
          </w:r>
          <w:r>
            <w:rPr>
              <w:noProof/>
            </w:rPr>
          </w:r>
          <w:r>
            <w:rPr>
              <w:noProof/>
            </w:rPr>
            <w:fldChar w:fldCharType="separate"/>
          </w:r>
          <w:r>
            <w:rPr>
              <w:noProof/>
            </w:rPr>
            <w:t>74</w:t>
          </w:r>
          <w:r>
            <w:rPr>
              <w:noProof/>
            </w:rPr>
            <w:fldChar w:fldCharType="end"/>
          </w:r>
        </w:p>
        <w:p w14:paraId="0251CE8A"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6.1.1</w:t>
          </w:r>
          <w:r>
            <w:rPr>
              <w:rFonts w:asciiTheme="minorHAnsi" w:hAnsiTheme="minorHAnsi"/>
              <w:smallCaps w:val="0"/>
              <w:noProof/>
              <w:sz w:val="24"/>
              <w:szCs w:val="24"/>
              <w:lang w:eastAsia="ja-JP"/>
            </w:rPr>
            <w:tab/>
          </w:r>
          <w:r w:rsidRPr="006A7A15">
            <w:rPr>
              <w:rFonts w:cs="Times New Roman"/>
              <w:noProof/>
            </w:rPr>
            <w:t>Questions</w:t>
          </w:r>
          <w:r>
            <w:rPr>
              <w:noProof/>
            </w:rPr>
            <w:tab/>
          </w:r>
          <w:r>
            <w:rPr>
              <w:noProof/>
            </w:rPr>
            <w:fldChar w:fldCharType="begin"/>
          </w:r>
          <w:r>
            <w:rPr>
              <w:noProof/>
            </w:rPr>
            <w:instrText xml:space="preserve"> PAGEREF _Toc269411847 \h </w:instrText>
          </w:r>
          <w:r>
            <w:rPr>
              <w:noProof/>
            </w:rPr>
          </w:r>
          <w:r>
            <w:rPr>
              <w:noProof/>
            </w:rPr>
            <w:fldChar w:fldCharType="separate"/>
          </w:r>
          <w:r>
            <w:rPr>
              <w:noProof/>
            </w:rPr>
            <w:t>74</w:t>
          </w:r>
          <w:r>
            <w:rPr>
              <w:noProof/>
            </w:rPr>
            <w:fldChar w:fldCharType="end"/>
          </w:r>
        </w:p>
        <w:p w14:paraId="176D4147"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6.1.2</w:t>
          </w:r>
          <w:r>
            <w:rPr>
              <w:rFonts w:asciiTheme="minorHAnsi" w:hAnsiTheme="minorHAnsi"/>
              <w:smallCaps w:val="0"/>
              <w:noProof/>
              <w:sz w:val="24"/>
              <w:szCs w:val="24"/>
              <w:lang w:eastAsia="ja-JP"/>
            </w:rPr>
            <w:tab/>
          </w:r>
          <w:r w:rsidRPr="006A7A15">
            <w:rPr>
              <w:rFonts w:cs="Times New Roman"/>
              <w:noProof/>
            </w:rPr>
            <w:t>Participants</w:t>
          </w:r>
          <w:r>
            <w:rPr>
              <w:noProof/>
            </w:rPr>
            <w:tab/>
          </w:r>
          <w:r>
            <w:rPr>
              <w:noProof/>
            </w:rPr>
            <w:fldChar w:fldCharType="begin"/>
          </w:r>
          <w:r>
            <w:rPr>
              <w:noProof/>
            </w:rPr>
            <w:instrText xml:space="preserve"> PAGEREF _Toc269411848 \h </w:instrText>
          </w:r>
          <w:r>
            <w:rPr>
              <w:noProof/>
            </w:rPr>
          </w:r>
          <w:r>
            <w:rPr>
              <w:noProof/>
            </w:rPr>
            <w:fldChar w:fldCharType="separate"/>
          </w:r>
          <w:r>
            <w:rPr>
              <w:noProof/>
            </w:rPr>
            <w:t>76</w:t>
          </w:r>
          <w:r>
            <w:rPr>
              <w:noProof/>
            </w:rPr>
            <w:fldChar w:fldCharType="end"/>
          </w:r>
        </w:p>
        <w:p w14:paraId="556DFCA9"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6.1.3</w:t>
          </w:r>
          <w:r>
            <w:rPr>
              <w:rFonts w:asciiTheme="minorHAnsi" w:hAnsiTheme="minorHAnsi"/>
              <w:smallCaps w:val="0"/>
              <w:noProof/>
              <w:sz w:val="24"/>
              <w:szCs w:val="24"/>
              <w:lang w:eastAsia="ja-JP"/>
            </w:rPr>
            <w:tab/>
          </w:r>
          <w:r w:rsidRPr="006A7A15">
            <w:rPr>
              <w:rFonts w:cs="Times New Roman"/>
              <w:noProof/>
            </w:rPr>
            <w:t>Results</w:t>
          </w:r>
          <w:r>
            <w:rPr>
              <w:noProof/>
            </w:rPr>
            <w:tab/>
          </w:r>
          <w:r>
            <w:rPr>
              <w:noProof/>
            </w:rPr>
            <w:fldChar w:fldCharType="begin"/>
          </w:r>
          <w:r>
            <w:rPr>
              <w:noProof/>
            </w:rPr>
            <w:instrText xml:space="preserve"> PAGEREF _Toc269411849 \h </w:instrText>
          </w:r>
          <w:r>
            <w:rPr>
              <w:noProof/>
            </w:rPr>
          </w:r>
          <w:r>
            <w:rPr>
              <w:noProof/>
            </w:rPr>
            <w:fldChar w:fldCharType="separate"/>
          </w:r>
          <w:r>
            <w:rPr>
              <w:noProof/>
            </w:rPr>
            <w:t>77</w:t>
          </w:r>
          <w:r>
            <w:rPr>
              <w:noProof/>
            </w:rPr>
            <w:fldChar w:fldCharType="end"/>
          </w:r>
        </w:p>
        <w:p w14:paraId="7782D541" w14:textId="77777777" w:rsidR="00A04C80" w:rsidRDefault="00A04C80">
          <w:pPr>
            <w:pStyle w:val="TOC3"/>
            <w:tabs>
              <w:tab w:val="left" w:pos="680"/>
              <w:tab w:val="right" w:pos="8290"/>
            </w:tabs>
            <w:rPr>
              <w:rFonts w:asciiTheme="minorHAnsi" w:hAnsiTheme="minorHAnsi"/>
              <w:smallCaps w:val="0"/>
              <w:noProof/>
              <w:sz w:val="24"/>
              <w:szCs w:val="24"/>
              <w:lang w:eastAsia="ja-JP"/>
            </w:rPr>
          </w:pPr>
          <w:r w:rsidRPr="006A7A15">
            <w:rPr>
              <w:rFonts w:cs="Times New Roman"/>
              <w:noProof/>
            </w:rPr>
            <w:t>6.1.4</w:t>
          </w:r>
          <w:r>
            <w:rPr>
              <w:rFonts w:asciiTheme="minorHAnsi" w:hAnsiTheme="minorHAnsi"/>
              <w:smallCaps w:val="0"/>
              <w:noProof/>
              <w:sz w:val="24"/>
              <w:szCs w:val="24"/>
              <w:lang w:eastAsia="ja-JP"/>
            </w:rPr>
            <w:tab/>
          </w:r>
          <w:r w:rsidRPr="006A7A15">
            <w:rPr>
              <w:rFonts w:cs="Times New Roman"/>
              <w:noProof/>
            </w:rPr>
            <w:t>Critical Analysis</w:t>
          </w:r>
          <w:r>
            <w:rPr>
              <w:noProof/>
            </w:rPr>
            <w:tab/>
          </w:r>
          <w:r>
            <w:rPr>
              <w:noProof/>
            </w:rPr>
            <w:fldChar w:fldCharType="begin"/>
          </w:r>
          <w:r>
            <w:rPr>
              <w:noProof/>
            </w:rPr>
            <w:instrText xml:space="preserve"> PAGEREF _Toc269411850 \h </w:instrText>
          </w:r>
          <w:r>
            <w:rPr>
              <w:noProof/>
            </w:rPr>
          </w:r>
          <w:r>
            <w:rPr>
              <w:noProof/>
            </w:rPr>
            <w:fldChar w:fldCharType="separate"/>
          </w:r>
          <w:r>
            <w:rPr>
              <w:noProof/>
            </w:rPr>
            <w:t>84</w:t>
          </w:r>
          <w:r>
            <w:rPr>
              <w:noProof/>
            </w:rPr>
            <w:fldChar w:fldCharType="end"/>
          </w:r>
        </w:p>
        <w:p w14:paraId="713C1419"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_Toc269411851 \h </w:instrText>
          </w:r>
          <w:r>
            <w:rPr>
              <w:noProof/>
            </w:rPr>
          </w:r>
          <w:r>
            <w:rPr>
              <w:noProof/>
            </w:rPr>
            <w:fldChar w:fldCharType="separate"/>
          </w:r>
          <w:r>
            <w:rPr>
              <w:noProof/>
            </w:rPr>
            <w:t>85</w:t>
          </w:r>
          <w:r>
            <w:rPr>
              <w:noProof/>
            </w:rPr>
            <w:fldChar w:fldCharType="end"/>
          </w:r>
        </w:p>
        <w:p w14:paraId="28DBFC18"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7</w:t>
          </w:r>
          <w:r>
            <w:rPr>
              <w:rFonts w:asciiTheme="minorHAnsi" w:hAnsiTheme="minorHAnsi"/>
              <w:b w:val="0"/>
              <w:caps w:val="0"/>
              <w:noProof/>
              <w:sz w:val="24"/>
              <w:szCs w:val="24"/>
              <w:u w:val="none"/>
              <w:lang w:eastAsia="ja-JP"/>
            </w:rPr>
            <w:tab/>
          </w:r>
          <w:r w:rsidRPr="006A7A15">
            <w:rPr>
              <w:rFonts w:cs="Times New Roman"/>
              <w:noProof/>
            </w:rPr>
            <w:t>CONCLUSION AND FUTURE WORK</w:t>
          </w:r>
          <w:r>
            <w:rPr>
              <w:noProof/>
            </w:rPr>
            <w:tab/>
          </w:r>
          <w:r>
            <w:rPr>
              <w:noProof/>
            </w:rPr>
            <w:fldChar w:fldCharType="begin"/>
          </w:r>
          <w:r>
            <w:rPr>
              <w:noProof/>
            </w:rPr>
            <w:instrText xml:space="preserve"> PAGEREF _Toc269411852 \h </w:instrText>
          </w:r>
          <w:r>
            <w:rPr>
              <w:noProof/>
            </w:rPr>
          </w:r>
          <w:r>
            <w:rPr>
              <w:noProof/>
            </w:rPr>
            <w:fldChar w:fldCharType="separate"/>
          </w:r>
          <w:r>
            <w:rPr>
              <w:noProof/>
            </w:rPr>
            <w:t>86</w:t>
          </w:r>
          <w:r>
            <w:rPr>
              <w:noProof/>
            </w:rPr>
            <w:fldChar w:fldCharType="end"/>
          </w:r>
        </w:p>
        <w:p w14:paraId="1A62E5AF"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_Toc269411853 \h </w:instrText>
          </w:r>
          <w:r>
            <w:rPr>
              <w:noProof/>
            </w:rPr>
          </w:r>
          <w:r>
            <w:rPr>
              <w:noProof/>
            </w:rPr>
            <w:fldChar w:fldCharType="separate"/>
          </w:r>
          <w:r>
            <w:rPr>
              <w:noProof/>
            </w:rPr>
            <w:t>86</w:t>
          </w:r>
          <w:r>
            <w:rPr>
              <w:noProof/>
            </w:rPr>
            <w:fldChar w:fldCharType="end"/>
          </w:r>
        </w:p>
        <w:p w14:paraId="5F12308E" w14:textId="77777777" w:rsidR="00A04C80" w:rsidRDefault="00A04C80">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_Toc269411854 \h </w:instrText>
          </w:r>
          <w:r>
            <w:rPr>
              <w:noProof/>
            </w:rPr>
          </w:r>
          <w:r>
            <w:rPr>
              <w:noProof/>
            </w:rPr>
            <w:fldChar w:fldCharType="separate"/>
          </w:r>
          <w:r>
            <w:rPr>
              <w:noProof/>
            </w:rPr>
            <w:t>86</w:t>
          </w:r>
          <w:r>
            <w:rPr>
              <w:noProof/>
            </w:rPr>
            <w:fldChar w:fldCharType="end"/>
          </w:r>
        </w:p>
        <w:p w14:paraId="57DDAA73" w14:textId="77777777" w:rsidR="00A04C80" w:rsidRDefault="00A04C80">
          <w:pPr>
            <w:pStyle w:val="TOC1"/>
            <w:rPr>
              <w:rFonts w:asciiTheme="minorHAnsi" w:hAnsiTheme="minorHAnsi"/>
              <w:b w:val="0"/>
              <w:caps w:val="0"/>
              <w:noProof/>
              <w:sz w:val="24"/>
              <w:szCs w:val="24"/>
              <w:u w:val="none"/>
              <w:lang w:eastAsia="ja-JP"/>
            </w:rPr>
          </w:pPr>
          <w:r w:rsidRPr="006A7A15">
            <w:rPr>
              <w:rFonts w:cs="Times New Roman"/>
              <w:noProof/>
            </w:rPr>
            <w:t>REFERENCES</w:t>
          </w:r>
          <w:r>
            <w:rPr>
              <w:noProof/>
            </w:rPr>
            <w:tab/>
          </w:r>
          <w:r>
            <w:rPr>
              <w:noProof/>
            </w:rPr>
            <w:fldChar w:fldCharType="begin"/>
          </w:r>
          <w:r>
            <w:rPr>
              <w:noProof/>
            </w:rPr>
            <w:instrText xml:space="preserve"> PAGEREF _Toc269411855 \h </w:instrText>
          </w:r>
          <w:r>
            <w:rPr>
              <w:noProof/>
            </w:rPr>
          </w:r>
          <w:r>
            <w:rPr>
              <w:noProof/>
            </w:rPr>
            <w:fldChar w:fldCharType="separate"/>
          </w:r>
          <w:r>
            <w:rPr>
              <w:noProof/>
            </w:rPr>
            <w:t>87</w:t>
          </w:r>
          <w:r>
            <w:rPr>
              <w:noProof/>
            </w:rPr>
            <w:fldChar w:fldCharType="end"/>
          </w:r>
        </w:p>
        <w:p w14:paraId="6DE0E912" w14:textId="77777777" w:rsidR="00A04C80" w:rsidRDefault="00A04C80">
          <w:pPr>
            <w:pStyle w:val="TOC1"/>
            <w:rPr>
              <w:rFonts w:asciiTheme="minorHAnsi" w:hAnsiTheme="minorHAnsi"/>
              <w:b w:val="0"/>
              <w:caps w:val="0"/>
              <w:noProof/>
              <w:sz w:val="24"/>
              <w:szCs w:val="24"/>
              <w:u w:val="none"/>
              <w:lang w:eastAsia="ja-JP"/>
            </w:rPr>
          </w:pPr>
          <w:r>
            <w:rPr>
              <w:noProof/>
            </w:rPr>
            <w:t>APPENDIX</w:t>
          </w:r>
          <w:r>
            <w:rPr>
              <w:noProof/>
            </w:rPr>
            <w:tab/>
          </w:r>
          <w:r>
            <w:rPr>
              <w:noProof/>
            </w:rPr>
            <w:fldChar w:fldCharType="begin"/>
          </w:r>
          <w:r>
            <w:rPr>
              <w:noProof/>
            </w:rPr>
            <w:instrText xml:space="preserve"> PAGEREF _Toc269411856 \h </w:instrText>
          </w:r>
          <w:r>
            <w:rPr>
              <w:noProof/>
            </w:rPr>
          </w:r>
          <w:r>
            <w:rPr>
              <w:noProof/>
            </w:rPr>
            <w:fldChar w:fldCharType="separate"/>
          </w:r>
          <w:r>
            <w:rPr>
              <w:noProof/>
            </w:rPr>
            <w:t>89</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D10351">
          <w:rPr>
            <w:noProof/>
          </w:rPr>
          <w:t>18006</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0" w:name="_Toc266441188"/>
      <w:bookmarkStart w:id="1" w:name="_Toc267063307"/>
      <w:bookmarkStart w:id="2" w:name="_Toc269411786"/>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3D09E271"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3" w:name="_Toc266441189"/>
      <w:bookmarkStart w:id="4" w:name="_Toc267063308"/>
      <w:bookmarkStart w:id="5" w:name="_Toc269411787"/>
      <w:r w:rsidRPr="00F45A4F">
        <w:rPr>
          <w:rFonts w:cs="Times New Roman"/>
        </w:rPr>
        <w:t>LIST OF TABLES</w:t>
      </w:r>
      <w:bookmarkEnd w:id="3"/>
      <w:bookmarkEnd w:id="4"/>
      <w:bookmarkEnd w:id="5"/>
    </w:p>
    <w:p w14:paraId="755E9823" w14:textId="77777777" w:rsidR="00211AF5"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211AF5">
        <w:rPr>
          <w:noProof/>
        </w:rPr>
        <w:t>Table 1: Access user story</w:t>
      </w:r>
      <w:r w:rsidR="00211AF5">
        <w:rPr>
          <w:noProof/>
        </w:rPr>
        <w:tab/>
      </w:r>
      <w:r w:rsidR="00211AF5">
        <w:rPr>
          <w:noProof/>
        </w:rPr>
        <w:fldChar w:fldCharType="begin"/>
      </w:r>
      <w:r w:rsidR="00211AF5">
        <w:rPr>
          <w:noProof/>
        </w:rPr>
        <w:instrText xml:space="preserve"> PAGEREF _Toc269312565 \h </w:instrText>
      </w:r>
      <w:r w:rsidR="00211AF5">
        <w:rPr>
          <w:noProof/>
        </w:rPr>
      </w:r>
      <w:r w:rsidR="00211AF5">
        <w:rPr>
          <w:noProof/>
        </w:rPr>
        <w:fldChar w:fldCharType="separate"/>
      </w:r>
      <w:r w:rsidR="00211AF5">
        <w:rPr>
          <w:noProof/>
        </w:rPr>
        <w:t>43</w:t>
      </w:r>
      <w:r w:rsidR="00211AF5">
        <w:rPr>
          <w:noProof/>
        </w:rPr>
        <w:fldChar w:fldCharType="end"/>
      </w:r>
    </w:p>
    <w:p w14:paraId="48FF5DD1" w14:textId="77777777" w:rsidR="00211AF5" w:rsidRDefault="00211AF5">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_Toc269312566 \h </w:instrText>
      </w:r>
      <w:r>
        <w:rPr>
          <w:noProof/>
        </w:rPr>
      </w:r>
      <w:r>
        <w:rPr>
          <w:noProof/>
        </w:rPr>
        <w:fldChar w:fldCharType="separate"/>
      </w:r>
      <w:r>
        <w:rPr>
          <w:noProof/>
        </w:rPr>
        <w:t>44</w:t>
      </w:r>
      <w:r>
        <w:rPr>
          <w:noProof/>
        </w:rPr>
        <w:fldChar w:fldCharType="end"/>
      </w:r>
    </w:p>
    <w:p w14:paraId="07BEF25F" w14:textId="77777777" w:rsidR="00211AF5" w:rsidRDefault="00211AF5">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_Toc269312567 \h </w:instrText>
      </w:r>
      <w:r>
        <w:rPr>
          <w:noProof/>
        </w:rPr>
      </w:r>
      <w:r>
        <w:rPr>
          <w:noProof/>
        </w:rPr>
        <w:fldChar w:fldCharType="separate"/>
      </w:r>
      <w:r>
        <w:rPr>
          <w:noProof/>
        </w:rPr>
        <w:t>46</w:t>
      </w:r>
      <w:r>
        <w:rPr>
          <w:noProof/>
        </w:rPr>
        <w:fldChar w:fldCharType="end"/>
      </w:r>
    </w:p>
    <w:p w14:paraId="4364D903" w14:textId="77777777" w:rsidR="00211AF5" w:rsidRDefault="00211AF5">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_Toc269312568 \h </w:instrText>
      </w:r>
      <w:r>
        <w:rPr>
          <w:noProof/>
        </w:rPr>
      </w:r>
      <w:r>
        <w:rPr>
          <w:noProof/>
        </w:rPr>
        <w:fldChar w:fldCharType="separate"/>
      </w:r>
      <w:r>
        <w:rPr>
          <w:noProof/>
        </w:rPr>
        <w:t>46</w:t>
      </w:r>
      <w:r>
        <w:rPr>
          <w:noProof/>
        </w:rPr>
        <w:fldChar w:fldCharType="end"/>
      </w:r>
    </w:p>
    <w:p w14:paraId="0EE63244" w14:textId="77777777" w:rsidR="00211AF5" w:rsidRDefault="00211AF5">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_Toc269312569 \h </w:instrText>
      </w:r>
      <w:r>
        <w:rPr>
          <w:noProof/>
        </w:rPr>
      </w:r>
      <w:r>
        <w:rPr>
          <w:noProof/>
        </w:rPr>
        <w:fldChar w:fldCharType="separate"/>
      </w:r>
      <w:r>
        <w:rPr>
          <w:noProof/>
        </w:rPr>
        <w:t>47</w:t>
      </w:r>
      <w:r>
        <w:rPr>
          <w:noProof/>
        </w:rPr>
        <w:fldChar w:fldCharType="end"/>
      </w:r>
    </w:p>
    <w:p w14:paraId="30231CF1" w14:textId="77777777" w:rsidR="00211AF5" w:rsidRDefault="00211AF5">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_Toc269312570 \h </w:instrText>
      </w:r>
      <w:r>
        <w:rPr>
          <w:noProof/>
        </w:rPr>
      </w:r>
      <w:r>
        <w:rPr>
          <w:noProof/>
        </w:rPr>
        <w:fldChar w:fldCharType="separate"/>
      </w:r>
      <w:r>
        <w:rPr>
          <w:noProof/>
        </w:rPr>
        <w:t>48</w:t>
      </w:r>
      <w:r>
        <w:rPr>
          <w:noProof/>
        </w:rPr>
        <w:fldChar w:fldCharType="end"/>
      </w:r>
    </w:p>
    <w:p w14:paraId="4E1A12E8" w14:textId="77777777" w:rsidR="00211AF5" w:rsidRDefault="00211AF5">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_Toc269312571 \h </w:instrText>
      </w:r>
      <w:r>
        <w:rPr>
          <w:noProof/>
        </w:rPr>
      </w:r>
      <w:r>
        <w:rPr>
          <w:noProof/>
        </w:rPr>
        <w:fldChar w:fldCharType="separate"/>
      </w:r>
      <w:r>
        <w:rPr>
          <w:noProof/>
        </w:rPr>
        <w:t>49</w:t>
      </w:r>
      <w:r>
        <w:rPr>
          <w:noProof/>
        </w:rPr>
        <w:fldChar w:fldCharType="end"/>
      </w:r>
    </w:p>
    <w:p w14:paraId="59542173" w14:textId="77777777" w:rsidR="00211AF5" w:rsidRDefault="00211AF5">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_Toc269312572 \h </w:instrText>
      </w:r>
      <w:r>
        <w:rPr>
          <w:noProof/>
        </w:rPr>
      </w:r>
      <w:r>
        <w:rPr>
          <w:noProof/>
        </w:rPr>
        <w:fldChar w:fldCharType="separate"/>
      </w:r>
      <w:r>
        <w:rPr>
          <w:noProof/>
        </w:rPr>
        <w:t>49</w:t>
      </w:r>
      <w:r>
        <w:rPr>
          <w:noProof/>
        </w:rPr>
        <w:fldChar w:fldCharType="end"/>
      </w:r>
    </w:p>
    <w:p w14:paraId="0B942A72" w14:textId="77777777" w:rsidR="00211AF5" w:rsidRDefault="00211AF5">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_Toc269312573 \h </w:instrText>
      </w:r>
      <w:r>
        <w:rPr>
          <w:noProof/>
        </w:rPr>
      </w:r>
      <w:r>
        <w:rPr>
          <w:noProof/>
        </w:rPr>
        <w:fldChar w:fldCharType="separate"/>
      </w:r>
      <w:r>
        <w:rPr>
          <w:noProof/>
        </w:rPr>
        <w:t>50</w:t>
      </w:r>
      <w:r>
        <w:rPr>
          <w:noProof/>
        </w:rPr>
        <w:fldChar w:fldCharType="end"/>
      </w:r>
    </w:p>
    <w:p w14:paraId="4E2D1FF2" w14:textId="77777777" w:rsidR="00211AF5" w:rsidRDefault="00211AF5">
      <w:pPr>
        <w:pStyle w:val="TableofFigures"/>
        <w:tabs>
          <w:tab w:val="right" w:leader="underscore" w:pos="8290"/>
        </w:tabs>
        <w:rPr>
          <w:i w:val="0"/>
          <w:noProof/>
          <w:sz w:val="24"/>
          <w:szCs w:val="24"/>
          <w:lang w:eastAsia="ja-JP"/>
        </w:rPr>
      </w:pPr>
      <w:r>
        <w:rPr>
          <w:noProof/>
        </w:rPr>
        <w:t>Table 10: Configuration questions</w:t>
      </w:r>
      <w:r>
        <w:rPr>
          <w:noProof/>
        </w:rPr>
        <w:tab/>
      </w:r>
      <w:r>
        <w:rPr>
          <w:noProof/>
        </w:rPr>
        <w:fldChar w:fldCharType="begin"/>
      </w:r>
      <w:r>
        <w:rPr>
          <w:noProof/>
        </w:rPr>
        <w:instrText xml:space="preserve"> PAGEREF _Toc269312574 \h </w:instrText>
      </w:r>
      <w:r>
        <w:rPr>
          <w:noProof/>
        </w:rPr>
      </w:r>
      <w:r>
        <w:rPr>
          <w:noProof/>
        </w:rPr>
        <w:fldChar w:fldCharType="separate"/>
      </w:r>
      <w:r>
        <w:rPr>
          <w:noProof/>
        </w:rPr>
        <w:t>72</w:t>
      </w:r>
      <w:r>
        <w:rPr>
          <w:noProof/>
        </w:rPr>
        <w:fldChar w:fldCharType="end"/>
      </w:r>
    </w:p>
    <w:p w14:paraId="342F5A29" w14:textId="77777777" w:rsidR="00211AF5" w:rsidRDefault="00211AF5">
      <w:pPr>
        <w:pStyle w:val="TableofFigures"/>
        <w:tabs>
          <w:tab w:val="right" w:leader="underscore" w:pos="8290"/>
        </w:tabs>
        <w:rPr>
          <w:i w:val="0"/>
          <w:noProof/>
          <w:sz w:val="24"/>
          <w:szCs w:val="24"/>
          <w:lang w:eastAsia="ja-JP"/>
        </w:rPr>
      </w:pPr>
      <w:r>
        <w:rPr>
          <w:noProof/>
        </w:rPr>
        <w:t>Table 11: Views questions</w:t>
      </w:r>
      <w:r>
        <w:rPr>
          <w:noProof/>
        </w:rPr>
        <w:tab/>
      </w:r>
      <w:r>
        <w:rPr>
          <w:noProof/>
        </w:rPr>
        <w:fldChar w:fldCharType="begin"/>
      </w:r>
      <w:r>
        <w:rPr>
          <w:noProof/>
        </w:rPr>
        <w:instrText xml:space="preserve"> PAGEREF _Toc269312575 \h </w:instrText>
      </w:r>
      <w:r>
        <w:rPr>
          <w:noProof/>
        </w:rPr>
      </w:r>
      <w:r>
        <w:rPr>
          <w:noProof/>
        </w:rPr>
        <w:fldChar w:fldCharType="separate"/>
      </w:r>
      <w:r>
        <w:rPr>
          <w:noProof/>
        </w:rPr>
        <w:t>72</w:t>
      </w:r>
      <w:r>
        <w:rPr>
          <w:noProof/>
        </w:rPr>
        <w:fldChar w:fldCharType="end"/>
      </w:r>
    </w:p>
    <w:p w14:paraId="17A2A92B" w14:textId="77777777" w:rsidR="00211AF5" w:rsidRDefault="00211AF5">
      <w:pPr>
        <w:pStyle w:val="TableofFigures"/>
        <w:tabs>
          <w:tab w:val="right" w:leader="underscore" w:pos="8290"/>
        </w:tabs>
        <w:rPr>
          <w:i w:val="0"/>
          <w:noProof/>
          <w:sz w:val="24"/>
          <w:szCs w:val="24"/>
          <w:lang w:eastAsia="ja-JP"/>
        </w:rPr>
      </w:pPr>
      <w:r>
        <w:rPr>
          <w:noProof/>
        </w:rPr>
        <w:t>Table 12: Tree filtering questions</w:t>
      </w:r>
      <w:r>
        <w:rPr>
          <w:noProof/>
        </w:rPr>
        <w:tab/>
      </w:r>
      <w:r>
        <w:rPr>
          <w:noProof/>
        </w:rPr>
        <w:fldChar w:fldCharType="begin"/>
      </w:r>
      <w:r>
        <w:rPr>
          <w:noProof/>
        </w:rPr>
        <w:instrText xml:space="preserve"> PAGEREF _Toc269312576 \h </w:instrText>
      </w:r>
      <w:r>
        <w:rPr>
          <w:noProof/>
        </w:rPr>
      </w:r>
      <w:r>
        <w:rPr>
          <w:noProof/>
        </w:rPr>
        <w:fldChar w:fldCharType="separate"/>
      </w:r>
      <w:r>
        <w:rPr>
          <w:noProof/>
        </w:rPr>
        <w:t>73</w:t>
      </w:r>
      <w:r>
        <w:rPr>
          <w:noProof/>
        </w:rPr>
        <w:fldChar w:fldCharType="end"/>
      </w:r>
    </w:p>
    <w:p w14:paraId="56409B08" w14:textId="77777777" w:rsidR="00211AF5" w:rsidRDefault="00211AF5">
      <w:pPr>
        <w:pStyle w:val="TableofFigures"/>
        <w:tabs>
          <w:tab w:val="right" w:leader="underscore" w:pos="8290"/>
        </w:tabs>
        <w:rPr>
          <w:i w:val="0"/>
          <w:noProof/>
          <w:sz w:val="24"/>
          <w:szCs w:val="24"/>
          <w:lang w:eastAsia="ja-JP"/>
        </w:rPr>
      </w:pPr>
      <w:r>
        <w:rPr>
          <w:noProof/>
        </w:rPr>
        <w:t>Table 13: List filtering questions</w:t>
      </w:r>
      <w:r>
        <w:rPr>
          <w:noProof/>
        </w:rPr>
        <w:tab/>
      </w:r>
      <w:r>
        <w:rPr>
          <w:noProof/>
        </w:rPr>
        <w:fldChar w:fldCharType="begin"/>
      </w:r>
      <w:r>
        <w:rPr>
          <w:noProof/>
        </w:rPr>
        <w:instrText xml:space="preserve"> PAGEREF _Toc269312577 \h </w:instrText>
      </w:r>
      <w:r>
        <w:rPr>
          <w:noProof/>
        </w:rPr>
      </w:r>
      <w:r>
        <w:rPr>
          <w:noProof/>
        </w:rPr>
        <w:fldChar w:fldCharType="separate"/>
      </w:r>
      <w:r>
        <w:rPr>
          <w:noProof/>
        </w:rPr>
        <w:t>73</w:t>
      </w:r>
      <w:r>
        <w:rPr>
          <w:noProof/>
        </w:rPr>
        <w:fldChar w:fldCharType="end"/>
      </w:r>
    </w:p>
    <w:p w14:paraId="07885588" w14:textId="77777777" w:rsidR="00211AF5" w:rsidRDefault="00211AF5">
      <w:pPr>
        <w:pStyle w:val="TableofFigures"/>
        <w:tabs>
          <w:tab w:val="right" w:leader="underscore" w:pos="8290"/>
        </w:tabs>
        <w:rPr>
          <w:i w:val="0"/>
          <w:noProof/>
          <w:sz w:val="24"/>
          <w:szCs w:val="24"/>
          <w:lang w:eastAsia="ja-JP"/>
        </w:rPr>
      </w:pPr>
      <w:r>
        <w:rPr>
          <w:noProof/>
        </w:rPr>
        <w:t>Table 14: Used language in the ontology questions</w:t>
      </w:r>
      <w:r>
        <w:rPr>
          <w:noProof/>
        </w:rPr>
        <w:tab/>
      </w:r>
      <w:r>
        <w:rPr>
          <w:noProof/>
        </w:rPr>
        <w:fldChar w:fldCharType="begin"/>
      </w:r>
      <w:r>
        <w:rPr>
          <w:noProof/>
        </w:rPr>
        <w:instrText xml:space="preserve"> PAGEREF _Toc269312578 \h </w:instrText>
      </w:r>
      <w:r>
        <w:rPr>
          <w:noProof/>
        </w:rPr>
      </w:r>
      <w:r>
        <w:rPr>
          <w:noProof/>
        </w:rPr>
        <w:fldChar w:fldCharType="separate"/>
      </w:r>
      <w:r>
        <w:rPr>
          <w:noProof/>
        </w:rPr>
        <w:t>73</w:t>
      </w:r>
      <w:r>
        <w:rPr>
          <w:noProof/>
        </w:rPr>
        <w:fldChar w:fldCharType="end"/>
      </w:r>
    </w:p>
    <w:p w14:paraId="1445EACC" w14:textId="77777777" w:rsidR="00211AF5" w:rsidRDefault="00211AF5">
      <w:pPr>
        <w:pStyle w:val="TableofFigures"/>
        <w:tabs>
          <w:tab w:val="right" w:leader="underscore" w:pos="8290"/>
        </w:tabs>
        <w:rPr>
          <w:i w:val="0"/>
          <w:noProof/>
          <w:sz w:val="24"/>
          <w:szCs w:val="24"/>
          <w:lang w:eastAsia="ja-JP"/>
        </w:rPr>
      </w:pPr>
      <w:r>
        <w:rPr>
          <w:noProof/>
        </w:rPr>
        <w:t>Table 15: Facets questions</w:t>
      </w:r>
      <w:r>
        <w:rPr>
          <w:noProof/>
        </w:rPr>
        <w:tab/>
      </w:r>
      <w:r>
        <w:rPr>
          <w:noProof/>
        </w:rPr>
        <w:fldChar w:fldCharType="begin"/>
      </w:r>
      <w:r>
        <w:rPr>
          <w:noProof/>
        </w:rPr>
        <w:instrText xml:space="preserve"> PAGEREF _Toc269312579 \h </w:instrText>
      </w:r>
      <w:r>
        <w:rPr>
          <w:noProof/>
        </w:rPr>
      </w:r>
      <w:r>
        <w:rPr>
          <w:noProof/>
        </w:rPr>
        <w:fldChar w:fldCharType="separate"/>
      </w:r>
      <w:r>
        <w:rPr>
          <w:noProof/>
        </w:rPr>
        <w:t>74</w:t>
      </w:r>
      <w:r>
        <w:rPr>
          <w:noProof/>
        </w:rPr>
        <w:fldChar w:fldCharType="end"/>
      </w:r>
    </w:p>
    <w:p w14:paraId="594D43EA" w14:textId="77777777" w:rsidR="00211AF5" w:rsidRDefault="00211AF5">
      <w:pPr>
        <w:pStyle w:val="TableofFigures"/>
        <w:tabs>
          <w:tab w:val="right" w:leader="underscore" w:pos="8290"/>
        </w:tabs>
        <w:rPr>
          <w:i w:val="0"/>
          <w:noProof/>
          <w:sz w:val="24"/>
          <w:szCs w:val="24"/>
          <w:lang w:eastAsia="ja-JP"/>
        </w:rPr>
      </w:pPr>
      <w:r>
        <w:rPr>
          <w:noProof/>
        </w:rPr>
        <w:t>Table 16: Instructions question</w:t>
      </w:r>
      <w:r>
        <w:rPr>
          <w:noProof/>
        </w:rPr>
        <w:tab/>
      </w:r>
      <w:r>
        <w:rPr>
          <w:noProof/>
        </w:rPr>
        <w:fldChar w:fldCharType="begin"/>
      </w:r>
      <w:r>
        <w:rPr>
          <w:noProof/>
        </w:rPr>
        <w:instrText xml:space="preserve"> PAGEREF _Toc269312580 \h </w:instrText>
      </w:r>
      <w:r>
        <w:rPr>
          <w:noProof/>
        </w:rPr>
      </w:r>
      <w:r>
        <w:rPr>
          <w:noProof/>
        </w:rPr>
        <w:fldChar w:fldCharType="separate"/>
      </w:r>
      <w:r>
        <w:rPr>
          <w:noProof/>
        </w:rPr>
        <w:t>74</w:t>
      </w:r>
      <w:r>
        <w:rPr>
          <w:noProof/>
        </w:rPr>
        <w:fldChar w:fldCharType="end"/>
      </w:r>
    </w:p>
    <w:p w14:paraId="04333D81" w14:textId="77777777" w:rsidR="00211AF5" w:rsidRDefault="00211AF5">
      <w:pPr>
        <w:pStyle w:val="TableofFigures"/>
        <w:tabs>
          <w:tab w:val="right" w:leader="underscore" w:pos="8290"/>
        </w:tabs>
        <w:rPr>
          <w:i w:val="0"/>
          <w:noProof/>
          <w:sz w:val="24"/>
          <w:szCs w:val="24"/>
          <w:lang w:eastAsia="ja-JP"/>
        </w:rPr>
      </w:pPr>
      <w:r>
        <w:rPr>
          <w:noProof/>
        </w:rPr>
        <w:t>Table 17: Comment question</w:t>
      </w:r>
      <w:r>
        <w:rPr>
          <w:noProof/>
        </w:rPr>
        <w:tab/>
      </w:r>
      <w:r>
        <w:rPr>
          <w:noProof/>
        </w:rPr>
        <w:fldChar w:fldCharType="begin"/>
      </w:r>
      <w:r>
        <w:rPr>
          <w:noProof/>
        </w:rPr>
        <w:instrText xml:space="preserve"> PAGEREF _Toc269312581 \h </w:instrText>
      </w:r>
      <w:r>
        <w:rPr>
          <w:noProof/>
        </w:rPr>
      </w:r>
      <w:r>
        <w:rPr>
          <w:noProof/>
        </w:rPr>
        <w:fldChar w:fldCharType="separate"/>
      </w:r>
      <w:r>
        <w:rPr>
          <w:noProof/>
        </w:rPr>
        <w:t>74</w:t>
      </w:r>
      <w:r>
        <w:rPr>
          <w:noProof/>
        </w:rPr>
        <w:fldChar w:fldCharType="end"/>
      </w:r>
    </w:p>
    <w:p w14:paraId="3CCB3B01" w14:textId="77777777" w:rsidR="00211AF5" w:rsidRDefault="00211AF5">
      <w:pPr>
        <w:pStyle w:val="TableofFigures"/>
        <w:tabs>
          <w:tab w:val="right" w:leader="underscore" w:pos="8290"/>
        </w:tabs>
        <w:rPr>
          <w:i w:val="0"/>
          <w:noProof/>
          <w:sz w:val="24"/>
          <w:szCs w:val="24"/>
          <w:lang w:eastAsia="ja-JP"/>
        </w:rPr>
      </w:pPr>
      <w:r>
        <w:rPr>
          <w:noProof/>
        </w:rPr>
        <w:t>Table 18: Result data table for configuration section [26]</w:t>
      </w:r>
      <w:r>
        <w:rPr>
          <w:noProof/>
        </w:rPr>
        <w:tab/>
      </w:r>
      <w:r>
        <w:rPr>
          <w:noProof/>
        </w:rPr>
        <w:fldChar w:fldCharType="begin"/>
      </w:r>
      <w:r>
        <w:rPr>
          <w:noProof/>
        </w:rPr>
        <w:instrText xml:space="preserve"> PAGEREF _Toc269312582 \h </w:instrText>
      </w:r>
      <w:r>
        <w:rPr>
          <w:noProof/>
        </w:rPr>
      </w:r>
      <w:r>
        <w:rPr>
          <w:noProof/>
        </w:rPr>
        <w:fldChar w:fldCharType="separate"/>
      </w:r>
      <w:r>
        <w:rPr>
          <w:noProof/>
        </w:rPr>
        <w:t>76</w:t>
      </w:r>
      <w:r>
        <w:rPr>
          <w:noProof/>
        </w:rPr>
        <w:fldChar w:fldCharType="end"/>
      </w:r>
    </w:p>
    <w:p w14:paraId="5BA37798" w14:textId="77777777" w:rsidR="00211AF5" w:rsidRDefault="00211AF5">
      <w:pPr>
        <w:pStyle w:val="TableofFigures"/>
        <w:tabs>
          <w:tab w:val="right" w:leader="underscore" w:pos="8290"/>
        </w:tabs>
        <w:rPr>
          <w:i w:val="0"/>
          <w:noProof/>
          <w:sz w:val="24"/>
          <w:szCs w:val="24"/>
          <w:lang w:eastAsia="ja-JP"/>
        </w:rPr>
      </w:pPr>
      <w:r>
        <w:rPr>
          <w:noProof/>
        </w:rPr>
        <w:t>Table 19: Result data table for views section [26]</w:t>
      </w:r>
      <w:r>
        <w:rPr>
          <w:noProof/>
        </w:rPr>
        <w:tab/>
      </w:r>
      <w:r>
        <w:rPr>
          <w:noProof/>
        </w:rPr>
        <w:fldChar w:fldCharType="begin"/>
      </w:r>
      <w:r>
        <w:rPr>
          <w:noProof/>
        </w:rPr>
        <w:instrText xml:space="preserve"> PAGEREF _Toc269312583 \h </w:instrText>
      </w:r>
      <w:r>
        <w:rPr>
          <w:noProof/>
        </w:rPr>
      </w:r>
      <w:r>
        <w:rPr>
          <w:noProof/>
        </w:rPr>
        <w:fldChar w:fldCharType="separate"/>
      </w:r>
      <w:r>
        <w:rPr>
          <w:noProof/>
        </w:rPr>
        <w:t>77</w:t>
      </w:r>
      <w:r>
        <w:rPr>
          <w:noProof/>
        </w:rPr>
        <w:fldChar w:fldCharType="end"/>
      </w:r>
    </w:p>
    <w:p w14:paraId="292FE114" w14:textId="77777777" w:rsidR="00211AF5" w:rsidRDefault="00211AF5">
      <w:pPr>
        <w:pStyle w:val="TableofFigures"/>
        <w:tabs>
          <w:tab w:val="right" w:leader="underscore" w:pos="8290"/>
        </w:tabs>
        <w:rPr>
          <w:i w:val="0"/>
          <w:noProof/>
          <w:sz w:val="24"/>
          <w:szCs w:val="24"/>
          <w:lang w:eastAsia="ja-JP"/>
        </w:rPr>
      </w:pPr>
      <w:r>
        <w:rPr>
          <w:noProof/>
        </w:rPr>
        <w:t>Table 20: Result data table for tree filtering section [26]</w:t>
      </w:r>
      <w:r>
        <w:rPr>
          <w:noProof/>
        </w:rPr>
        <w:tab/>
      </w:r>
      <w:r>
        <w:rPr>
          <w:noProof/>
        </w:rPr>
        <w:fldChar w:fldCharType="begin"/>
      </w:r>
      <w:r>
        <w:rPr>
          <w:noProof/>
        </w:rPr>
        <w:instrText xml:space="preserve"> PAGEREF _Toc269312584 \h </w:instrText>
      </w:r>
      <w:r>
        <w:rPr>
          <w:noProof/>
        </w:rPr>
      </w:r>
      <w:r>
        <w:rPr>
          <w:noProof/>
        </w:rPr>
        <w:fldChar w:fldCharType="separate"/>
      </w:r>
      <w:r>
        <w:rPr>
          <w:noProof/>
        </w:rPr>
        <w:t>78</w:t>
      </w:r>
      <w:r>
        <w:rPr>
          <w:noProof/>
        </w:rPr>
        <w:fldChar w:fldCharType="end"/>
      </w:r>
    </w:p>
    <w:p w14:paraId="2CDA9475" w14:textId="77777777" w:rsidR="00211AF5" w:rsidRDefault="00211AF5">
      <w:pPr>
        <w:pStyle w:val="TableofFigures"/>
        <w:tabs>
          <w:tab w:val="right" w:leader="underscore" w:pos="8290"/>
        </w:tabs>
        <w:rPr>
          <w:i w:val="0"/>
          <w:noProof/>
          <w:sz w:val="24"/>
          <w:szCs w:val="24"/>
          <w:lang w:eastAsia="ja-JP"/>
        </w:rPr>
      </w:pPr>
      <w:r>
        <w:rPr>
          <w:noProof/>
        </w:rPr>
        <w:t>Table 21: Result data table for list filtering section [26]</w:t>
      </w:r>
      <w:r>
        <w:rPr>
          <w:noProof/>
        </w:rPr>
        <w:tab/>
      </w:r>
      <w:r>
        <w:rPr>
          <w:noProof/>
        </w:rPr>
        <w:fldChar w:fldCharType="begin"/>
      </w:r>
      <w:r>
        <w:rPr>
          <w:noProof/>
        </w:rPr>
        <w:instrText xml:space="preserve"> PAGEREF _Toc269312585 \h </w:instrText>
      </w:r>
      <w:r>
        <w:rPr>
          <w:noProof/>
        </w:rPr>
      </w:r>
      <w:r>
        <w:rPr>
          <w:noProof/>
        </w:rPr>
        <w:fldChar w:fldCharType="separate"/>
      </w:r>
      <w:r>
        <w:rPr>
          <w:noProof/>
        </w:rPr>
        <w:t>79</w:t>
      </w:r>
      <w:r>
        <w:rPr>
          <w:noProof/>
        </w:rPr>
        <w:fldChar w:fldCharType="end"/>
      </w:r>
    </w:p>
    <w:p w14:paraId="587E1E53" w14:textId="77777777" w:rsidR="00211AF5" w:rsidRDefault="00211AF5">
      <w:pPr>
        <w:pStyle w:val="TableofFigures"/>
        <w:tabs>
          <w:tab w:val="right" w:leader="underscore" w:pos="8290"/>
        </w:tabs>
        <w:rPr>
          <w:i w:val="0"/>
          <w:noProof/>
          <w:sz w:val="24"/>
          <w:szCs w:val="24"/>
          <w:lang w:eastAsia="ja-JP"/>
        </w:rPr>
      </w:pPr>
      <w:r>
        <w:rPr>
          <w:noProof/>
        </w:rPr>
        <w:t>Table 22: Result data table for language section [26]</w:t>
      </w:r>
      <w:r>
        <w:rPr>
          <w:noProof/>
        </w:rPr>
        <w:tab/>
      </w:r>
      <w:r>
        <w:rPr>
          <w:noProof/>
        </w:rPr>
        <w:fldChar w:fldCharType="begin"/>
      </w:r>
      <w:r>
        <w:rPr>
          <w:noProof/>
        </w:rPr>
        <w:instrText xml:space="preserve"> PAGEREF _Toc269312586 \h </w:instrText>
      </w:r>
      <w:r>
        <w:rPr>
          <w:noProof/>
        </w:rPr>
      </w:r>
      <w:r>
        <w:rPr>
          <w:noProof/>
        </w:rPr>
        <w:fldChar w:fldCharType="separate"/>
      </w:r>
      <w:r>
        <w:rPr>
          <w:noProof/>
        </w:rPr>
        <w:t>80</w:t>
      </w:r>
      <w:r>
        <w:rPr>
          <w:noProof/>
        </w:rPr>
        <w:fldChar w:fldCharType="end"/>
      </w:r>
    </w:p>
    <w:p w14:paraId="795E3D7A" w14:textId="77777777" w:rsidR="00211AF5" w:rsidRDefault="00211AF5">
      <w:pPr>
        <w:pStyle w:val="TableofFigures"/>
        <w:tabs>
          <w:tab w:val="right" w:leader="underscore" w:pos="8290"/>
        </w:tabs>
        <w:rPr>
          <w:i w:val="0"/>
          <w:noProof/>
          <w:sz w:val="24"/>
          <w:szCs w:val="24"/>
          <w:lang w:eastAsia="ja-JP"/>
        </w:rPr>
      </w:pPr>
      <w:r>
        <w:rPr>
          <w:noProof/>
        </w:rPr>
        <w:t>Table 23: Result data table for facets section [26]</w:t>
      </w:r>
      <w:r>
        <w:rPr>
          <w:noProof/>
        </w:rPr>
        <w:tab/>
      </w:r>
      <w:r>
        <w:rPr>
          <w:noProof/>
        </w:rPr>
        <w:fldChar w:fldCharType="begin"/>
      </w:r>
      <w:r>
        <w:rPr>
          <w:noProof/>
        </w:rPr>
        <w:instrText xml:space="preserve"> PAGEREF _Toc269312587 \h </w:instrText>
      </w:r>
      <w:r>
        <w:rPr>
          <w:noProof/>
        </w:rPr>
      </w:r>
      <w:r>
        <w:rPr>
          <w:noProof/>
        </w:rPr>
        <w:fldChar w:fldCharType="separate"/>
      </w:r>
      <w:r>
        <w:rPr>
          <w:noProof/>
        </w:rPr>
        <w:t>81</w:t>
      </w:r>
      <w:r>
        <w:rPr>
          <w:noProof/>
        </w:rPr>
        <w:fldChar w:fldCharType="end"/>
      </w:r>
    </w:p>
    <w:p w14:paraId="2F695DAB" w14:textId="77777777" w:rsidR="00211AF5" w:rsidRDefault="00211AF5">
      <w:pPr>
        <w:pStyle w:val="TableofFigures"/>
        <w:tabs>
          <w:tab w:val="right" w:leader="underscore" w:pos="8290"/>
        </w:tabs>
        <w:rPr>
          <w:i w:val="0"/>
          <w:noProof/>
          <w:sz w:val="24"/>
          <w:szCs w:val="24"/>
          <w:lang w:eastAsia="ja-JP"/>
        </w:rPr>
      </w:pPr>
      <w:r>
        <w:rPr>
          <w:noProof/>
        </w:rPr>
        <w:t>Table 24: Result data table for instructions section [26]</w:t>
      </w:r>
      <w:r>
        <w:rPr>
          <w:noProof/>
        </w:rPr>
        <w:tab/>
      </w:r>
      <w:r>
        <w:rPr>
          <w:noProof/>
        </w:rPr>
        <w:fldChar w:fldCharType="begin"/>
      </w:r>
      <w:r>
        <w:rPr>
          <w:noProof/>
        </w:rPr>
        <w:instrText xml:space="preserve"> PAGEREF _Toc269312588 \h </w:instrText>
      </w:r>
      <w:r>
        <w:rPr>
          <w:noProof/>
        </w:rPr>
      </w:r>
      <w:r>
        <w:rPr>
          <w:noProof/>
        </w:rPr>
        <w:fldChar w:fldCharType="separate"/>
      </w:r>
      <w:r>
        <w:rPr>
          <w:noProof/>
        </w:rPr>
        <w:t>82</w:t>
      </w:r>
      <w:r>
        <w:rPr>
          <w:noProof/>
        </w:rPr>
        <w:fldChar w:fldCharType="end"/>
      </w:r>
    </w:p>
    <w:p w14:paraId="783B35C5" w14:textId="77777777" w:rsidR="00211AF5" w:rsidRDefault="00211AF5">
      <w:pPr>
        <w:pStyle w:val="TableofFigures"/>
        <w:tabs>
          <w:tab w:val="right" w:leader="underscore" w:pos="8290"/>
        </w:tabs>
        <w:rPr>
          <w:i w:val="0"/>
          <w:noProof/>
          <w:sz w:val="24"/>
          <w:szCs w:val="24"/>
          <w:lang w:eastAsia="ja-JP"/>
        </w:rPr>
      </w:pPr>
      <w:r>
        <w:rPr>
          <w:noProof/>
        </w:rPr>
        <w:t>Table 25: Measures for evaluating the project</w:t>
      </w:r>
      <w:r>
        <w:rPr>
          <w:noProof/>
        </w:rPr>
        <w:tab/>
      </w:r>
      <w:r>
        <w:rPr>
          <w:noProof/>
        </w:rPr>
        <w:fldChar w:fldCharType="begin"/>
      </w:r>
      <w:r>
        <w:rPr>
          <w:noProof/>
        </w:rPr>
        <w:instrText xml:space="preserve"> PAGEREF _Toc269312589 \h </w:instrText>
      </w:r>
      <w:r>
        <w:rPr>
          <w:noProof/>
        </w:rPr>
      </w:r>
      <w:r>
        <w:rPr>
          <w:noProof/>
        </w:rPr>
        <w:fldChar w:fldCharType="separate"/>
      </w:r>
      <w:r>
        <w:rPr>
          <w:noProof/>
        </w:rPr>
        <w:t>82</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6" w:name="_Toc266441190"/>
      <w:bookmarkStart w:id="7" w:name="_Toc267063309"/>
      <w:bookmarkStart w:id="8" w:name="_Toc269411788"/>
      <w:r w:rsidRPr="00F45A4F">
        <w:rPr>
          <w:rFonts w:cs="Times New Roman"/>
        </w:rPr>
        <w:t>LIST OF FIGURES</w:t>
      </w:r>
      <w:bookmarkEnd w:id="6"/>
      <w:bookmarkEnd w:id="7"/>
      <w:bookmarkEnd w:id="8"/>
      <w:r w:rsidRPr="00F45A4F">
        <w:rPr>
          <w:rFonts w:cs="Times New Roman"/>
        </w:rPr>
        <w:t xml:space="preserve"> </w:t>
      </w:r>
    </w:p>
    <w:p w14:paraId="3D561B04" w14:textId="77777777" w:rsidR="00211AF5"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211AF5">
        <w:rPr>
          <w:noProof/>
        </w:rPr>
        <w:t>Figure 1: The structure of OWL 2 [11]</w:t>
      </w:r>
      <w:r w:rsidR="00211AF5">
        <w:rPr>
          <w:noProof/>
        </w:rPr>
        <w:tab/>
      </w:r>
      <w:r w:rsidR="00211AF5">
        <w:rPr>
          <w:noProof/>
        </w:rPr>
        <w:fldChar w:fldCharType="begin"/>
      </w:r>
      <w:r w:rsidR="00211AF5">
        <w:rPr>
          <w:noProof/>
        </w:rPr>
        <w:instrText xml:space="preserve"> PAGEREF _Toc269312590 \h </w:instrText>
      </w:r>
      <w:r w:rsidR="00211AF5">
        <w:rPr>
          <w:noProof/>
        </w:rPr>
      </w:r>
      <w:r w:rsidR="00211AF5">
        <w:rPr>
          <w:noProof/>
        </w:rPr>
        <w:fldChar w:fldCharType="separate"/>
      </w:r>
      <w:r w:rsidR="00211AF5">
        <w:rPr>
          <w:noProof/>
        </w:rPr>
        <w:t>20</w:t>
      </w:r>
      <w:r w:rsidR="00211AF5">
        <w:rPr>
          <w:noProof/>
        </w:rPr>
        <w:fldChar w:fldCharType="end"/>
      </w:r>
    </w:p>
    <w:p w14:paraId="2B57309C" w14:textId="77777777" w:rsidR="00211AF5" w:rsidRDefault="00211AF5">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_Toc269312591 \h </w:instrText>
      </w:r>
      <w:r>
        <w:rPr>
          <w:noProof/>
        </w:rPr>
      </w:r>
      <w:r>
        <w:rPr>
          <w:noProof/>
        </w:rPr>
        <w:fldChar w:fldCharType="separate"/>
      </w:r>
      <w:r>
        <w:rPr>
          <w:noProof/>
        </w:rPr>
        <w:t>22</w:t>
      </w:r>
      <w:r>
        <w:rPr>
          <w:noProof/>
        </w:rPr>
        <w:fldChar w:fldCharType="end"/>
      </w:r>
    </w:p>
    <w:p w14:paraId="4AF0A770" w14:textId="77777777" w:rsidR="00211AF5" w:rsidRDefault="00211AF5">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_Toc269312592 \h </w:instrText>
      </w:r>
      <w:r>
        <w:rPr>
          <w:noProof/>
        </w:rPr>
      </w:r>
      <w:r>
        <w:rPr>
          <w:noProof/>
        </w:rPr>
        <w:fldChar w:fldCharType="separate"/>
      </w:r>
      <w:r>
        <w:rPr>
          <w:noProof/>
        </w:rPr>
        <w:t>27</w:t>
      </w:r>
      <w:r>
        <w:rPr>
          <w:noProof/>
        </w:rPr>
        <w:fldChar w:fldCharType="end"/>
      </w:r>
    </w:p>
    <w:p w14:paraId="0D545A91" w14:textId="77777777" w:rsidR="00211AF5" w:rsidRDefault="00211AF5">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_Toc269312593 \h </w:instrText>
      </w:r>
      <w:r>
        <w:rPr>
          <w:noProof/>
        </w:rPr>
      </w:r>
      <w:r>
        <w:rPr>
          <w:noProof/>
        </w:rPr>
        <w:fldChar w:fldCharType="separate"/>
      </w:r>
      <w:r>
        <w:rPr>
          <w:noProof/>
        </w:rPr>
        <w:t>30</w:t>
      </w:r>
      <w:r>
        <w:rPr>
          <w:noProof/>
        </w:rPr>
        <w:fldChar w:fldCharType="end"/>
      </w:r>
    </w:p>
    <w:p w14:paraId="78232F36" w14:textId="77777777" w:rsidR="00211AF5" w:rsidRDefault="00211AF5">
      <w:pPr>
        <w:pStyle w:val="TableofFigures"/>
        <w:tabs>
          <w:tab w:val="right" w:leader="underscore" w:pos="8290"/>
        </w:tabs>
        <w:rPr>
          <w:i w:val="0"/>
          <w:noProof/>
          <w:sz w:val="24"/>
          <w:szCs w:val="24"/>
          <w:lang w:eastAsia="ja-JP"/>
        </w:rPr>
      </w:pPr>
      <w:r>
        <w:rPr>
          <w:noProof/>
        </w:rPr>
        <w:t>Figure 5: Ontology Driven UI diagram</w:t>
      </w:r>
      <w:r>
        <w:rPr>
          <w:noProof/>
        </w:rPr>
        <w:tab/>
      </w:r>
      <w:r>
        <w:rPr>
          <w:noProof/>
        </w:rPr>
        <w:fldChar w:fldCharType="begin"/>
      </w:r>
      <w:r>
        <w:rPr>
          <w:noProof/>
        </w:rPr>
        <w:instrText xml:space="preserve"> PAGEREF _Toc269312594 \h </w:instrText>
      </w:r>
      <w:r>
        <w:rPr>
          <w:noProof/>
        </w:rPr>
      </w:r>
      <w:r>
        <w:rPr>
          <w:noProof/>
        </w:rPr>
        <w:fldChar w:fldCharType="separate"/>
      </w:r>
      <w:r>
        <w:rPr>
          <w:noProof/>
        </w:rPr>
        <w:t>38</w:t>
      </w:r>
      <w:r>
        <w:rPr>
          <w:noProof/>
        </w:rPr>
        <w:fldChar w:fldCharType="end"/>
      </w:r>
    </w:p>
    <w:p w14:paraId="78D70FD8" w14:textId="77777777" w:rsidR="00211AF5" w:rsidRDefault="00211AF5">
      <w:pPr>
        <w:pStyle w:val="TableofFigures"/>
        <w:tabs>
          <w:tab w:val="right" w:leader="underscore" w:pos="8290"/>
        </w:tabs>
        <w:rPr>
          <w:i w:val="0"/>
          <w:noProof/>
          <w:sz w:val="24"/>
          <w:szCs w:val="24"/>
          <w:lang w:eastAsia="ja-JP"/>
        </w:rPr>
      </w:pPr>
      <w:r>
        <w:rPr>
          <w:noProof/>
        </w:rPr>
        <w:t>Figure 6: Three main things to run different ontologies</w:t>
      </w:r>
      <w:r>
        <w:rPr>
          <w:noProof/>
        </w:rPr>
        <w:tab/>
      </w:r>
      <w:r>
        <w:rPr>
          <w:noProof/>
        </w:rPr>
        <w:fldChar w:fldCharType="begin"/>
      </w:r>
      <w:r>
        <w:rPr>
          <w:noProof/>
        </w:rPr>
        <w:instrText xml:space="preserve"> PAGEREF _Toc269312595 \h </w:instrText>
      </w:r>
      <w:r>
        <w:rPr>
          <w:noProof/>
        </w:rPr>
      </w:r>
      <w:r>
        <w:rPr>
          <w:noProof/>
        </w:rPr>
        <w:fldChar w:fldCharType="separate"/>
      </w:r>
      <w:r>
        <w:rPr>
          <w:noProof/>
        </w:rPr>
        <w:t>39</w:t>
      </w:r>
      <w:r>
        <w:rPr>
          <w:noProof/>
        </w:rPr>
        <w:fldChar w:fldCharType="end"/>
      </w:r>
    </w:p>
    <w:p w14:paraId="6D87BA97" w14:textId="77777777" w:rsidR="00211AF5" w:rsidRDefault="00211AF5">
      <w:pPr>
        <w:pStyle w:val="TableofFigures"/>
        <w:tabs>
          <w:tab w:val="right" w:leader="underscore" w:pos="8290"/>
        </w:tabs>
        <w:rPr>
          <w:i w:val="0"/>
          <w:noProof/>
          <w:sz w:val="24"/>
          <w:szCs w:val="24"/>
          <w:lang w:eastAsia="ja-JP"/>
        </w:rPr>
      </w:pPr>
      <w:r>
        <w:rPr>
          <w:noProof/>
        </w:rPr>
        <w:t>Figure 7: Filter annotation</w:t>
      </w:r>
      <w:r>
        <w:rPr>
          <w:noProof/>
        </w:rPr>
        <w:tab/>
      </w:r>
      <w:r>
        <w:rPr>
          <w:noProof/>
        </w:rPr>
        <w:fldChar w:fldCharType="begin"/>
      </w:r>
      <w:r>
        <w:rPr>
          <w:noProof/>
        </w:rPr>
        <w:instrText xml:space="preserve"> PAGEREF _Toc269312596 \h </w:instrText>
      </w:r>
      <w:r>
        <w:rPr>
          <w:noProof/>
        </w:rPr>
      </w:r>
      <w:r>
        <w:rPr>
          <w:noProof/>
        </w:rPr>
        <w:fldChar w:fldCharType="separate"/>
      </w:r>
      <w:r>
        <w:rPr>
          <w:noProof/>
        </w:rPr>
        <w:t>41</w:t>
      </w:r>
      <w:r>
        <w:rPr>
          <w:noProof/>
        </w:rPr>
        <w:fldChar w:fldCharType="end"/>
      </w:r>
    </w:p>
    <w:p w14:paraId="0B0E2D11" w14:textId="77777777" w:rsidR="00211AF5" w:rsidRDefault="00211AF5">
      <w:pPr>
        <w:pStyle w:val="TableofFigures"/>
        <w:tabs>
          <w:tab w:val="right" w:leader="underscore" w:pos="8290"/>
        </w:tabs>
        <w:rPr>
          <w:i w:val="0"/>
          <w:noProof/>
          <w:sz w:val="24"/>
          <w:szCs w:val="24"/>
          <w:lang w:eastAsia="ja-JP"/>
        </w:rPr>
      </w:pPr>
      <w:r>
        <w:rPr>
          <w:noProof/>
        </w:rPr>
        <w:t>Figure 8: Facet design in the ontology</w:t>
      </w:r>
      <w:r>
        <w:rPr>
          <w:noProof/>
        </w:rPr>
        <w:tab/>
      </w:r>
      <w:r>
        <w:rPr>
          <w:noProof/>
        </w:rPr>
        <w:fldChar w:fldCharType="begin"/>
      </w:r>
      <w:r>
        <w:rPr>
          <w:noProof/>
        </w:rPr>
        <w:instrText xml:space="preserve"> PAGEREF _Toc269312597 \h </w:instrText>
      </w:r>
      <w:r>
        <w:rPr>
          <w:noProof/>
        </w:rPr>
      </w:r>
      <w:r>
        <w:rPr>
          <w:noProof/>
        </w:rPr>
        <w:fldChar w:fldCharType="separate"/>
      </w:r>
      <w:r>
        <w:rPr>
          <w:noProof/>
        </w:rPr>
        <w:t>42</w:t>
      </w:r>
      <w:r>
        <w:rPr>
          <w:noProof/>
        </w:rPr>
        <w:fldChar w:fldCharType="end"/>
      </w:r>
    </w:p>
    <w:p w14:paraId="39E3A28B" w14:textId="77777777" w:rsidR="00211AF5" w:rsidRDefault="00211AF5">
      <w:pPr>
        <w:pStyle w:val="TableofFigures"/>
        <w:tabs>
          <w:tab w:val="right" w:leader="underscore" w:pos="8290"/>
        </w:tabs>
        <w:rPr>
          <w:i w:val="0"/>
          <w:noProof/>
          <w:sz w:val="24"/>
          <w:szCs w:val="24"/>
          <w:lang w:eastAsia="ja-JP"/>
        </w:rPr>
      </w:pPr>
      <w:r>
        <w:rPr>
          <w:noProof/>
        </w:rPr>
        <w:t>Figure 9: Class Hierarchy of the sushi ontology</w:t>
      </w:r>
      <w:r>
        <w:rPr>
          <w:noProof/>
        </w:rPr>
        <w:tab/>
      </w:r>
      <w:r>
        <w:rPr>
          <w:noProof/>
        </w:rPr>
        <w:fldChar w:fldCharType="begin"/>
      </w:r>
      <w:r>
        <w:rPr>
          <w:noProof/>
        </w:rPr>
        <w:instrText xml:space="preserve"> PAGEREF _Toc269312598 \h </w:instrText>
      </w:r>
      <w:r>
        <w:rPr>
          <w:noProof/>
        </w:rPr>
      </w:r>
      <w:r>
        <w:rPr>
          <w:noProof/>
        </w:rPr>
        <w:fldChar w:fldCharType="separate"/>
      </w:r>
      <w:r>
        <w:rPr>
          <w:noProof/>
        </w:rPr>
        <w:t>51</w:t>
      </w:r>
      <w:r>
        <w:rPr>
          <w:noProof/>
        </w:rPr>
        <w:fldChar w:fldCharType="end"/>
      </w:r>
    </w:p>
    <w:p w14:paraId="6CDF7F44" w14:textId="77777777" w:rsidR="00211AF5" w:rsidRDefault="00211AF5">
      <w:pPr>
        <w:pStyle w:val="TableofFigures"/>
        <w:tabs>
          <w:tab w:val="right" w:leader="underscore" w:pos="8290"/>
        </w:tabs>
        <w:rPr>
          <w:i w:val="0"/>
          <w:noProof/>
          <w:sz w:val="24"/>
          <w:szCs w:val="24"/>
          <w:lang w:eastAsia="ja-JP"/>
        </w:rPr>
      </w:pPr>
      <w:r>
        <w:rPr>
          <w:noProof/>
        </w:rPr>
        <w:t>Figure 10: Object properties of the sushi ontology</w:t>
      </w:r>
      <w:r>
        <w:rPr>
          <w:noProof/>
        </w:rPr>
        <w:tab/>
      </w:r>
      <w:r>
        <w:rPr>
          <w:noProof/>
        </w:rPr>
        <w:fldChar w:fldCharType="begin"/>
      </w:r>
      <w:r>
        <w:rPr>
          <w:noProof/>
        </w:rPr>
        <w:instrText xml:space="preserve"> PAGEREF _Toc269312599 \h </w:instrText>
      </w:r>
      <w:r>
        <w:rPr>
          <w:noProof/>
        </w:rPr>
      </w:r>
      <w:r>
        <w:rPr>
          <w:noProof/>
        </w:rPr>
        <w:fldChar w:fldCharType="separate"/>
      </w:r>
      <w:r>
        <w:rPr>
          <w:noProof/>
        </w:rPr>
        <w:t>52</w:t>
      </w:r>
      <w:r>
        <w:rPr>
          <w:noProof/>
        </w:rPr>
        <w:fldChar w:fldCharType="end"/>
      </w:r>
    </w:p>
    <w:p w14:paraId="55224C90" w14:textId="77777777" w:rsidR="00211AF5" w:rsidRDefault="00211AF5">
      <w:pPr>
        <w:pStyle w:val="TableofFigures"/>
        <w:tabs>
          <w:tab w:val="right" w:leader="underscore" w:pos="8290"/>
        </w:tabs>
        <w:rPr>
          <w:i w:val="0"/>
          <w:noProof/>
          <w:sz w:val="24"/>
          <w:szCs w:val="24"/>
          <w:lang w:eastAsia="ja-JP"/>
        </w:rPr>
      </w:pPr>
      <w:r>
        <w:rPr>
          <w:noProof/>
        </w:rPr>
        <w:t>Figure 11: Data properties of the sushi ontology</w:t>
      </w:r>
      <w:r>
        <w:rPr>
          <w:noProof/>
        </w:rPr>
        <w:tab/>
      </w:r>
      <w:r>
        <w:rPr>
          <w:noProof/>
        </w:rPr>
        <w:fldChar w:fldCharType="begin"/>
      </w:r>
      <w:r>
        <w:rPr>
          <w:noProof/>
        </w:rPr>
        <w:instrText xml:space="preserve"> PAGEREF _Toc269312600 \h </w:instrText>
      </w:r>
      <w:r>
        <w:rPr>
          <w:noProof/>
        </w:rPr>
      </w:r>
      <w:r>
        <w:rPr>
          <w:noProof/>
        </w:rPr>
        <w:fldChar w:fldCharType="separate"/>
      </w:r>
      <w:r>
        <w:rPr>
          <w:noProof/>
        </w:rPr>
        <w:t>53</w:t>
      </w:r>
      <w:r>
        <w:rPr>
          <w:noProof/>
        </w:rPr>
        <w:fldChar w:fldCharType="end"/>
      </w:r>
    </w:p>
    <w:p w14:paraId="1FE009B4" w14:textId="77777777" w:rsidR="00211AF5" w:rsidRDefault="00211AF5">
      <w:pPr>
        <w:pStyle w:val="TableofFigures"/>
        <w:tabs>
          <w:tab w:val="right" w:leader="underscore" w:pos="8290"/>
        </w:tabs>
        <w:rPr>
          <w:i w:val="0"/>
          <w:noProof/>
          <w:sz w:val="24"/>
          <w:szCs w:val="24"/>
          <w:lang w:eastAsia="ja-JP"/>
        </w:rPr>
      </w:pPr>
      <w:r>
        <w:rPr>
          <w:noProof/>
        </w:rPr>
        <w:t>Figure 12: Annotations properties of the sushi ontology</w:t>
      </w:r>
      <w:r>
        <w:rPr>
          <w:noProof/>
        </w:rPr>
        <w:tab/>
      </w:r>
      <w:r>
        <w:rPr>
          <w:noProof/>
        </w:rPr>
        <w:fldChar w:fldCharType="begin"/>
      </w:r>
      <w:r>
        <w:rPr>
          <w:noProof/>
        </w:rPr>
        <w:instrText xml:space="preserve"> PAGEREF _Toc269312601 \h </w:instrText>
      </w:r>
      <w:r>
        <w:rPr>
          <w:noProof/>
        </w:rPr>
      </w:r>
      <w:r>
        <w:rPr>
          <w:noProof/>
        </w:rPr>
        <w:fldChar w:fldCharType="separate"/>
      </w:r>
      <w:r>
        <w:rPr>
          <w:noProof/>
        </w:rPr>
        <w:t>53</w:t>
      </w:r>
      <w:r>
        <w:rPr>
          <w:noProof/>
        </w:rPr>
        <w:fldChar w:fldCharType="end"/>
      </w:r>
    </w:p>
    <w:p w14:paraId="70E10C9D" w14:textId="77777777" w:rsidR="00211AF5" w:rsidRDefault="00211AF5">
      <w:pPr>
        <w:pStyle w:val="TableofFigures"/>
        <w:tabs>
          <w:tab w:val="right" w:leader="underscore" w:pos="8290"/>
        </w:tabs>
        <w:rPr>
          <w:i w:val="0"/>
          <w:noProof/>
          <w:sz w:val="24"/>
          <w:szCs w:val="24"/>
          <w:lang w:eastAsia="ja-JP"/>
        </w:rPr>
      </w:pPr>
      <w:r>
        <w:rPr>
          <w:noProof/>
        </w:rPr>
        <w:t>Figure 13: Semantics of EggOmlete class</w:t>
      </w:r>
      <w:r>
        <w:rPr>
          <w:noProof/>
        </w:rPr>
        <w:tab/>
      </w:r>
      <w:r>
        <w:rPr>
          <w:noProof/>
        </w:rPr>
        <w:fldChar w:fldCharType="begin"/>
      </w:r>
      <w:r>
        <w:rPr>
          <w:noProof/>
        </w:rPr>
        <w:instrText xml:space="preserve"> PAGEREF _Toc269312602 \h </w:instrText>
      </w:r>
      <w:r>
        <w:rPr>
          <w:noProof/>
        </w:rPr>
      </w:r>
      <w:r>
        <w:rPr>
          <w:noProof/>
        </w:rPr>
        <w:fldChar w:fldCharType="separate"/>
      </w:r>
      <w:r>
        <w:rPr>
          <w:noProof/>
        </w:rPr>
        <w:t>54</w:t>
      </w:r>
      <w:r>
        <w:rPr>
          <w:noProof/>
        </w:rPr>
        <w:fldChar w:fldCharType="end"/>
      </w:r>
    </w:p>
    <w:p w14:paraId="04ADD528" w14:textId="77777777" w:rsidR="00211AF5" w:rsidRDefault="00211AF5">
      <w:pPr>
        <w:pStyle w:val="TableofFigures"/>
        <w:tabs>
          <w:tab w:val="right" w:leader="underscore" w:pos="8290"/>
        </w:tabs>
        <w:rPr>
          <w:i w:val="0"/>
          <w:noProof/>
          <w:sz w:val="24"/>
          <w:szCs w:val="24"/>
          <w:lang w:eastAsia="ja-JP"/>
        </w:rPr>
      </w:pPr>
      <w:r>
        <w:rPr>
          <w:noProof/>
        </w:rPr>
        <w:t>Figure 14:Semantics of SpicyIng class</w:t>
      </w:r>
      <w:r>
        <w:rPr>
          <w:noProof/>
        </w:rPr>
        <w:tab/>
      </w:r>
      <w:r>
        <w:rPr>
          <w:noProof/>
        </w:rPr>
        <w:fldChar w:fldCharType="begin"/>
      </w:r>
      <w:r>
        <w:rPr>
          <w:noProof/>
        </w:rPr>
        <w:instrText xml:space="preserve"> PAGEREF _Toc269312603 \h </w:instrText>
      </w:r>
      <w:r>
        <w:rPr>
          <w:noProof/>
        </w:rPr>
      </w:r>
      <w:r>
        <w:rPr>
          <w:noProof/>
        </w:rPr>
        <w:fldChar w:fldCharType="separate"/>
      </w:r>
      <w:r>
        <w:rPr>
          <w:noProof/>
        </w:rPr>
        <w:t>54</w:t>
      </w:r>
      <w:r>
        <w:rPr>
          <w:noProof/>
        </w:rPr>
        <w:fldChar w:fldCharType="end"/>
      </w:r>
    </w:p>
    <w:p w14:paraId="1BD70539" w14:textId="77777777" w:rsidR="00211AF5" w:rsidRDefault="00211AF5">
      <w:pPr>
        <w:pStyle w:val="TableofFigures"/>
        <w:tabs>
          <w:tab w:val="right" w:leader="underscore" w:pos="8290"/>
        </w:tabs>
        <w:rPr>
          <w:i w:val="0"/>
          <w:noProof/>
          <w:sz w:val="24"/>
          <w:szCs w:val="24"/>
          <w:lang w:eastAsia="ja-JP"/>
        </w:rPr>
      </w:pPr>
      <w:r>
        <w:rPr>
          <w:noProof/>
        </w:rPr>
        <w:t>Figure 15: Semantics of AvocadoMaki class</w:t>
      </w:r>
      <w:r>
        <w:rPr>
          <w:noProof/>
        </w:rPr>
        <w:tab/>
      </w:r>
      <w:r>
        <w:rPr>
          <w:noProof/>
        </w:rPr>
        <w:fldChar w:fldCharType="begin"/>
      </w:r>
      <w:r>
        <w:rPr>
          <w:noProof/>
        </w:rPr>
        <w:instrText xml:space="preserve"> PAGEREF _Toc269312604 \h </w:instrText>
      </w:r>
      <w:r>
        <w:rPr>
          <w:noProof/>
        </w:rPr>
      </w:r>
      <w:r>
        <w:rPr>
          <w:noProof/>
        </w:rPr>
        <w:fldChar w:fldCharType="separate"/>
      </w:r>
      <w:r>
        <w:rPr>
          <w:noProof/>
        </w:rPr>
        <w:t>54</w:t>
      </w:r>
      <w:r>
        <w:rPr>
          <w:noProof/>
        </w:rPr>
        <w:fldChar w:fldCharType="end"/>
      </w:r>
    </w:p>
    <w:p w14:paraId="22F01D32" w14:textId="77777777" w:rsidR="00211AF5" w:rsidRDefault="00211AF5">
      <w:pPr>
        <w:pStyle w:val="TableofFigures"/>
        <w:tabs>
          <w:tab w:val="right" w:leader="underscore" w:pos="8290"/>
        </w:tabs>
        <w:rPr>
          <w:i w:val="0"/>
          <w:noProof/>
          <w:sz w:val="24"/>
          <w:szCs w:val="24"/>
          <w:lang w:eastAsia="ja-JP"/>
        </w:rPr>
      </w:pPr>
      <w:r>
        <w:rPr>
          <w:noProof/>
        </w:rPr>
        <w:t>Figure 16: Basic annotations diagram of sushi ontology</w:t>
      </w:r>
      <w:r>
        <w:rPr>
          <w:noProof/>
        </w:rPr>
        <w:tab/>
      </w:r>
      <w:r>
        <w:rPr>
          <w:noProof/>
        </w:rPr>
        <w:fldChar w:fldCharType="begin"/>
      </w:r>
      <w:r>
        <w:rPr>
          <w:noProof/>
        </w:rPr>
        <w:instrText xml:space="preserve"> PAGEREF _Toc269312605 \h </w:instrText>
      </w:r>
      <w:r>
        <w:rPr>
          <w:noProof/>
        </w:rPr>
      </w:r>
      <w:r>
        <w:rPr>
          <w:noProof/>
        </w:rPr>
        <w:fldChar w:fldCharType="separate"/>
      </w:r>
      <w:r>
        <w:rPr>
          <w:noProof/>
        </w:rPr>
        <w:t>55</w:t>
      </w:r>
      <w:r>
        <w:rPr>
          <w:noProof/>
        </w:rPr>
        <w:fldChar w:fldCharType="end"/>
      </w:r>
    </w:p>
    <w:p w14:paraId="709CD78F" w14:textId="77777777" w:rsidR="00211AF5" w:rsidRDefault="00211AF5">
      <w:pPr>
        <w:pStyle w:val="TableofFigures"/>
        <w:tabs>
          <w:tab w:val="right" w:leader="underscore" w:pos="8290"/>
        </w:tabs>
        <w:rPr>
          <w:i w:val="0"/>
          <w:noProof/>
          <w:sz w:val="24"/>
          <w:szCs w:val="24"/>
          <w:lang w:eastAsia="ja-JP"/>
        </w:rPr>
      </w:pPr>
      <w:r>
        <w:rPr>
          <w:noProof/>
        </w:rPr>
        <w:t>Figure 17: hasRole annotation used in NamedSushi class</w:t>
      </w:r>
      <w:r>
        <w:rPr>
          <w:noProof/>
        </w:rPr>
        <w:tab/>
      </w:r>
      <w:r>
        <w:rPr>
          <w:noProof/>
        </w:rPr>
        <w:fldChar w:fldCharType="begin"/>
      </w:r>
      <w:r>
        <w:rPr>
          <w:noProof/>
        </w:rPr>
        <w:instrText xml:space="preserve"> PAGEREF _Toc269312606 \h </w:instrText>
      </w:r>
      <w:r>
        <w:rPr>
          <w:noProof/>
        </w:rPr>
      </w:r>
      <w:r>
        <w:rPr>
          <w:noProof/>
        </w:rPr>
        <w:fldChar w:fldCharType="separate"/>
      </w:r>
      <w:r>
        <w:rPr>
          <w:noProof/>
        </w:rPr>
        <w:t>55</w:t>
      </w:r>
      <w:r>
        <w:rPr>
          <w:noProof/>
        </w:rPr>
        <w:fldChar w:fldCharType="end"/>
      </w:r>
    </w:p>
    <w:p w14:paraId="4C068554" w14:textId="77777777" w:rsidR="00211AF5" w:rsidRDefault="00211AF5">
      <w:pPr>
        <w:pStyle w:val="TableofFigures"/>
        <w:tabs>
          <w:tab w:val="right" w:leader="underscore" w:pos="8290"/>
        </w:tabs>
        <w:rPr>
          <w:i w:val="0"/>
          <w:noProof/>
          <w:sz w:val="24"/>
          <w:szCs w:val="24"/>
          <w:lang w:eastAsia="ja-JP"/>
        </w:rPr>
      </w:pPr>
      <w:r>
        <w:rPr>
          <w:noProof/>
        </w:rPr>
        <w:t>Figure 18: hasRole annotation used in SushiIngredient class</w:t>
      </w:r>
      <w:r>
        <w:rPr>
          <w:noProof/>
        </w:rPr>
        <w:tab/>
      </w:r>
      <w:r>
        <w:rPr>
          <w:noProof/>
        </w:rPr>
        <w:fldChar w:fldCharType="begin"/>
      </w:r>
      <w:r>
        <w:rPr>
          <w:noProof/>
        </w:rPr>
        <w:instrText xml:space="preserve"> PAGEREF _Toc269312607 \h </w:instrText>
      </w:r>
      <w:r>
        <w:rPr>
          <w:noProof/>
        </w:rPr>
      </w:r>
      <w:r>
        <w:rPr>
          <w:noProof/>
        </w:rPr>
        <w:fldChar w:fldCharType="separate"/>
      </w:r>
      <w:r>
        <w:rPr>
          <w:noProof/>
        </w:rPr>
        <w:t>56</w:t>
      </w:r>
      <w:r>
        <w:rPr>
          <w:noProof/>
        </w:rPr>
        <w:fldChar w:fldCharType="end"/>
      </w:r>
    </w:p>
    <w:p w14:paraId="3135D570" w14:textId="77777777" w:rsidR="00211AF5" w:rsidRDefault="00211AF5">
      <w:pPr>
        <w:pStyle w:val="TableofFigures"/>
        <w:tabs>
          <w:tab w:val="right" w:leader="underscore" w:pos="8290"/>
        </w:tabs>
        <w:rPr>
          <w:i w:val="0"/>
          <w:noProof/>
          <w:sz w:val="24"/>
          <w:szCs w:val="24"/>
          <w:lang w:eastAsia="ja-JP"/>
        </w:rPr>
      </w:pPr>
      <w:r>
        <w:rPr>
          <w:noProof/>
        </w:rPr>
        <w:t>Figure 19: The use of hasRole annotation property in hasIngredient object property</w:t>
      </w:r>
      <w:r>
        <w:rPr>
          <w:noProof/>
        </w:rPr>
        <w:tab/>
      </w:r>
      <w:r>
        <w:rPr>
          <w:noProof/>
        </w:rPr>
        <w:fldChar w:fldCharType="begin"/>
      </w:r>
      <w:r>
        <w:rPr>
          <w:noProof/>
        </w:rPr>
        <w:instrText xml:space="preserve"> PAGEREF _Toc269312608 \h </w:instrText>
      </w:r>
      <w:r>
        <w:rPr>
          <w:noProof/>
        </w:rPr>
      </w:r>
      <w:r>
        <w:rPr>
          <w:noProof/>
        </w:rPr>
        <w:fldChar w:fldCharType="separate"/>
      </w:r>
      <w:r>
        <w:rPr>
          <w:noProof/>
        </w:rPr>
        <w:t>56</w:t>
      </w:r>
      <w:r>
        <w:rPr>
          <w:noProof/>
        </w:rPr>
        <w:fldChar w:fldCharType="end"/>
      </w:r>
    </w:p>
    <w:p w14:paraId="7949EF11" w14:textId="77777777" w:rsidR="00211AF5" w:rsidRDefault="00211AF5">
      <w:pPr>
        <w:pStyle w:val="TableofFigures"/>
        <w:tabs>
          <w:tab w:val="right" w:leader="underscore" w:pos="8290"/>
        </w:tabs>
        <w:rPr>
          <w:i w:val="0"/>
          <w:noProof/>
          <w:sz w:val="24"/>
          <w:szCs w:val="24"/>
          <w:lang w:eastAsia="ja-JP"/>
        </w:rPr>
      </w:pPr>
      <w:r>
        <w:rPr>
          <w:noProof/>
        </w:rPr>
        <w:t>Figure 20: hasRole annotation property used to determine VeganIngredient as a filter</w:t>
      </w:r>
      <w:r>
        <w:rPr>
          <w:noProof/>
        </w:rPr>
        <w:tab/>
      </w:r>
      <w:r>
        <w:rPr>
          <w:noProof/>
        </w:rPr>
        <w:fldChar w:fldCharType="begin"/>
      </w:r>
      <w:r>
        <w:rPr>
          <w:noProof/>
        </w:rPr>
        <w:instrText xml:space="preserve"> PAGEREF _Toc269312609 \h </w:instrText>
      </w:r>
      <w:r>
        <w:rPr>
          <w:noProof/>
        </w:rPr>
      </w:r>
      <w:r>
        <w:rPr>
          <w:noProof/>
        </w:rPr>
        <w:fldChar w:fldCharType="separate"/>
      </w:r>
      <w:r>
        <w:rPr>
          <w:noProof/>
        </w:rPr>
        <w:t>57</w:t>
      </w:r>
      <w:r>
        <w:rPr>
          <w:noProof/>
        </w:rPr>
        <w:fldChar w:fldCharType="end"/>
      </w:r>
    </w:p>
    <w:p w14:paraId="24656706" w14:textId="77777777" w:rsidR="00211AF5" w:rsidRDefault="00211AF5">
      <w:pPr>
        <w:pStyle w:val="TableofFigures"/>
        <w:tabs>
          <w:tab w:val="right" w:leader="underscore" w:pos="8290"/>
        </w:tabs>
        <w:rPr>
          <w:i w:val="0"/>
          <w:noProof/>
          <w:sz w:val="24"/>
          <w:szCs w:val="24"/>
          <w:lang w:eastAsia="ja-JP"/>
        </w:rPr>
      </w:pPr>
      <w:r>
        <w:rPr>
          <w:noProof/>
        </w:rPr>
        <w:t>Figure 21: Facets are determined in the ontology</w:t>
      </w:r>
      <w:r>
        <w:rPr>
          <w:noProof/>
        </w:rPr>
        <w:tab/>
      </w:r>
      <w:r>
        <w:rPr>
          <w:noProof/>
        </w:rPr>
        <w:fldChar w:fldCharType="begin"/>
      </w:r>
      <w:r>
        <w:rPr>
          <w:noProof/>
        </w:rPr>
        <w:instrText xml:space="preserve"> PAGEREF _Toc269312610 \h </w:instrText>
      </w:r>
      <w:r>
        <w:rPr>
          <w:noProof/>
        </w:rPr>
      </w:r>
      <w:r>
        <w:rPr>
          <w:noProof/>
        </w:rPr>
        <w:fldChar w:fldCharType="separate"/>
      </w:r>
      <w:r>
        <w:rPr>
          <w:noProof/>
        </w:rPr>
        <w:t>57</w:t>
      </w:r>
      <w:r>
        <w:rPr>
          <w:noProof/>
        </w:rPr>
        <w:fldChar w:fldCharType="end"/>
      </w:r>
    </w:p>
    <w:p w14:paraId="612E10CB" w14:textId="77777777" w:rsidR="00211AF5" w:rsidRDefault="00211AF5">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_Toc269312611 \h </w:instrText>
      </w:r>
      <w:r>
        <w:rPr>
          <w:noProof/>
        </w:rPr>
      </w:r>
      <w:r>
        <w:rPr>
          <w:noProof/>
        </w:rPr>
        <w:fldChar w:fldCharType="separate"/>
      </w:r>
      <w:r>
        <w:rPr>
          <w:noProof/>
        </w:rPr>
        <w:t>62</w:t>
      </w:r>
      <w:r>
        <w:rPr>
          <w:noProof/>
        </w:rPr>
        <w:fldChar w:fldCharType="end"/>
      </w:r>
    </w:p>
    <w:p w14:paraId="3F471DC1" w14:textId="77777777" w:rsidR="00211AF5" w:rsidRDefault="00211AF5">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_Toc269312612 \h </w:instrText>
      </w:r>
      <w:r>
        <w:rPr>
          <w:noProof/>
        </w:rPr>
      </w:r>
      <w:r>
        <w:rPr>
          <w:noProof/>
        </w:rPr>
        <w:fldChar w:fldCharType="separate"/>
      </w:r>
      <w:r>
        <w:rPr>
          <w:noProof/>
        </w:rPr>
        <w:t>62</w:t>
      </w:r>
      <w:r>
        <w:rPr>
          <w:noProof/>
        </w:rPr>
        <w:fldChar w:fldCharType="end"/>
      </w:r>
    </w:p>
    <w:p w14:paraId="264D3F12" w14:textId="77777777" w:rsidR="00211AF5" w:rsidRDefault="00211AF5">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_Toc269312613 \h </w:instrText>
      </w:r>
      <w:r>
        <w:rPr>
          <w:noProof/>
        </w:rPr>
      </w:r>
      <w:r>
        <w:rPr>
          <w:noProof/>
        </w:rPr>
        <w:fldChar w:fldCharType="separate"/>
      </w:r>
      <w:r>
        <w:rPr>
          <w:noProof/>
        </w:rPr>
        <w:t>63</w:t>
      </w:r>
      <w:r>
        <w:rPr>
          <w:noProof/>
        </w:rPr>
        <w:fldChar w:fldCharType="end"/>
      </w:r>
    </w:p>
    <w:p w14:paraId="7C7953BA" w14:textId="77777777" w:rsidR="00211AF5" w:rsidRDefault="00211AF5">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_Toc269312614 \h </w:instrText>
      </w:r>
      <w:r>
        <w:rPr>
          <w:noProof/>
        </w:rPr>
      </w:r>
      <w:r>
        <w:rPr>
          <w:noProof/>
        </w:rPr>
        <w:fldChar w:fldCharType="separate"/>
      </w:r>
      <w:r>
        <w:rPr>
          <w:noProof/>
        </w:rPr>
        <w:t>64</w:t>
      </w:r>
      <w:r>
        <w:rPr>
          <w:noProof/>
        </w:rPr>
        <w:fldChar w:fldCharType="end"/>
      </w:r>
    </w:p>
    <w:p w14:paraId="558DFDA1" w14:textId="77777777" w:rsidR="00211AF5" w:rsidRDefault="00211AF5">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_Toc269312615 \h </w:instrText>
      </w:r>
      <w:r>
        <w:rPr>
          <w:noProof/>
        </w:rPr>
      </w:r>
      <w:r>
        <w:rPr>
          <w:noProof/>
        </w:rPr>
        <w:fldChar w:fldCharType="separate"/>
      </w:r>
      <w:r>
        <w:rPr>
          <w:noProof/>
        </w:rPr>
        <w:t>65</w:t>
      </w:r>
      <w:r>
        <w:rPr>
          <w:noProof/>
        </w:rPr>
        <w:fldChar w:fldCharType="end"/>
      </w:r>
    </w:p>
    <w:p w14:paraId="4347FB74" w14:textId="77777777" w:rsidR="00211AF5" w:rsidRDefault="00211AF5">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_Toc269312616 \h </w:instrText>
      </w:r>
      <w:r>
        <w:rPr>
          <w:noProof/>
        </w:rPr>
      </w:r>
      <w:r>
        <w:rPr>
          <w:noProof/>
        </w:rPr>
        <w:fldChar w:fldCharType="separate"/>
      </w:r>
      <w:r>
        <w:rPr>
          <w:noProof/>
        </w:rPr>
        <w:t>66</w:t>
      </w:r>
      <w:r>
        <w:rPr>
          <w:noProof/>
        </w:rPr>
        <w:fldChar w:fldCharType="end"/>
      </w:r>
    </w:p>
    <w:p w14:paraId="3B86758C" w14:textId="77777777" w:rsidR="00211AF5" w:rsidRDefault="00211AF5">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_Toc269312617 \h </w:instrText>
      </w:r>
      <w:r>
        <w:rPr>
          <w:noProof/>
        </w:rPr>
      </w:r>
      <w:r>
        <w:rPr>
          <w:noProof/>
        </w:rPr>
        <w:fldChar w:fldCharType="separate"/>
      </w:r>
      <w:r>
        <w:rPr>
          <w:noProof/>
        </w:rPr>
        <w:t>66</w:t>
      </w:r>
      <w:r>
        <w:rPr>
          <w:noProof/>
        </w:rPr>
        <w:fldChar w:fldCharType="end"/>
      </w:r>
    </w:p>
    <w:p w14:paraId="30583E9F" w14:textId="77777777" w:rsidR="00211AF5" w:rsidRDefault="00211AF5">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_Toc269312618 \h </w:instrText>
      </w:r>
      <w:r>
        <w:rPr>
          <w:noProof/>
        </w:rPr>
      </w:r>
      <w:r>
        <w:rPr>
          <w:noProof/>
        </w:rPr>
        <w:fldChar w:fldCharType="separate"/>
      </w:r>
      <w:r>
        <w:rPr>
          <w:noProof/>
        </w:rPr>
        <w:t>67</w:t>
      </w:r>
      <w:r>
        <w:rPr>
          <w:noProof/>
        </w:rPr>
        <w:fldChar w:fldCharType="end"/>
      </w:r>
    </w:p>
    <w:p w14:paraId="44672D88" w14:textId="77777777" w:rsidR="00211AF5" w:rsidRDefault="00211AF5">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_Toc269312619 \h </w:instrText>
      </w:r>
      <w:r>
        <w:rPr>
          <w:noProof/>
        </w:rPr>
      </w:r>
      <w:r>
        <w:rPr>
          <w:noProof/>
        </w:rPr>
        <w:fldChar w:fldCharType="separate"/>
      </w:r>
      <w:r>
        <w:rPr>
          <w:noProof/>
        </w:rPr>
        <w:t>68</w:t>
      </w:r>
      <w:r>
        <w:rPr>
          <w:noProof/>
        </w:rPr>
        <w:fldChar w:fldCharType="end"/>
      </w:r>
    </w:p>
    <w:p w14:paraId="454A9718" w14:textId="77777777" w:rsidR="00211AF5" w:rsidRDefault="00211AF5">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_Toc269312620 \h </w:instrText>
      </w:r>
      <w:r>
        <w:rPr>
          <w:noProof/>
        </w:rPr>
      </w:r>
      <w:r>
        <w:rPr>
          <w:noProof/>
        </w:rPr>
        <w:fldChar w:fldCharType="separate"/>
      </w:r>
      <w:r>
        <w:rPr>
          <w:noProof/>
        </w:rPr>
        <w:t>69</w:t>
      </w:r>
      <w:r>
        <w:rPr>
          <w:noProof/>
        </w:rPr>
        <w:fldChar w:fldCharType="end"/>
      </w:r>
    </w:p>
    <w:p w14:paraId="599341A5" w14:textId="77777777" w:rsidR="00211AF5" w:rsidRDefault="00211AF5">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_Toc269312621 \h </w:instrText>
      </w:r>
      <w:r>
        <w:rPr>
          <w:noProof/>
        </w:rPr>
      </w:r>
      <w:r>
        <w:rPr>
          <w:noProof/>
        </w:rPr>
        <w:fldChar w:fldCharType="separate"/>
      </w:r>
      <w:r>
        <w:rPr>
          <w:noProof/>
        </w:rPr>
        <w:t>69</w:t>
      </w:r>
      <w:r>
        <w:rPr>
          <w:noProof/>
        </w:rPr>
        <w:fldChar w:fldCharType="end"/>
      </w:r>
    </w:p>
    <w:p w14:paraId="014A2D30" w14:textId="77777777" w:rsidR="00211AF5" w:rsidRDefault="00211AF5">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_Toc269312622 \h </w:instrText>
      </w:r>
      <w:r>
        <w:rPr>
          <w:noProof/>
        </w:rPr>
      </w:r>
      <w:r>
        <w:rPr>
          <w:noProof/>
        </w:rPr>
        <w:fldChar w:fldCharType="separate"/>
      </w:r>
      <w:r>
        <w:rPr>
          <w:noProof/>
        </w:rPr>
        <w:t>71</w:t>
      </w:r>
      <w:r>
        <w:rPr>
          <w:noProof/>
        </w:rPr>
        <w:fldChar w:fldCharType="end"/>
      </w:r>
    </w:p>
    <w:p w14:paraId="15B4408A" w14:textId="77777777" w:rsidR="00211AF5" w:rsidRDefault="00211AF5">
      <w:pPr>
        <w:pStyle w:val="TableofFigures"/>
        <w:tabs>
          <w:tab w:val="right" w:leader="underscore" w:pos="8290"/>
        </w:tabs>
        <w:rPr>
          <w:i w:val="0"/>
          <w:noProof/>
          <w:sz w:val="24"/>
          <w:szCs w:val="24"/>
          <w:lang w:eastAsia="ja-JP"/>
        </w:rPr>
      </w:pPr>
      <w:r>
        <w:rPr>
          <w:noProof/>
        </w:rPr>
        <w:t>Figure 34: Result chart for configuration section [26]</w:t>
      </w:r>
      <w:r>
        <w:rPr>
          <w:noProof/>
        </w:rPr>
        <w:tab/>
      </w:r>
      <w:r>
        <w:rPr>
          <w:noProof/>
        </w:rPr>
        <w:fldChar w:fldCharType="begin"/>
      </w:r>
      <w:r>
        <w:rPr>
          <w:noProof/>
        </w:rPr>
        <w:instrText xml:space="preserve"> PAGEREF _Toc269312623 \h </w:instrText>
      </w:r>
      <w:r>
        <w:rPr>
          <w:noProof/>
        </w:rPr>
      </w:r>
      <w:r>
        <w:rPr>
          <w:noProof/>
        </w:rPr>
        <w:fldChar w:fldCharType="separate"/>
      </w:r>
      <w:r>
        <w:rPr>
          <w:noProof/>
        </w:rPr>
        <w:t>76</w:t>
      </w:r>
      <w:r>
        <w:rPr>
          <w:noProof/>
        </w:rPr>
        <w:fldChar w:fldCharType="end"/>
      </w:r>
    </w:p>
    <w:p w14:paraId="3F1CA728" w14:textId="77777777" w:rsidR="00211AF5" w:rsidRDefault="00211AF5">
      <w:pPr>
        <w:pStyle w:val="TableofFigures"/>
        <w:tabs>
          <w:tab w:val="right" w:leader="underscore" w:pos="8290"/>
        </w:tabs>
        <w:rPr>
          <w:i w:val="0"/>
          <w:noProof/>
          <w:sz w:val="24"/>
          <w:szCs w:val="24"/>
          <w:lang w:eastAsia="ja-JP"/>
        </w:rPr>
      </w:pPr>
      <w:r>
        <w:rPr>
          <w:noProof/>
        </w:rPr>
        <w:t>Figure 35: Result chart for views section [26]</w:t>
      </w:r>
      <w:r>
        <w:rPr>
          <w:noProof/>
        </w:rPr>
        <w:tab/>
      </w:r>
      <w:r>
        <w:rPr>
          <w:noProof/>
        </w:rPr>
        <w:fldChar w:fldCharType="begin"/>
      </w:r>
      <w:r>
        <w:rPr>
          <w:noProof/>
        </w:rPr>
        <w:instrText xml:space="preserve"> PAGEREF _Toc269312624 \h </w:instrText>
      </w:r>
      <w:r>
        <w:rPr>
          <w:noProof/>
        </w:rPr>
      </w:r>
      <w:r>
        <w:rPr>
          <w:noProof/>
        </w:rPr>
        <w:fldChar w:fldCharType="separate"/>
      </w:r>
      <w:r>
        <w:rPr>
          <w:noProof/>
        </w:rPr>
        <w:t>77</w:t>
      </w:r>
      <w:r>
        <w:rPr>
          <w:noProof/>
        </w:rPr>
        <w:fldChar w:fldCharType="end"/>
      </w:r>
    </w:p>
    <w:p w14:paraId="49457146" w14:textId="77777777" w:rsidR="00211AF5" w:rsidRDefault="00211AF5">
      <w:pPr>
        <w:pStyle w:val="TableofFigures"/>
        <w:tabs>
          <w:tab w:val="right" w:leader="underscore" w:pos="8290"/>
        </w:tabs>
        <w:rPr>
          <w:i w:val="0"/>
          <w:noProof/>
          <w:sz w:val="24"/>
          <w:szCs w:val="24"/>
          <w:lang w:eastAsia="ja-JP"/>
        </w:rPr>
      </w:pPr>
      <w:r>
        <w:rPr>
          <w:noProof/>
        </w:rPr>
        <w:t>Figure 36: Result chart for tree filtering section [26]</w:t>
      </w:r>
      <w:r>
        <w:rPr>
          <w:noProof/>
        </w:rPr>
        <w:tab/>
      </w:r>
      <w:r>
        <w:rPr>
          <w:noProof/>
        </w:rPr>
        <w:fldChar w:fldCharType="begin"/>
      </w:r>
      <w:r>
        <w:rPr>
          <w:noProof/>
        </w:rPr>
        <w:instrText xml:space="preserve"> PAGEREF _Toc269312625 \h </w:instrText>
      </w:r>
      <w:r>
        <w:rPr>
          <w:noProof/>
        </w:rPr>
      </w:r>
      <w:r>
        <w:rPr>
          <w:noProof/>
        </w:rPr>
        <w:fldChar w:fldCharType="separate"/>
      </w:r>
      <w:r>
        <w:rPr>
          <w:noProof/>
        </w:rPr>
        <w:t>78</w:t>
      </w:r>
      <w:r>
        <w:rPr>
          <w:noProof/>
        </w:rPr>
        <w:fldChar w:fldCharType="end"/>
      </w:r>
    </w:p>
    <w:p w14:paraId="08177462" w14:textId="77777777" w:rsidR="00211AF5" w:rsidRDefault="00211AF5">
      <w:pPr>
        <w:pStyle w:val="TableofFigures"/>
        <w:tabs>
          <w:tab w:val="right" w:leader="underscore" w:pos="8290"/>
        </w:tabs>
        <w:rPr>
          <w:i w:val="0"/>
          <w:noProof/>
          <w:sz w:val="24"/>
          <w:szCs w:val="24"/>
          <w:lang w:eastAsia="ja-JP"/>
        </w:rPr>
      </w:pPr>
      <w:r>
        <w:rPr>
          <w:noProof/>
        </w:rPr>
        <w:t>Figure 37: Result chart for list filtering section [26]</w:t>
      </w:r>
      <w:r>
        <w:rPr>
          <w:noProof/>
        </w:rPr>
        <w:tab/>
      </w:r>
      <w:r>
        <w:rPr>
          <w:noProof/>
        </w:rPr>
        <w:fldChar w:fldCharType="begin"/>
      </w:r>
      <w:r>
        <w:rPr>
          <w:noProof/>
        </w:rPr>
        <w:instrText xml:space="preserve"> PAGEREF _Toc269312626 \h </w:instrText>
      </w:r>
      <w:r>
        <w:rPr>
          <w:noProof/>
        </w:rPr>
      </w:r>
      <w:r>
        <w:rPr>
          <w:noProof/>
        </w:rPr>
        <w:fldChar w:fldCharType="separate"/>
      </w:r>
      <w:r>
        <w:rPr>
          <w:noProof/>
        </w:rPr>
        <w:t>79</w:t>
      </w:r>
      <w:r>
        <w:rPr>
          <w:noProof/>
        </w:rPr>
        <w:fldChar w:fldCharType="end"/>
      </w:r>
    </w:p>
    <w:p w14:paraId="06D880F0" w14:textId="77777777" w:rsidR="00211AF5" w:rsidRDefault="00211AF5">
      <w:pPr>
        <w:pStyle w:val="TableofFigures"/>
        <w:tabs>
          <w:tab w:val="right" w:leader="underscore" w:pos="8290"/>
        </w:tabs>
        <w:rPr>
          <w:i w:val="0"/>
          <w:noProof/>
          <w:sz w:val="24"/>
          <w:szCs w:val="24"/>
          <w:lang w:eastAsia="ja-JP"/>
        </w:rPr>
      </w:pPr>
      <w:r>
        <w:rPr>
          <w:noProof/>
        </w:rPr>
        <w:t>Figure 38: Result chat for language section [26]</w:t>
      </w:r>
      <w:r>
        <w:rPr>
          <w:noProof/>
        </w:rPr>
        <w:tab/>
      </w:r>
      <w:r>
        <w:rPr>
          <w:noProof/>
        </w:rPr>
        <w:fldChar w:fldCharType="begin"/>
      </w:r>
      <w:r>
        <w:rPr>
          <w:noProof/>
        </w:rPr>
        <w:instrText xml:space="preserve"> PAGEREF _Toc269312627 \h </w:instrText>
      </w:r>
      <w:r>
        <w:rPr>
          <w:noProof/>
        </w:rPr>
      </w:r>
      <w:r>
        <w:rPr>
          <w:noProof/>
        </w:rPr>
        <w:fldChar w:fldCharType="separate"/>
      </w:r>
      <w:r>
        <w:rPr>
          <w:noProof/>
        </w:rPr>
        <w:t>80</w:t>
      </w:r>
      <w:r>
        <w:rPr>
          <w:noProof/>
        </w:rPr>
        <w:fldChar w:fldCharType="end"/>
      </w:r>
    </w:p>
    <w:p w14:paraId="3AD7268B" w14:textId="77777777" w:rsidR="00211AF5" w:rsidRDefault="00211AF5">
      <w:pPr>
        <w:pStyle w:val="TableofFigures"/>
        <w:tabs>
          <w:tab w:val="right" w:leader="underscore" w:pos="8290"/>
        </w:tabs>
        <w:rPr>
          <w:i w:val="0"/>
          <w:noProof/>
          <w:sz w:val="24"/>
          <w:szCs w:val="24"/>
          <w:lang w:eastAsia="ja-JP"/>
        </w:rPr>
      </w:pPr>
      <w:r>
        <w:rPr>
          <w:noProof/>
        </w:rPr>
        <w:t>Figure 39: Result chart for facets section [26]</w:t>
      </w:r>
      <w:r>
        <w:rPr>
          <w:noProof/>
        </w:rPr>
        <w:tab/>
      </w:r>
      <w:r>
        <w:rPr>
          <w:noProof/>
        </w:rPr>
        <w:fldChar w:fldCharType="begin"/>
      </w:r>
      <w:r>
        <w:rPr>
          <w:noProof/>
        </w:rPr>
        <w:instrText xml:space="preserve"> PAGEREF _Toc269312628 \h </w:instrText>
      </w:r>
      <w:r>
        <w:rPr>
          <w:noProof/>
        </w:rPr>
      </w:r>
      <w:r>
        <w:rPr>
          <w:noProof/>
        </w:rPr>
        <w:fldChar w:fldCharType="separate"/>
      </w:r>
      <w:r>
        <w:rPr>
          <w:noProof/>
        </w:rPr>
        <w:t>81</w:t>
      </w:r>
      <w:r>
        <w:rPr>
          <w:noProof/>
        </w:rPr>
        <w:fldChar w:fldCharType="end"/>
      </w:r>
    </w:p>
    <w:p w14:paraId="6AEE748A" w14:textId="77777777" w:rsidR="00211AF5" w:rsidRDefault="00211AF5">
      <w:pPr>
        <w:pStyle w:val="TableofFigures"/>
        <w:tabs>
          <w:tab w:val="right" w:leader="underscore" w:pos="8290"/>
        </w:tabs>
        <w:rPr>
          <w:i w:val="0"/>
          <w:noProof/>
          <w:sz w:val="24"/>
          <w:szCs w:val="24"/>
          <w:lang w:eastAsia="ja-JP"/>
        </w:rPr>
      </w:pPr>
      <w:r>
        <w:rPr>
          <w:noProof/>
        </w:rPr>
        <w:t>Figure 40: Result instructions section [26]</w:t>
      </w:r>
      <w:r>
        <w:rPr>
          <w:noProof/>
        </w:rPr>
        <w:tab/>
      </w:r>
      <w:r>
        <w:rPr>
          <w:noProof/>
        </w:rPr>
        <w:fldChar w:fldCharType="begin"/>
      </w:r>
      <w:r>
        <w:rPr>
          <w:noProof/>
        </w:rPr>
        <w:instrText xml:space="preserve"> PAGEREF _Toc269312629 \h </w:instrText>
      </w:r>
      <w:r>
        <w:rPr>
          <w:noProof/>
        </w:rPr>
      </w:r>
      <w:r>
        <w:rPr>
          <w:noProof/>
        </w:rPr>
        <w:fldChar w:fldCharType="separate"/>
      </w:r>
      <w:r>
        <w:rPr>
          <w:noProof/>
        </w:rPr>
        <w:t>81</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9" w:name="_Toc266441187"/>
      <w:bookmarkStart w:id="10" w:name="_Toc267063310"/>
      <w:bookmarkStart w:id="11" w:name="_Toc269411789"/>
      <w:r w:rsidRPr="00F45A4F">
        <w:rPr>
          <w:rFonts w:cs="Times New Roman"/>
        </w:rPr>
        <w:t>ABSTRACT</w:t>
      </w:r>
      <w:bookmarkEnd w:id="9"/>
      <w:bookmarkEnd w:id="10"/>
      <w:bookmarkEnd w:id="11"/>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Default="002F67B0" w:rsidP="00CA4FD0">
      <w:pPr>
        <w:spacing w:line="360" w:lineRule="auto"/>
        <w:jc w:val="both"/>
        <w:rPr>
          <w:rFonts w:cs="Times New Roman"/>
        </w:rPr>
      </w:pPr>
    </w:p>
    <w:p w14:paraId="52EA8E9A" w14:textId="6D99A859" w:rsidR="002F67B0" w:rsidRPr="00F45A4F" w:rsidRDefault="00111636" w:rsidP="00137B1C">
      <w:pPr>
        <w:spacing w:line="360" w:lineRule="auto"/>
        <w:jc w:val="both"/>
        <w:rPr>
          <w:rFonts w:cs="Times New Roman"/>
        </w:rPr>
      </w:pPr>
      <w:r>
        <w:rPr>
          <w:rFonts w:cs="Times New Roman"/>
        </w:rPr>
        <w:t>This project make</w:t>
      </w:r>
      <w:r w:rsidR="0042298C">
        <w:rPr>
          <w:rFonts w:cs="Times New Roman"/>
        </w:rPr>
        <w:t>s</w:t>
      </w:r>
      <w:r>
        <w:rPr>
          <w:rFonts w:cs="Times New Roman"/>
        </w:rPr>
        <w:t xml:space="preserve"> use of </w:t>
      </w:r>
      <w:r w:rsidR="0042298C">
        <w:rPr>
          <w:rFonts w:cs="Times New Roman"/>
        </w:rPr>
        <w:t>ontology that</w:t>
      </w:r>
      <w:r>
        <w:rPr>
          <w:rFonts w:cs="Times New Roman"/>
        </w:rPr>
        <w:t xml:space="preserve"> </w:t>
      </w:r>
      <w:r w:rsidR="0042298C">
        <w:rPr>
          <w:rFonts w:cs="Times New Roman"/>
        </w:rPr>
        <w:t>represent knowledge</w:t>
      </w:r>
      <w:r w:rsidR="00D53A3D">
        <w:rPr>
          <w:rFonts w:cs="Times New Roman"/>
        </w:rPr>
        <w:t xml:space="preserve"> in a taxonomical hierarchy</w:t>
      </w:r>
      <w:r w:rsidR="0042298C">
        <w:rPr>
          <w:rFonts w:cs="Times New Roman"/>
        </w:rPr>
        <w:t xml:space="preserve">. </w:t>
      </w:r>
      <w:r w:rsidR="00E957FB">
        <w:rPr>
          <w:rFonts w:cs="Times New Roman"/>
        </w:rPr>
        <w:t xml:space="preserve">The keywords not need to be remembered as they </w:t>
      </w:r>
      <w:r w:rsidR="006B740B">
        <w:rPr>
          <w:rFonts w:cs="Times New Roman"/>
        </w:rPr>
        <w:t>present in the hierarchy. The project is</w:t>
      </w:r>
      <w:r w:rsidR="006B740B" w:rsidRPr="006B740B">
        <w:rPr>
          <w:rFonts w:cs="Times New Roman"/>
        </w:rPr>
        <w:t xml:space="preserve"> </w:t>
      </w:r>
      <w:r w:rsidR="006B740B">
        <w:rPr>
          <w:rFonts w:cs="Times New Roman"/>
        </w:rPr>
        <w:t>about developing a tool that adopts ontology-based method and faceted search mechanism.</w:t>
      </w:r>
      <w:r w:rsidR="00B30869">
        <w:rPr>
          <w:rFonts w:cs="Times New Roman"/>
        </w:rPr>
        <w:t xml:space="preserve"> </w:t>
      </w:r>
      <w:r w:rsidR="00F94912">
        <w:rPr>
          <w:rFonts w:cs="Times New Roman"/>
        </w:rPr>
        <w:t xml:space="preserve">Representing knowledge with ontologies will drive this tool using some standard </w:t>
      </w:r>
      <w:r w:rsidR="002350C5">
        <w:rPr>
          <w:rFonts w:cs="Times New Roman"/>
        </w:rPr>
        <w:t>annotations, which considered as metadata for the ontology</w:t>
      </w:r>
      <w:r w:rsidR="002F154C">
        <w:rPr>
          <w:rFonts w:cs="Times New Roman"/>
        </w:rPr>
        <w:t>.</w:t>
      </w:r>
      <w:r w:rsidR="00667ECA">
        <w:rPr>
          <w:rFonts w:cs="Times New Roman"/>
        </w:rPr>
        <w:t xml:space="preserve"> The issues of recall and ambiguity can be reduced using the tool. </w:t>
      </w:r>
      <w:r w:rsidR="004028E8">
        <w:rPr>
          <w:rFonts w:cs="Times New Roman"/>
        </w:rPr>
        <w:t xml:space="preserve">The recall problem </w:t>
      </w:r>
      <w:r w:rsidR="00454884">
        <w:rPr>
          <w:rFonts w:cs="Times New Roman"/>
        </w:rPr>
        <w:t xml:space="preserve">is reduced since the keywords </w:t>
      </w:r>
      <w:r w:rsidR="003B00E3">
        <w:rPr>
          <w:rFonts w:cs="Times New Roman"/>
        </w:rPr>
        <w:t>will be displayed and listed to the user in a hierarchy</w:t>
      </w:r>
      <w:r w:rsidR="0030208E">
        <w:rPr>
          <w:rFonts w:cs="Times New Roman"/>
        </w:rPr>
        <w:t xml:space="preserve"> to choose from</w:t>
      </w:r>
      <w:r w:rsidR="00F838B2">
        <w:rPr>
          <w:rFonts w:cs="Times New Roman"/>
        </w:rPr>
        <w:t xml:space="preserve">. Another benefit is the tool will guide the user toward building only </w:t>
      </w:r>
      <w:r w:rsidR="00C3063F">
        <w:rPr>
          <w:rFonts w:cs="Times New Roman"/>
        </w:rPr>
        <w:t>valid</w:t>
      </w:r>
      <w:r w:rsidR="00F838B2">
        <w:rPr>
          <w:rFonts w:cs="Times New Roman"/>
        </w:rPr>
        <w:t xml:space="preserve"> search queries. </w:t>
      </w:r>
      <w:r w:rsidR="00C41366">
        <w:rPr>
          <w:rFonts w:cs="Times New Roman"/>
        </w:rPr>
        <w:t>As a result,</w:t>
      </w:r>
      <w:r w:rsidR="002F67B0" w:rsidRPr="00F45A4F">
        <w:rPr>
          <w:rFonts w:cs="Times New Roman"/>
        </w:rPr>
        <w:t xml:space="preserve"> user does not have to remember keywords and all relevant query elements derived automatically from the ontology. As for ambiguity</w:t>
      </w:r>
      <w:r w:rsidR="00D15594">
        <w:rPr>
          <w:rFonts w:cs="Times New Roman"/>
        </w:rPr>
        <w:t xml:space="preserve"> problem</w:t>
      </w:r>
      <w:r w:rsidR="002F67B0" w:rsidRPr="00F45A4F">
        <w:rPr>
          <w:rFonts w:cs="Times New Roman"/>
        </w:rPr>
        <w:t xml:space="preserve">, </w:t>
      </w:r>
      <w:r w:rsidR="00B52294">
        <w:rPr>
          <w:rFonts w:cs="Times New Roman"/>
        </w:rPr>
        <w:t xml:space="preserve">ontology based tool and </w:t>
      </w:r>
      <w:r w:rsidR="002F67B0" w:rsidRPr="00F45A4F">
        <w:rPr>
          <w:rFonts w:cs="Times New Roman"/>
        </w:rPr>
        <w:t xml:space="preserve">faceted-based search </w:t>
      </w:r>
      <w:r w:rsidR="0099444E">
        <w:rPr>
          <w:rFonts w:cs="Times New Roman"/>
        </w:rPr>
        <w:t xml:space="preserve">are both </w:t>
      </w:r>
      <w:r w:rsidR="002D01C2">
        <w:rPr>
          <w:rFonts w:cs="Times New Roman"/>
        </w:rPr>
        <w:t>contribute</w:t>
      </w:r>
      <w:r w:rsidR="006B41D8">
        <w:rPr>
          <w:rFonts w:cs="Times New Roman"/>
        </w:rPr>
        <w:t xml:space="preserve"> in </w:t>
      </w:r>
      <w:r w:rsidR="002D01C2">
        <w:rPr>
          <w:rFonts w:cs="Times New Roman"/>
        </w:rPr>
        <w:t xml:space="preserve">reducing the ambiguity. </w:t>
      </w:r>
      <w:r w:rsidR="008E095E">
        <w:rPr>
          <w:rFonts w:cs="Times New Roman"/>
        </w:rPr>
        <w:t xml:space="preserve">Ontology based approach helps in reducing ambiguity since </w:t>
      </w:r>
      <w:r w:rsidR="0076307F">
        <w:rPr>
          <w:rFonts w:cs="Times New Roman"/>
        </w:rPr>
        <w:t xml:space="preserve">the meaning of the displayed </w:t>
      </w:r>
      <w:r w:rsidR="007C38F9">
        <w:rPr>
          <w:rFonts w:cs="Times New Roman"/>
        </w:rPr>
        <w:t xml:space="preserve">keyword is clear and there is no other meaning of a keyword, so </w:t>
      </w:r>
      <w:r w:rsidR="00137B1C">
        <w:rPr>
          <w:rFonts w:cs="Times New Roman"/>
        </w:rPr>
        <w:t xml:space="preserve">user will know what he/she looking for. As for the ambiguity between the concepts within the displayed hierarchy, faceted-based search is introduced </w:t>
      </w:r>
      <w:r w:rsidR="002F67B0" w:rsidRPr="00F45A4F">
        <w:rPr>
          <w:rFonts w:cs="Times New Roman"/>
        </w:rPr>
        <w:t>to narrow</w:t>
      </w:r>
      <w:r w:rsidR="00D93E1A">
        <w:rPr>
          <w:rFonts w:cs="Times New Roman"/>
        </w:rPr>
        <w:t xml:space="preserve"> down</w:t>
      </w:r>
      <w:r w:rsidR="002F67B0" w:rsidRPr="00F45A4F">
        <w:rPr>
          <w:rFonts w:cs="Times New Roman"/>
        </w:rPr>
        <w:t xml:space="preserve"> and personalize the search result</w:t>
      </w:r>
      <w:r w:rsidR="00137B1C">
        <w:rPr>
          <w:rFonts w:cs="Times New Roman"/>
        </w:rPr>
        <w:t xml:space="preserve"> and suite for the user</w:t>
      </w:r>
      <w:r w:rsidR="002F67B0" w:rsidRPr="00F45A4F">
        <w:rPr>
          <w:rFonts w:cs="Times New Roman"/>
        </w:rPr>
        <w:t>.</w:t>
      </w:r>
      <w:ins w:id="12" w:author="Hani Al Abbas" w:date="2014-08-11T18:47:00Z">
        <w:r w:rsidR="00B52294">
          <w:rPr>
            <w:rFonts w:cs="Times New Roman"/>
          </w:rPr>
          <w:t xml:space="preserve"> </w:t>
        </w:r>
      </w:ins>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00545CC9" w14:textId="77777777" w:rsidR="0068582A" w:rsidRDefault="0068582A" w:rsidP="00CA4FD0">
      <w:pPr>
        <w:spacing w:line="360" w:lineRule="auto"/>
        <w:jc w:val="both"/>
        <w:rPr>
          <w:rFonts w:cs="Times New Roman"/>
        </w:rPr>
      </w:pPr>
    </w:p>
    <w:p w14:paraId="3F784B4F" w14:textId="695E1D37" w:rsidR="0068582A" w:rsidRDefault="00F163EC" w:rsidP="00CA4FD0">
      <w:pPr>
        <w:spacing w:line="360" w:lineRule="auto"/>
        <w:jc w:val="both"/>
        <w:rPr>
          <w:rFonts w:cs="Times New Roman"/>
        </w:rPr>
      </w:pPr>
      <w:r>
        <w:rPr>
          <w:rFonts w:cs="Times New Roman"/>
        </w:rPr>
        <w:t xml:space="preserve">OWL annotations are the main </w:t>
      </w:r>
      <w:r w:rsidR="00BB18B7">
        <w:rPr>
          <w:rFonts w:cs="Times New Roman"/>
        </w:rPr>
        <w:t xml:space="preserve">factor to build this tool, since the tool is driven by the annotation within the ontology. In additions, most of the major functionalities are also driven by annotations. Such as filters are decided on in the ontology file rather than the tool itself. </w:t>
      </w:r>
      <w:r w:rsidR="00F012B3">
        <w:rPr>
          <w:rFonts w:cs="Times New Roman"/>
        </w:rPr>
        <w:t>Although, the idea behind the project to make flexible using annotations to drive the tool, it suffer from limitations. Two main limitations are caused by human, and by the technology used.</w:t>
      </w:r>
      <w:r w:rsidR="009026A2">
        <w:rPr>
          <w:rFonts w:cs="Times New Roman"/>
        </w:rPr>
        <w:t xml:space="preserve"> </w:t>
      </w:r>
      <w:r w:rsidR="00A91277">
        <w:rPr>
          <w:rFonts w:cs="Times New Roman"/>
        </w:rPr>
        <w:t>It is i</w:t>
      </w:r>
      <w:r w:rsidR="00A91277" w:rsidRPr="00A91277">
        <w:rPr>
          <w:rFonts w:cs="Times New Roman"/>
        </w:rPr>
        <w:t>nevitable</w:t>
      </w:r>
      <w:r w:rsidR="00A91277">
        <w:rPr>
          <w:rFonts w:cs="Times New Roman"/>
        </w:rPr>
        <w:t xml:space="preserve"> for human to make mistake, and with </w:t>
      </w:r>
      <w:r w:rsidR="00D266D0">
        <w:rPr>
          <w:rFonts w:cs="Times New Roman"/>
        </w:rPr>
        <w:t>annotating the ontology the developer may make mistakes like misspelling of some annotation or placing them in the wrong location.</w:t>
      </w:r>
      <w:r w:rsidR="00A9447C">
        <w:rPr>
          <w:rFonts w:cs="Times New Roman"/>
        </w:rPr>
        <w:t xml:space="preserve"> </w:t>
      </w:r>
      <w:r w:rsidR="0083635C">
        <w:rPr>
          <w:rFonts w:cs="Times New Roman"/>
        </w:rPr>
        <w:t>OWL offers some much of beneficial technology, however for this project they are some mechanisms that are missing like allowing for arbitrary class in OWL to be annotated.</w:t>
      </w:r>
    </w:p>
    <w:p w14:paraId="568D4301" w14:textId="77777777" w:rsidR="008C4FBA" w:rsidRDefault="008C4FBA" w:rsidP="00CA4FD0">
      <w:pPr>
        <w:spacing w:line="360" w:lineRule="auto"/>
        <w:rPr>
          <w:ins w:id="13" w:author="Hani Al Abbas" w:date="2014-08-11T19:59:00Z"/>
          <w:rFonts w:cs="Times New Roman"/>
        </w:rPr>
      </w:pPr>
    </w:p>
    <w:p w14:paraId="09BA69DD" w14:textId="77777777" w:rsidR="004A7D52" w:rsidRDefault="004A7D52" w:rsidP="004A7D52">
      <w:pPr>
        <w:spacing w:line="360" w:lineRule="auto"/>
        <w:jc w:val="both"/>
        <w:rPr>
          <w:rFonts w:cs="Times New Roman"/>
        </w:rPr>
      </w:pPr>
      <w:r>
        <w:rPr>
          <w:rFonts w:cs="Times New Roman"/>
        </w:rPr>
        <w:t>Five main measures are put in the evaluation plan to decide the success of this project. These measures summarize in deliverability of the major functionalities, accessibility, (</w:t>
      </w:r>
      <w:proofErr w:type="gramStart"/>
      <w:r>
        <w:rPr>
          <w:rFonts w:cs="Times New Roman"/>
        </w:rPr>
        <w:t>re)usability</w:t>
      </w:r>
      <w:proofErr w:type="gramEnd"/>
      <w:r>
        <w:rPr>
          <w:rFonts w:cs="Times New Roman"/>
        </w:rPr>
        <w:t>, configurability of the system and specificity of the search results. Those measures are linked to questions in an online survey. A number of people who have basic knowledge of ontology engineering evaluated the tool and answer the questions.</w:t>
      </w:r>
    </w:p>
    <w:p w14:paraId="4F7BEA52" w14:textId="77777777" w:rsidR="004A7D52" w:rsidRDefault="004A7D52" w:rsidP="004A7D52">
      <w:pPr>
        <w:spacing w:line="360" w:lineRule="auto"/>
        <w:jc w:val="both"/>
        <w:rPr>
          <w:rFonts w:cs="Times New Roman"/>
        </w:rPr>
      </w:pPr>
      <w:r>
        <w:rPr>
          <w:rFonts w:cs="Times New Roman"/>
        </w:rPr>
        <w:t>According to the answers of the evaluation the project is a success.</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4" w:name="_Toc267063311"/>
      <w:bookmarkStart w:id="15" w:name="_Toc269411790"/>
      <w:r w:rsidRPr="00F45A4F">
        <w:rPr>
          <w:rFonts w:cs="Times New Roman"/>
        </w:rPr>
        <w:t>DECLARATION</w:t>
      </w:r>
      <w:bookmarkEnd w:id="14"/>
      <w:bookmarkEnd w:id="15"/>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6" w:name="_Toc266441185"/>
      <w:bookmarkStart w:id="17" w:name="_Toc267063312"/>
      <w:bookmarkStart w:id="18" w:name="_Toc269411791"/>
      <w:r w:rsidRPr="00F45A4F">
        <w:rPr>
          <w:rFonts w:cs="Times New Roman"/>
        </w:rPr>
        <w:t>INTELLECTUAL PROPERTY STATEMENT</w:t>
      </w:r>
      <w:bookmarkEnd w:id="16"/>
      <w:bookmarkEnd w:id="17"/>
      <w:bookmarkEnd w:id="18"/>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w:t>
      </w:r>
      <w:proofErr w:type="spellStart"/>
      <w:r w:rsidRPr="00F45A4F">
        <w:rPr>
          <w:rFonts w:cs="Times New Roman"/>
        </w:rPr>
        <w:t>commercialisation</w:t>
      </w:r>
      <w:proofErr w:type="spellEnd"/>
      <w:r w:rsidRPr="00F45A4F">
        <w:rPr>
          <w:rFonts w:cs="Times New Roman"/>
        </w:rPr>
        <w:t xml:space="preserve">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9" w:name="_Toc266441186"/>
      <w:bookmarkStart w:id="20" w:name="_Toc267063313"/>
      <w:bookmarkStart w:id="21" w:name="_Toc269411792"/>
      <w:r w:rsidRPr="00F45A4F">
        <w:rPr>
          <w:rFonts w:cs="Times New Roman"/>
        </w:rPr>
        <w:t>ACKNOWLEDGMENT</w:t>
      </w:r>
      <w:bookmarkEnd w:id="19"/>
      <w:bookmarkEnd w:id="20"/>
      <w:bookmarkEnd w:id="21"/>
      <w:r w:rsidRPr="00F45A4F">
        <w:rPr>
          <w:rFonts w:cs="Times New Roman"/>
        </w:rPr>
        <w:t xml:space="preserve"> </w:t>
      </w:r>
    </w:p>
    <w:p w14:paraId="072C3652" w14:textId="77777777" w:rsidR="00D47091" w:rsidRDefault="00D47091" w:rsidP="00D47091">
      <w:pPr>
        <w:spacing w:line="360" w:lineRule="auto"/>
        <w:jc w:val="both"/>
        <w:rPr>
          <w:rFonts w:cs="Times New Roman"/>
        </w:rPr>
      </w:pPr>
      <w:r>
        <w:rPr>
          <w:rFonts w:cs="Times New Roman"/>
        </w:rPr>
        <w:t>I would like to acknowledge all people who helped either directly or indirectly to complete this dissertation. I would like to thank them for their patience, guidance, and support to complete what I consider is the most important academic achievement to me. I would like to thank the following people:</w:t>
      </w:r>
    </w:p>
    <w:p w14:paraId="462CA29C" w14:textId="77777777" w:rsidR="00D47091" w:rsidRPr="00873C34"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supervisor Sean </w:t>
      </w:r>
      <w:proofErr w:type="spellStart"/>
      <w:r w:rsidRPr="00EB2667">
        <w:rPr>
          <w:rFonts w:cs="Times New Roman"/>
        </w:rPr>
        <w:t>Bechhofer</w:t>
      </w:r>
      <w:proofErr w:type="spellEnd"/>
      <w:r>
        <w:rPr>
          <w:rFonts w:cs="Times New Roman"/>
        </w:rPr>
        <w:t xml:space="preserve"> for his guidance and assistance during this project. I am </w:t>
      </w:r>
      <w:r w:rsidRPr="00E17150">
        <w:rPr>
          <w:rFonts w:cs="Times New Roman"/>
        </w:rPr>
        <w:t>sincerely thankful</w:t>
      </w:r>
      <w:r>
        <w:rPr>
          <w:rFonts w:cs="Times New Roman"/>
        </w:rPr>
        <w:t xml:space="preserve"> for all his </w:t>
      </w:r>
      <w:r w:rsidRPr="00873C34">
        <w:rPr>
          <w:rFonts w:cs="Times New Roman"/>
        </w:rPr>
        <w:t>invaluable support and contribution</w:t>
      </w:r>
      <w:r>
        <w:rPr>
          <w:rFonts w:cs="Times New Roman"/>
        </w:rPr>
        <w:t>.</w:t>
      </w:r>
    </w:p>
    <w:p w14:paraId="396704B4"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Company Saudi Aramco for giving me the opportunity in sponsoring and pursuing my academic studies in one of the best universities around the world.</w:t>
      </w:r>
    </w:p>
    <w:p w14:paraId="402C328D" w14:textId="71C7A2D6"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sidRPr="004137CC">
        <w:rPr>
          <w:rFonts w:cs="Times New Roman"/>
        </w:rPr>
        <w:t>My friend</w:t>
      </w:r>
      <w:r>
        <w:rPr>
          <w:rFonts w:cs="Times New Roman"/>
        </w:rPr>
        <w:t>s</w:t>
      </w:r>
      <w:r w:rsidRPr="004137CC">
        <w:rPr>
          <w:rFonts w:cs="Times New Roman"/>
        </w:rPr>
        <w:t xml:space="preserve"> and colleague</w:t>
      </w:r>
      <w:r>
        <w:rPr>
          <w:rFonts w:cs="Times New Roman"/>
        </w:rPr>
        <w:t>s</w:t>
      </w:r>
      <w:r w:rsidR="00C94099">
        <w:rPr>
          <w:rFonts w:cs="Times New Roman"/>
        </w:rPr>
        <w:t>:</w:t>
      </w:r>
      <w:r>
        <w:rPr>
          <w:rFonts w:cs="Times New Roman"/>
        </w:rPr>
        <w:t xml:space="preserve"> </w:t>
      </w:r>
      <w:proofErr w:type="spellStart"/>
      <w:r>
        <w:rPr>
          <w:rFonts w:cs="Times New Roman"/>
        </w:rPr>
        <w:t>Abdulrahman</w:t>
      </w:r>
      <w:proofErr w:type="spellEnd"/>
      <w:r>
        <w:rPr>
          <w:rFonts w:cs="Times New Roman"/>
        </w:rPr>
        <w:t xml:space="preserve"> H</w:t>
      </w:r>
      <w:r w:rsidRPr="00C373B5">
        <w:rPr>
          <w:rFonts w:cs="Times New Roman"/>
        </w:rPr>
        <w:t>ussein</w:t>
      </w:r>
      <w:r>
        <w:rPr>
          <w:rFonts w:cs="Times New Roman"/>
        </w:rPr>
        <w:t xml:space="preserve">, </w:t>
      </w:r>
      <w:proofErr w:type="spellStart"/>
      <w:r w:rsidRPr="005A0E38">
        <w:rPr>
          <w:rFonts w:cs="Times New Roman"/>
        </w:rPr>
        <w:t>Phalecs</w:t>
      </w:r>
      <w:proofErr w:type="spellEnd"/>
      <w:r w:rsidRPr="005A0E38">
        <w:rPr>
          <w:rFonts w:cs="Times New Roman"/>
        </w:rPr>
        <w:t xml:space="preserve"> </w:t>
      </w:r>
      <w:proofErr w:type="spellStart"/>
      <w:r w:rsidRPr="005A0E38">
        <w:rPr>
          <w:rFonts w:cs="Times New Roman"/>
        </w:rPr>
        <w:t>Jagboro</w:t>
      </w:r>
      <w:proofErr w:type="spellEnd"/>
      <w:r>
        <w:rPr>
          <w:rFonts w:cs="Times New Roman"/>
        </w:rPr>
        <w:t xml:space="preserve">, </w:t>
      </w:r>
      <w:proofErr w:type="spellStart"/>
      <w:r w:rsidRPr="005A0E38">
        <w:rPr>
          <w:rFonts w:cs="Times New Roman"/>
        </w:rPr>
        <w:t>Ruvin</w:t>
      </w:r>
      <w:proofErr w:type="spellEnd"/>
      <w:r w:rsidRPr="005A0E38">
        <w:rPr>
          <w:rFonts w:cs="Times New Roman"/>
        </w:rPr>
        <w:t xml:space="preserve"> </w:t>
      </w:r>
      <w:proofErr w:type="spellStart"/>
      <w:r w:rsidRPr="005A0E38">
        <w:rPr>
          <w:rFonts w:cs="Times New Roman"/>
        </w:rPr>
        <w:t>Yusubov</w:t>
      </w:r>
      <w:proofErr w:type="spellEnd"/>
      <w:r>
        <w:rPr>
          <w:rFonts w:cs="Times New Roman"/>
        </w:rPr>
        <w:t xml:space="preserve">, </w:t>
      </w:r>
      <w:proofErr w:type="spellStart"/>
      <w:r w:rsidRPr="005A0E38">
        <w:rPr>
          <w:rFonts w:cs="Times New Roman"/>
        </w:rPr>
        <w:t>Elchin</w:t>
      </w:r>
      <w:proofErr w:type="spellEnd"/>
      <w:r w:rsidRPr="005A0E38">
        <w:rPr>
          <w:rFonts w:cs="Times New Roman"/>
        </w:rPr>
        <w:t xml:space="preserve"> </w:t>
      </w:r>
      <w:proofErr w:type="spellStart"/>
      <w:r>
        <w:rPr>
          <w:rFonts w:cs="Times New Roman"/>
        </w:rPr>
        <w:t>Ismayilov</w:t>
      </w:r>
      <w:proofErr w:type="spellEnd"/>
      <w:r>
        <w:rPr>
          <w:rFonts w:cs="Times New Roman"/>
        </w:rPr>
        <w:t xml:space="preserve">, and </w:t>
      </w:r>
      <w:proofErr w:type="spellStart"/>
      <w:r w:rsidRPr="005A0E38">
        <w:rPr>
          <w:rFonts w:cs="Times New Roman"/>
        </w:rPr>
        <w:t>Atheer</w:t>
      </w:r>
      <w:proofErr w:type="spellEnd"/>
      <w:r w:rsidRPr="005A0E38">
        <w:rPr>
          <w:rFonts w:cs="Times New Roman"/>
        </w:rPr>
        <w:t xml:space="preserve"> </w:t>
      </w:r>
      <w:proofErr w:type="spellStart"/>
      <w:r w:rsidRPr="005A0E38">
        <w:rPr>
          <w:rFonts w:cs="Times New Roman"/>
        </w:rPr>
        <w:t>Algherairy</w:t>
      </w:r>
      <w:proofErr w:type="spellEnd"/>
      <w:r w:rsidRPr="005A0E38">
        <w:rPr>
          <w:rFonts w:cs="Times New Roman"/>
        </w:rPr>
        <w:t xml:space="preserve"> </w:t>
      </w:r>
      <w:r>
        <w:rPr>
          <w:rFonts w:cs="Times New Roman"/>
        </w:rPr>
        <w:t>for their encouragement</w:t>
      </w:r>
      <w:r w:rsidRPr="008D6593">
        <w:rPr>
          <w:rFonts w:cs="Times New Roman"/>
        </w:rPr>
        <w:t xml:space="preserve"> </w:t>
      </w:r>
      <w:r>
        <w:rPr>
          <w:rFonts w:cs="Times New Roman"/>
        </w:rPr>
        <w:t>and help in evaluating my project.</w:t>
      </w:r>
    </w:p>
    <w:p w14:paraId="7A9C17CC" w14:textId="77777777" w:rsidR="00D47091"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My parents for supporting me and believing in me during my studies.</w:t>
      </w:r>
    </w:p>
    <w:p w14:paraId="5149DF60" w14:textId="77777777" w:rsidR="00D47091" w:rsidRPr="0076362C" w:rsidRDefault="00D47091" w:rsidP="00D47091">
      <w:pPr>
        <w:pStyle w:val="ListParagraph"/>
        <w:numPr>
          <w:ilvl w:val="0"/>
          <w:numId w:val="37"/>
        </w:numPr>
        <w:spacing w:before="360" w:after="240" w:line="360" w:lineRule="auto"/>
        <w:ind w:left="357" w:hanging="357"/>
        <w:contextualSpacing w:val="0"/>
        <w:jc w:val="both"/>
        <w:rPr>
          <w:rFonts w:cs="Times New Roman"/>
        </w:rPr>
      </w:pPr>
      <w:r>
        <w:rPr>
          <w:rFonts w:cs="Times New Roman"/>
        </w:rPr>
        <w:t xml:space="preserve">My wife </w:t>
      </w:r>
      <w:proofErr w:type="spellStart"/>
      <w:r>
        <w:rPr>
          <w:rFonts w:cs="Times New Roman"/>
        </w:rPr>
        <w:t>Duaa</w:t>
      </w:r>
      <w:proofErr w:type="spellEnd"/>
      <w:r>
        <w:rPr>
          <w:rFonts w:cs="Times New Roman"/>
        </w:rPr>
        <w:t xml:space="preserve"> for her continuous support and patience, my two sons Ahmed and </w:t>
      </w:r>
      <w:proofErr w:type="spellStart"/>
      <w:r>
        <w:rPr>
          <w:rFonts w:cs="Times New Roman"/>
        </w:rPr>
        <w:t>Houd</w:t>
      </w:r>
      <w:proofErr w:type="spellEnd"/>
      <w:r>
        <w:rPr>
          <w:rFonts w:cs="Times New Roman"/>
        </w:rPr>
        <w:t xml:space="preserve"> for they are the light that made me going forward.</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2" w:name="_Toc269411793"/>
      <w:r w:rsidRPr="00F45A4F">
        <w:rPr>
          <w:rFonts w:cs="Times New Roman"/>
        </w:rPr>
        <w:t>INTRODUCTION</w:t>
      </w:r>
      <w:bookmarkEnd w:id="22"/>
    </w:p>
    <w:p w14:paraId="616506DC" w14:textId="77777777" w:rsidR="00D8049E" w:rsidRPr="00F45A4F" w:rsidRDefault="00D8049E" w:rsidP="00CA4FD0">
      <w:pPr>
        <w:pStyle w:val="Heading2"/>
        <w:spacing w:line="360" w:lineRule="auto"/>
      </w:pPr>
      <w:bookmarkStart w:id="23" w:name="_Toc267063315"/>
      <w:bookmarkStart w:id="24" w:name="_Toc269411794"/>
      <w:r w:rsidRPr="00F45A4F">
        <w:t>Motivation</w:t>
      </w:r>
      <w:bookmarkEnd w:id="23"/>
      <w:bookmarkEnd w:id="24"/>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5" w:name="_Toc267063316"/>
      <w:bookmarkStart w:id="26" w:name="_Toc269411795"/>
      <w:r w:rsidRPr="00F45A4F">
        <w:t>Aims</w:t>
      </w:r>
      <w:bookmarkEnd w:id="25"/>
      <w:bookmarkEnd w:id="26"/>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7" w:name="_Toc267063317"/>
      <w:bookmarkStart w:id="28" w:name="_Toc269411796"/>
      <w:r w:rsidRPr="00F45A4F">
        <w:t>Objectives</w:t>
      </w:r>
      <w:bookmarkEnd w:id="27"/>
      <w:bookmarkEnd w:id="28"/>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commentRangeStart w:id="29"/>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91BD0" w:rsidP="00CA4FD0">
      <w:pPr>
        <w:pStyle w:val="Heading2"/>
        <w:spacing w:line="360" w:lineRule="auto"/>
      </w:pPr>
      <w:bookmarkStart w:id="30" w:name="_Toc267063318"/>
      <w:bookmarkStart w:id="31" w:name="_Toc269411797"/>
      <w:commentRangeEnd w:id="29"/>
      <w:r>
        <w:rPr>
          <w:rStyle w:val="CommentReference"/>
          <w:rFonts w:eastAsiaTheme="minorEastAsia" w:cstheme="minorBidi"/>
          <w:b w:val="0"/>
          <w:bCs w:val="0"/>
          <w:color w:val="auto"/>
        </w:rPr>
        <w:commentReference w:id="29"/>
      </w:r>
      <w:r w:rsidR="008B03EC" w:rsidRPr="00F45A4F">
        <w:t>Contributions of this Project</w:t>
      </w:r>
      <w:bookmarkEnd w:id="30"/>
      <w:bookmarkEnd w:id="31"/>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FE4AE8">
      <w:pPr>
        <w:pStyle w:val="Heading2"/>
        <w:spacing w:line="360" w:lineRule="auto"/>
        <w:jc w:val="both"/>
      </w:pPr>
      <w:bookmarkStart w:id="32" w:name="_Toc267063319"/>
      <w:bookmarkStart w:id="33" w:name="_Toc269411798"/>
      <w:r w:rsidRPr="00F45A4F">
        <w:t>Structure of the Dissertation</w:t>
      </w:r>
      <w:bookmarkEnd w:id="32"/>
      <w:bookmarkEnd w:id="33"/>
    </w:p>
    <w:p w14:paraId="04CC2C5A" w14:textId="435A0BEF" w:rsidR="00487BBE" w:rsidRDefault="005D49C6" w:rsidP="00FE4AE8">
      <w:pPr>
        <w:spacing w:line="360" w:lineRule="auto"/>
        <w:jc w:val="both"/>
        <w:rPr>
          <w:rFonts w:eastAsia="Times New Roman" w:cs="Times New Roman"/>
        </w:rPr>
      </w:pPr>
      <w:r>
        <w:t xml:space="preserve">There are </w:t>
      </w:r>
      <w:r w:rsidR="00FE4AE8">
        <w:t xml:space="preserve">seven chapters in this dissertation. </w:t>
      </w:r>
      <w:r w:rsidR="005006C8">
        <w:t xml:space="preserve">In the first chapter, </w:t>
      </w:r>
      <w:r w:rsidR="008035A1">
        <w:t xml:space="preserve">an introduction about the project is </w:t>
      </w:r>
      <w:r w:rsidR="007F65DC">
        <w:rPr>
          <w:rFonts w:eastAsia="Times New Roman" w:cs="Times New Roman"/>
        </w:rPr>
        <w:t xml:space="preserve">discussed as well </w:t>
      </w:r>
      <w:r w:rsidR="005959D2">
        <w:rPr>
          <w:rFonts w:eastAsia="Times New Roman" w:cs="Times New Roman"/>
        </w:rPr>
        <w:t xml:space="preserve">as </w:t>
      </w:r>
      <w:r w:rsidR="007F65DC">
        <w:rPr>
          <w:rFonts w:eastAsia="Times New Roman" w:cs="Times New Roman"/>
        </w:rPr>
        <w:t xml:space="preserve">the motivation of this project. Then the aim and </w:t>
      </w:r>
      <w:r w:rsidR="005959D2">
        <w:rPr>
          <w:rFonts w:eastAsia="Times New Roman" w:cs="Times New Roman"/>
        </w:rPr>
        <w:t>the</w:t>
      </w:r>
      <w:r w:rsidR="007F65DC">
        <w:rPr>
          <w:rFonts w:eastAsia="Times New Roman" w:cs="Times New Roman"/>
        </w:rPr>
        <w:t xml:space="preserve"> objectives </w:t>
      </w:r>
      <w:r w:rsidR="005959D2">
        <w:rPr>
          <w:rFonts w:eastAsia="Times New Roman" w:cs="Times New Roman"/>
        </w:rPr>
        <w:t xml:space="preserve">are detailed. </w:t>
      </w:r>
      <w:r w:rsidR="009E57AA">
        <w:rPr>
          <w:rFonts w:eastAsia="Times New Roman" w:cs="Times New Roman"/>
        </w:rPr>
        <w:t>It end</w:t>
      </w:r>
      <w:r w:rsidR="00C710F9">
        <w:rPr>
          <w:rFonts w:eastAsia="Times New Roman" w:cs="Times New Roman"/>
        </w:rPr>
        <w:t>s</w:t>
      </w:r>
      <w:r w:rsidR="009E57AA">
        <w:rPr>
          <w:rFonts w:eastAsia="Times New Roman" w:cs="Times New Roman"/>
        </w:rPr>
        <w:t xml:space="preserve"> with the contributions of the project.</w:t>
      </w:r>
    </w:p>
    <w:p w14:paraId="51263F5F" w14:textId="77777777" w:rsidR="00C710F9" w:rsidRDefault="00C710F9" w:rsidP="00FE4AE8">
      <w:pPr>
        <w:spacing w:line="360" w:lineRule="auto"/>
        <w:jc w:val="both"/>
      </w:pPr>
    </w:p>
    <w:p w14:paraId="7088A34B" w14:textId="4A21800B" w:rsidR="00C710F9" w:rsidRDefault="00C710F9" w:rsidP="00FE4AE8">
      <w:pPr>
        <w:spacing w:line="360" w:lineRule="auto"/>
        <w:jc w:val="both"/>
      </w:pPr>
      <w:r>
        <w:t xml:space="preserve">Chapter two gives brief background about the main key parts of this project. It is discusses </w:t>
      </w:r>
      <w:r w:rsidR="00290B97">
        <w:t xml:space="preserve">OWL, OWL API, </w:t>
      </w:r>
      <w:r w:rsidR="00044EB8">
        <w:t xml:space="preserve">the disadvantages of a </w:t>
      </w:r>
      <w:r w:rsidR="00290B97">
        <w:t>traditional way of searching and retrieving information</w:t>
      </w:r>
      <w:r w:rsidR="00A3270F">
        <w:t>. T</w:t>
      </w:r>
      <w:r w:rsidR="00290B97">
        <w:t>hen</w:t>
      </w:r>
      <w:r w:rsidR="00A3270F">
        <w:t>,</w:t>
      </w:r>
      <w:r w:rsidR="00290B97">
        <w:t xml:space="preserve"> </w:t>
      </w:r>
      <w:r w:rsidR="00044EB8">
        <w:t xml:space="preserve">it presents the technologies that will help overcome these disadvantages such as ontology based user interface; </w:t>
      </w:r>
      <w:r w:rsidR="00781D99">
        <w:t>faceted-based</w:t>
      </w:r>
      <w:r w:rsidR="00044EB8">
        <w:t xml:space="preserve"> search; ontology visual querying, and finally it gives brief </w:t>
      </w:r>
      <w:r w:rsidR="00A3270F">
        <w:t>overview of an earlier version of the project.</w:t>
      </w:r>
    </w:p>
    <w:p w14:paraId="7A2D8DA6" w14:textId="77777777" w:rsidR="00A3270F" w:rsidRDefault="00A3270F" w:rsidP="00FE4AE8">
      <w:pPr>
        <w:spacing w:line="360" w:lineRule="auto"/>
        <w:jc w:val="both"/>
      </w:pPr>
    </w:p>
    <w:p w14:paraId="40A00B6C" w14:textId="53D90BB8" w:rsidR="00A3270F" w:rsidRDefault="00796CC9" w:rsidP="00FE4AE8">
      <w:pPr>
        <w:spacing w:line="360" w:lineRule="auto"/>
        <w:jc w:val="both"/>
      </w:pPr>
      <w:r>
        <w:t xml:space="preserve">In chapter three, </w:t>
      </w:r>
      <w:r w:rsidR="00545D19">
        <w:t xml:space="preserve">the research methodology is discussed and how the project </w:t>
      </w:r>
      <w:proofErr w:type="gramStart"/>
      <w:r w:rsidR="00545D19">
        <w:t>is planed to be executed</w:t>
      </w:r>
      <w:proofErr w:type="gramEnd"/>
      <w:r w:rsidR="00545D19">
        <w:t xml:space="preserve">. </w:t>
      </w:r>
      <w:r w:rsidR="00396D9A">
        <w:t xml:space="preserve">Then it states the project deliverables. </w:t>
      </w:r>
      <w:r w:rsidR="00A3288D">
        <w:t xml:space="preserve">Finally, </w:t>
      </w:r>
      <w:r w:rsidR="00352361">
        <w:t>the evaluation plan is presented along with the tools used for this project.</w:t>
      </w:r>
    </w:p>
    <w:p w14:paraId="40625DC1" w14:textId="77777777" w:rsidR="000C0C05" w:rsidRDefault="000C0C05" w:rsidP="00FE4AE8">
      <w:pPr>
        <w:spacing w:line="360" w:lineRule="auto"/>
        <w:jc w:val="both"/>
      </w:pPr>
    </w:p>
    <w:p w14:paraId="18B394CD" w14:textId="0B998379" w:rsidR="000C0C05" w:rsidRDefault="009E75C6" w:rsidP="00FE4AE8">
      <w:pPr>
        <w:spacing w:line="360" w:lineRule="auto"/>
        <w:jc w:val="both"/>
      </w:pPr>
      <w:r>
        <w:t xml:space="preserve">Chapter </w:t>
      </w:r>
      <w:r w:rsidR="00F53CCE">
        <w:t>four</w:t>
      </w:r>
      <w:r>
        <w:t xml:space="preserve"> discusses</w:t>
      </w:r>
      <w:r w:rsidR="00B946F1">
        <w:t xml:space="preserve"> in details the design process for the system. Then, it</w:t>
      </w:r>
      <w:r>
        <w:t xml:space="preserve"> </w:t>
      </w:r>
      <w:r w:rsidR="00692FE0">
        <w:t>goes in details in the user stories and scenarios. At the end</w:t>
      </w:r>
      <w:r w:rsidR="000D305B">
        <w:t>, the design process of</w:t>
      </w:r>
      <w:r w:rsidR="00692FE0">
        <w:t xml:space="preserve"> </w:t>
      </w:r>
      <w:r w:rsidR="000D305B">
        <w:t>an otology used with the tool is discussed.</w:t>
      </w:r>
    </w:p>
    <w:p w14:paraId="2C3603B0" w14:textId="77777777" w:rsidR="009C4999" w:rsidRDefault="009C4999" w:rsidP="00FE4AE8">
      <w:pPr>
        <w:spacing w:line="360" w:lineRule="auto"/>
        <w:jc w:val="both"/>
      </w:pPr>
    </w:p>
    <w:p w14:paraId="2F383F2B" w14:textId="79BC5F03" w:rsidR="009C4999" w:rsidRDefault="00596487" w:rsidP="00FE4AE8">
      <w:pPr>
        <w:spacing w:line="360" w:lineRule="auto"/>
        <w:jc w:val="both"/>
      </w:pPr>
      <w:r>
        <w:t xml:space="preserve">In chapter five, </w:t>
      </w:r>
      <w:r w:rsidR="008C382C">
        <w:t xml:space="preserve">the implementation process of the system is shown. </w:t>
      </w:r>
      <w:r w:rsidR="00F62098">
        <w:t>It starts with discussing some of the most important technologies used in the project.</w:t>
      </w:r>
      <w:r w:rsidR="00C76DFA">
        <w:t xml:space="preserve"> Then, it mentions which software model has been used. Next, it demonstrates the major functionalities of the project. Finally, it states some of the limitations that have been faced during the implementations phase.</w:t>
      </w:r>
    </w:p>
    <w:p w14:paraId="6A889DE6" w14:textId="77777777" w:rsidR="0004718C" w:rsidRDefault="0004718C" w:rsidP="00FE4AE8">
      <w:pPr>
        <w:spacing w:line="360" w:lineRule="auto"/>
        <w:jc w:val="both"/>
      </w:pPr>
    </w:p>
    <w:p w14:paraId="161E6CAE" w14:textId="5FE46591" w:rsidR="0004718C" w:rsidRDefault="005E2DE7" w:rsidP="00FE4AE8">
      <w:pPr>
        <w:spacing w:line="360" w:lineRule="auto"/>
        <w:jc w:val="both"/>
      </w:pPr>
      <w:r>
        <w:t xml:space="preserve">Chapter six details the evaluation process along with a critical analysis. </w:t>
      </w:r>
      <w:r w:rsidR="00CB6FAB">
        <w:t xml:space="preserve">It discusses the online survey that has been created to evaluate the project. </w:t>
      </w:r>
      <w:r w:rsidR="0035770B">
        <w:t>It starts with the questions of the survey. Then, the kind of evaluators is discussed. At the end</w:t>
      </w:r>
      <w:r w:rsidR="00836838">
        <w:t>,</w:t>
      </w:r>
      <w:r w:rsidR="0035770B">
        <w:t xml:space="preserve"> a critical analysis has been preformed on the result of the survey.</w:t>
      </w:r>
    </w:p>
    <w:p w14:paraId="08F2E7E6" w14:textId="77777777" w:rsidR="00A541D7" w:rsidRDefault="00A541D7" w:rsidP="00FE4AE8">
      <w:pPr>
        <w:spacing w:line="360" w:lineRule="auto"/>
        <w:jc w:val="both"/>
      </w:pPr>
    </w:p>
    <w:p w14:paraId="69B72217" w14:textId="41F6A4F1" w:rsidR="00A541D7" w:rsidRDefault="008D48D1" w:rsidP="00FE4AE8">
      <w:pPr>
        <w:spacing w:line="360" w:lineRule="auto"/>
        <w:jc w:val="both"/>
        <w:rPr>
          <w:ins w:id="34" w:author="Hani Al Abbas" w:date="2014-08-11T20:01:00Z"/>
        </w:rPr>
      </w:pPr>
      <w:r>
        <w:t xml:space="preserve">Chapter seven concludes </w:t>
      </w:r>
      <w:r w:rsidR="00A67127">
        <w:t xml:space="preserve">the dissertation by giving </w:t>
      </w:r>
      <w:r w:rsidR="0000446F">
        <w:t>an overall overview of the project.</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5" w:name="_Toc269411799"/>
      <w:r>
        <w:rPr>
          <w:rFonts w:cs="Times New Roman"/>
        </w:rPr>
        <w:t>BACKGROUND</w:t>
      </w:r>
      <w:bookmarkEnd w:id="35"/>
    </w:p>
    <w:p w14:paraId="02DD478A" w14:textId="698F704B" w:rsidR="00DC4688" w:rsidRDefault="007A5605" w:rsidP="00CA4FD0">
      <w:pPr>
        <w:pStyle w:val="Heading2"/>
        <w:spacing w:line="360" w:lineRule="auto"/>
      </w:pPr>
      <w:bookmarkStart w:id="36" w:name="_Toc269411800"/>
      <w:r w:rsidRPr="003E4D04">
        <w:t>OWL</w:t>
      </w:r>
      <w:bookmarkEnd w:id="36"/>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812054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w:t>
      </w:r>
      <w:r w:rsidR="00925AC3">
        <w:rPr>
          <w:rFonts w:cs="Times New Roman"/>
        </w:rPr>
        <w:t xml:space="preserve"> like Manchester, functional, RDF/XML, OWL/XML, and Turtle syntaxes</w:t>
      </w:r>
      <w:r w:rsidR="00520BCB">
        <w:rPr>
          <w:rFonts w:cs="Times New Roman"/>
        </w:rPr>
        <w:t>;</w:t>
      </w:r>
      <w:r>
        <w:rPr>
          <w:rFonts w:cs="Times New Roman"/>
        </w:rPr>
        <w:t xml:space="preserve"> </w:t>
      </w:r>
      <w:commentRangeStart w:id="37"/>
      <w:r>
        <w:rPr>
          <w:rFonts w:cs="Times New Roman"/>
        </w:rPr>
        <w:t>u</w:t>
      </w:r>
      <w:r w:rsidR="00925AC3">
        <w:rPr>
          <w:rFonts w:cs="Times New Roman"/>
        </w:rPr>
        <w:t>sually</w:t>
      </w:r>
      <w:r>
        <w:rPr>
          <w:rFonts w:cs="Times New Roman"/>
        </w:rPr>
        <w:t xml:space="preserve"> develope</w:t>
      </w:r>
      <w:r w:rsidR="00925AC3">
        <w:rPr>
          <w:rFonts w:cs="Times New Roman"/>
        </w:rPr>
        <w:t xml:space="preserve">r needs </w:t>
      </w:r>
      <w:proofErr w:type="gramStart"/>
      <w:r w:rsidR="00925AC3">
        <w:rPr>
          <w:rFonts w:cs="Times New Roman"/>
        </w:rPr>
        <w:t>only one syntax</w:t>
      </w:r>
      <w:proofErr w:type="gramEnd"/>
      <w:r w:rsidR="00925AC3">
        <w:rPr>
          <w:rFonts w:cs="Times New Roman"/>
        </w:rPr>
        <w:t xml:space="preserve"> </w:t>
      </w:r>
      <w:r w:rsidR="00520BCB">
        <w:rPr>
          <w:rFonts w:cs="Times New Roman"/>
        </w:rPr>
        <w:t>to use OWL</w:t>
      </w:r>
      <w:commentRangeEnd w:id="37"/>
      <w:r w:rsidR="00891BD0">
        <w:rPr>
          <w:rStyle w:val="CommentReference"/>
        </w:rPr>
        <w:commentReference w:id="37"/>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C431B2">
        <w:t xml:space="preserve">Figure </w:t>
      </w:r>
      <w:r w:rsidR="00C431B2">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8" w:name="_Ref267744271"/>
      <w:bookmarkStart w:id="39" w:name="_Toc269312590"/>
      <w:r>
        <w:t xml:space="preserve">Figure </w:t>
      </w:r>
      <w:fldSimple w:instr=" SEQ Figure \* ARABIC ">
        <w:r w:rsidR="00A6706C">
          <w:rPr>
            <w:noProof/>
          </w:rPr>
          <w:t>1</w:t>
        </w:r>
      </w:fldSimple>
      <w:bookmarkEnd w:id="38"/>
      <w:r>
        <w:t>: The structure of OWL 2 [11]</w:t>
      </w:r>
      <w:bookmarkEnd w:id="39"/>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1653FEC4" w14:textId="473A3E5D" w:rsidR="00680E8D" w:rsidRDefault="00680E8D" w:rsidP="00CA4FD0">
      <w:pPr>
        <w:pStyle w:val="Heading3"/>
        <w:spacing w:line="360" w:lineRule="auto"/>
        <w:rPr>
          <w:rFonts w:cs="Times New Roman"/>
        </w:rPr>
      </w:pPr>
      <w:bookmarkStart w:id="40" w:name="_Toc269411801"/>
      <w:proofErr w:type="spellStart"/>
      <w:r w:rsidRPr="003E4D04">
        <w:rPr>
          <w:rFonts w:cs="Times New Roman"/>
        </w:rPr>
        <w:t>OWLClasses</w:t>
      </w:r>
      <w:bookmarkEnd w:id="40"/>
      <w:proofErr w:type="spellEnd"/>
    </w:p>
    <w:p w14:paraId="786FB2BD" w14:textId="1CE8353C" w:rsidR="006508B7" w:rsidRPr="006508B7" w:rsidRDefault="006508B7" w:rsidP="006508B7">
      <w:r>
        <w:t>To be written…</w:t>
      </w:r>
    </w:p>
    <w:p w14:paraId="2F616A5D" w14:textId="528241D6" w:rsidR="00680E8D" w:rsidRDefault="00680E8D" w:rsidP="00CA4FD0">
      <w:pPr>
        <w:pStyle w:val="Heading3"/>
        <w:spacing w:line="360" w:lineRule="auto"/>
        <w:rPr>
          <w:rFonts w:cs="Times New Roman"/>
        </w:rPr>
      </w:pPr>
      <w:bookmarkStart w:id="41" w:name="_Toc269411802"/>
      <w:proofErr w:type="spellStart"/>
      <w:r w:rsidRPr="003E4D04">
        <w:rPr>
          <w:rFonts w:cs="Times New Roman"/>
        </w:rPr>
        <w:t>OWLObjectProperties</w:t>
      </w:r>
      <w:bookmarkEnd w:id="41"/>
      <w:proofErr w:type="spellEnd"/>
    </w:p>
    <w:p w14:paraId="134F06A8" w14:textId="65D5623B" w:rsidR="006508B7" w:rsidRPr="006508B7" w:rsidRDefault="006508B7" w:rsidP="006508B7">
      <w:r>
        <w:t>To be written…</w:t>
      </w:r>
    </w:p>
    <w:p w14:paraId="6A248402" w14:textId="2EBD8F88" w:rsidR="00680E8D" w:rsidRDefault="00680E8D" w:rsidP="00CA4FD0">
      <w:pPr>
        <w:pStyle w:val="Heading3"/>
        <w:spacing w:line="360" w:lineRule="auto"/>
        <w:rPr>
          <w:rFonts w:cs="Times New Roman"/>
        </w:rPr>
      </w:pPr>
      <w:bookmarkStart w:id="42" w:name="_Toc269411803"/>
      <w:proofErr w:type="spellStart"/>
      <w:r w:rsidRPr="003E4D04">
        <w:rPr>
          <w:rFonts w:cs="Times New Roman"/>
        </w:rPr>
        <w:t>OWLAnnotationProperties</w:t>
      </w:r>
      <w:bookmarkEnd w:id="42"/>
      <w:proofErr w:type="spellEnd"/>
    </w:p>
    <w:p w14:paraId="46265B75" w14:textId="5F996372" w:rsidR="006508B7" w:rsidRPr="006508B7" w:rsidRDefault="006508B7" w:rsidP="006508B7">
      <w:r>
        <w:t>To be written…</w:t>
      </w:r>
    </w:p>
    <w:p w14:paraId="3562B50A" w14:textId="49F8D1A5" w:rsidR="007A5605" w:rsidRDefault="007A5605" w:rsidP="00CA4FD0">
      <w:pPr>
        <w:pStyle w:val="Heading2"/>
        <w:spacing w:line="360" w:lineRule="auto"/>
      </w:pPr>
      <w:bookmarkStart w:id="43" w:name="_Ref268528780"/>
      <w:bookmarkStart w:id="44" w:name="_Toc269411804"/>
      <w:r w:rsidRPr="003E4D04">
        <w:t>OWL API</w:t>
      </w:r>
      <w:bookmarkEnd w:id="43"/>
      <w:bookmarkEnd w:id="44"/>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w:t>
      </w:r>
      <w:proofErr w:type="spellStart"/>
      <w:r>
        <w:rPr>
          <w:rFonts w:cs="Times New Roman"/>
        </w:rPr>
        <w:t>BufferedReader</w:t>
      </w:r>
      <w:proofErr w:type="spellEnd"/>
      <w:r>
        <w:rPr>
          <w:rFonts w:cs="Times New Roman"/>
        </w:rPr>
        <w:t xml:space="preserve"> and </w:t>
      </w:r>
      <w:proofErr w:type="spellStart"/>
      <w:r>
        <w:rPr>
          <w:rFonts w:cs="Times New Roman"/>
        </w:rPr>
        <w:t>BufferedWriter</w:t>
      </w:r>
      <w:proofErr w:type="spellEnd"/>
      <w:r>
        <w:rPr>
          <w:rFonts w:cs="Times New Roman"/>
        </w:rPr>
        <w:t xml:space="preserve"> classes in java). Since this project will be built using java-programming language, the API used is a java API </w:t>
      </w:r>
      <w:proofErr w:type="gramStart"/>
      <w:r>
        <w:rPr>
          <w:rFonts w:cs="Times New Roman"/>
        </w:rPr>
        <w:t>which</w:t>
      </w:r>
      <w:proofErr w:type="gramEnd"/>
      <w:r>
        <w:rPr>
          <w:rFonts w:cs="Times New Roman"/>
        </w:rPr>
        <w:t xml:space="preserve">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C431B2">
        <w:t xml:space="preserve">Figure </w:t>
      </w:r>
      <w:r w:rsidR="00C431B2">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3">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5" w:name="_Ref267744291"/>
      <w:bookmarkStart w:id="46" w:name="_Toc263247028"/>
      <w:bookmarkStart w:id="47" w:name="_Toc267740015"/>
      <w:bookmarkStart w:id="48" w:name="_Toc269312591"/>
      <w:r>
        <w:t xml:space="preserve">Figure </w:t>
      </w:r>
      <w:fldSimple w:instr=" SEQ Figure \* ARABIC ">
        <w:r w:rsidR="00A6706C">
          <w:rPr>
            <w:noProof/>
          </w:rPr>
          <w:t>2</w:t>
        </w:r>
      </w:fldSimple>
      <w:bookmarkEnd w:id="45"/>
      <w:r>
        <w:t>: UML diagram showing the management of ontologies using OWL API</w:t>
      </w:r>
      <w:bookmarkEnd w:id="46"/>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7"/>
      <w:bookmarkEnd w:id="48"/>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proofErr w:type="gramStart"/>
      <w:r w:rsidRPr="00A26F7F">
        <w:rPr>
          <w:rFonts w:cs="Times New Roman"/>
        </w:rPr>
        <w:t>exist</w:t>
      </w:r>
      <w:proofErr w:type="gramEnd"/>
      <w:r w:rsidRPr="00A26F7F">
        <w:rPr>
          <w:rFonts w:cs="Times New Roman"/>
        </w:rPr>
        <w:t xml:space="preserve"> implementations of reasoners such as </w:t>
      </w:r>
      <w:proofErr w:type="spellStart"/>
      <w:r w:rsidRPr="00A26F7F">
        <w:rPr>
          <w:rFonts w:cs="Times New Roman"/>
        </w:rPr>
        <w:t>FaCT</w:t>
      </w:r>
      <w:proofErr w:type="spellEnd"/>
      <w:r w:rsidRPr="00A26F7F">
        <w:rPr>
          <w:rFonts w:cs="Times New Roman"/>
        </w:rPr>
        <w:t xml:space="preserve">++, </w:t>
      </w:r>
      <w:proofErr w:type="spellStart"/>
      <w:r w:rsidRPr="00A26F7F">
        <w:rPr>
          <w:rFonts w:cs="Times New Roman"/>
        </w:rPr>
        <w:t>HermiT</w:t>
      </w:r>
      <w:proofErr w:type="spellEnd"/>
      <w:r w:rsidRPr="00A26F7F">
        <w:rPr>
          <w:rFonts w:cs="Times New Roman"/>
        </w:rPr>
        <w: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9" w:name="_Toc269411805"/>
      <w:r w:rsidRPr="003E4D04">
        <w:t xml:space="preserve">Conventional Information </w:t>
      </w:r>
      <w:r w:rsidR="00570A1A" w:rsidRPr="003E4D04">
        <w:t>Retrieval</w:t>
      </w:r>
      <w:r w:rsidRPr="003E4D04">
        <w:t xml:space="preserve"> </w:t>
      </w:r>
      <w:r w:rsidR="00570A1A" w:rsidRPr="003E4D04">
        <w:t>Method</w:t>
      </w:r>
      <w:bookmarkEnd w:id="49"/>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proofErr w:type="gramStart"/>
      <w:r w:rsidRPr="00A26F7F">
        <w:rPr>
          <w:rFonts w:cs="Times New Roman"/>
        </w:rPr>
        <w:t xml:space="preserve">homonyms </w:t>
      </w:r>
      <w:r>
        <w:rPr>
          <w:rFonts w:cs="Times New Roman"/>
        </w:rPr>
        <w:t>which</w:t>
      </w:r>
      <w:proofErr w:type="gramEnd"/>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50" w:name="_Toc269411806"/>
      <w:r w:rsidRPr="003E4D04">
        <w:t>Ontology Based User Interface</w:t>
      </w:r>
      <w:bookmarkEnd w:id="50"/>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proofErr w:type="gramStart"/>
      <w:r>
        <w:rPr>
          <w:rFonts w:cs="Times New Roman"/>
        </w:rPr>
        <w:t>one which</w:t>
      </w:r>
      <w:proofErr w:type="gramEnd"/>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51" w:name="_Toc269411807"/>
      <w:r w:rsidRPr="003E4D04">
        <w:t>Faceted Based Search</w:t>
      </w:r>
      <w:bookmarkEnd w:id="51"/>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proofErr w:type="spellStart"/>
      <w:r w:rsidRPr="00BA1022">
        <w:rPr>
          <w:rFonts w:cs="Times New Roman"/>
        </w:rPr>
        <w:t>Ontogator</w:t>
      </w:r>
      <w:proofErr w:type="spellEnd"/>
      <w:r w:rsidRPr="00BA1022">
        <w:rPr>
          <w:rFonts w:cs="Times New Roman"/>
        </w:rPr>
        <w:t xml:space="preserve">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w:t>
      </w:r>
      <w:proofErr w:type="spellStart"/>
      <w:r>
        <w:rPr>
          <w:rFonts w:cs="Times New Roman"/>
        </w:rPr>
        <w:t>Ontogator</w:t>
      </w:r>
      <w:proofErr w:type="spellEnd"/>
      <w:r>
        <w:rPr>
          <w:rFonts w:cs="Times New Roman"/>
        </w:rPr>
        <w:t xml:space="preserve">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C431B2">
        <w:t xml:space="preserve">Figure </w:t>
      </w:r>
      <w:r w:rsidR="00C431B2">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52" w:name="_Ref267744325"/>
      <w:bookmarkStart w:id="53" w:name="_Toc263247029"/>
      <w:bookmarkStart w:id="54" w:name="_Toc267740016"/>
      <w:bookmarkStart w:id="55" w:name="_Toc269312592"/>
      <w:r>
        <w:t xml:space="preserve">Figure </w:t>
      </w:r>
      <w:fldSimple w:instr=" SEQ Figure \* ARABIC ">
        <w:r w:rsidR="00A6706C">
          <w:rPr>
            <w:noProof/>
          </w:rPr>
          <w:t>3</w:t>
        </w:r>
      </w:fldSimple>
      <w:bookmarkEnd w:id="52"/>
      <w:r>
        <w:t>: The use of faceted search in e-commerce website (Amazon)</w:t>
      </w:r>
      <w:bookmarkEnd w:id="53"/>
      <w:bookmarkEnd w:id="54"/>
      <w:bookmarkEnd w:id="55"/>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commentRangeStart w:id="56"/>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w:t>
      </w:r>
      <w:proofErr w:type="spellStart"/>
      <w:r>
        <w:rPr>
          <w:rFonts w:cs="Times New Roman"/>
        </w:rPr>
        <w:t>C</w:t>
      </w:r>
      <w:r w:rsidRPr="0038030E">
        <w:rPr>
          <w:rFonts w:cs="Times New Roman"/>
          <w:vertAlign w:val="subscript"/>
        </w:rPr>
        <w:t>i</w:t>
      </w:r>
      <w:proofErr w:type="spellEnd"/>
      <w:r>
        <w:rPr>
          <w:rFonts w:cs="Times New Roman"/>
          <w:vertAlign w:val="subscript"/>
        </w:rPr>
        <w:t xml:space="preserve"> </w:t>
      </w:r>
      <w:r>
        <w:rPr>
          <w:rFonts w:cs="Times New Roman"/>
        </w:rPr>
        <w:t>= 1</w:t>
      </w:r>
      <w:proofErr w:type="gramStart"/>
      <w:r>
        <w:rPr>
          <w:rFonts w:cs="Times New Roman"/>
        </w:rPr>
        <w:t>, ..</w:t>
      </w:r>
      <w:proofErr w:type="gramEnd"/>
      <w:r>
        <w:rPr>
          <w:rFonts w:cs="Times New Roman"/>
        </w:rPr>
        <w:t xml:space="preserve">,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FB1957"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commentRangeEnd w:id="56"/>
    <w:p w14:paraId="6584C174" w14:textId="77777777" w:rsidR="000B553D" w:rsidRDefault="00891BD0" w:rsidP="00CA4FD0">
      <w:pPr>
        <w:spacing w:line="360" w:lineRule="auto"/>
        <w:jc w:val="both"/>
        <w:rPr>
          <w:rFonts w:cs="Times New Roman"/>
        </w:rPr>
      </w:pPr>
      <w:r>
        <w:rPr>
          <w:rStyle w:val="CommentReference"/>
        </w:rPr>
        <w:commentReference w:id="56"/>
      </w: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7" w:name="_Toc269411808"/>
      <w:r w:rsidRPr="003E4D04">
        <w:t>Ontology Visual Querying</w:t>
      </w:r>
      <w:bookmarkEnd w:id="57"/>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8" w:name="_Toc269411809"/>
      <w:r w:rsidRPr="003E4D04">
        <w:t>The Manchester Pizza Finder</w:t>
      </w:r>
      <w:bookmarkEnd w:id="58"/>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w:t>
      </w:r>
      <w:proofErr w:type="spellStart"/>
      <w:r>
        <w:rPr>
          <w:rFonts w:cs="Times New Roman"/>
        </w:rPr>
        <w:t>reasoner</w:t>
      </w:r>
      <w:proofErr w:type="spellEnd"/>
      <w:r>
        <w:rPr>
          <w:rFonts w:cs="Times New Roman"/>
        </w:rPr>
        <w:t xml:space="preserve"> is present in this application, since it generated the filtering criteria (pizza topping) and their categories in the runtime. It is also make sure that the constructed queries and results are consistent. Based on the choices made the DL </w:t>
      </w:r>
      <w:proofErr w:type="spellStart"/>
      <w:r>
        <w:rPr>
          <w:rFonts w:cs="Times New Roman"/>
        </w:rPr>
        <w:t>reasoner</w:t>
      </w:r>
      <w:proofErr w:type="spellEnd"/>
      <w:r>
        <w:rPr>
          <w:rFonts w:cs="Times New Roman"/>
        </w:rPr>
        <w:t xml:space="preserve">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9" w:name="_Toc269411810"/>
      <w:r>
        <w:t>Conclusio</w:t>
      </w:r>
      <w:r w:rsidR="00275357">
        <w:t>n</w:t>
      </w:r>
      <w:bookmarkEnd w:id="59"/>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C431B2">
        <w:t xml:space="preserve">Figure </w:t>
      </w:r>
      <w:r w:rsidR="00C431B2">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5">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60" w:name="_Ref267744347"/>
      <w:bookmarkStart w:id="61" w:name="_Toc263247030"/>
      <w:bookmarkStart w:id="62" w:name="_Toc267740017"/>
      <w:bookmarkStart w:id="63" w:name="_Toc269312593"/>
      <w:r>
        <w:t xml:space="preserve">Figure </w:t>
      </w:r>
      <w:fldSimple w:instr=" SEQ Figure \* ARABIC ">
        <w:r w:rsidR="00A6706C">
          <w:rPr>
            <w:noProof/>
          </w:rPr>
          <w:t>4</w:t>
        </w:r>
      </w:fldSimple>
      <w:bookmarkEnd w:id="60"/>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61"/>
      <w:bookmarkEnd w:id="62"/>
      <w:bookmarkEnd w:id="63"/>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64" w:name="_Toc269411811"/>
      <w:r w:rsidRPr="00456021">
        <w:rPr>
          <w:rFonts w:cs="Times New Roman"/>
        </w:rPr>
        <w:t>RESEARCH METHODS</w:t>
      </w:r>
      <w:bookmarkEnd w:id="64"/>
    </w:p>
    <w:p w14:paraId="08C3B8A6" w14:textId="5A70EC98" w:rsidR="00CB2CE1" w:rsidRPr="00C45231" w:rsidRDefault="00CB2CE1" w:rsidP="00CA4FD0">
      <w:pPr>
        <w:pStyle w:val="Heading2"/>
        <w:spacing w:line="360" w:lineRule="auto"/>
      </w:pPr>
      <w:bookmarkStart w:id="65" w:name="_Toc263601900"/>
      <w:bookmarkStart w:id="66" w:name="_Toc269411812"/>
      <w:r w:rsidRPr="00C45231">
        <w:t>Research Methodology</w:t>
      </w:r>
      <w:bookmarkEnd w:id="65"/>
      <w:bookmarkEnd w:id="66"/>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7" w:name="_Ref268063841"/>
      <w:r>
        <w:rPr>
          <w:rFonts w:cs="Times New Roman"/>
        </w:rPr>
        <w:t>Find specific sushi based on some ingredients choices. Include and exclude criteria for the ingredients are being used.</w:t>
      </w:r>
      <w:bookmarkEnd w:id="67"/>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8" w:name="_Toc263601901"/>
      <w:bookmarkStart w:id="69" w:name="_Toc269411813"/>
      <w:r w:rsidRPr="00C45231">
        <w:t>Requirement</w:t>
      </w:r>
      <w:r>
        <w:t>s</w:t>
      </w:r>
      <w:r w:rsidRPr="00C45231">
        <w:t xml:space="preserve"> Gathering</w:t>
      </w:r>
      <w:bookmarkEnd w:id="68"/>
      <w:r w:rsidR="00BC4E67">
        <w:t xml:space="preserve"> Stage</w:t>
      </w:r>
      <w:bookmarkEnd w:id="69"/>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70" w:name="_Toc263601902"/>
      <w:bookmarkStart w:id="71" w:name="_Toc269411814"/>
      <w:r w:rsidRPr="00240AED">
        <w:t>Background Study</w:t>
      </w:r>
      <w:bookmarkEnd w:id="70"/>
      <w:r w:rsidR="00BC4E67">
        <w:t xml:space="preserve"> Stage</w:t>
      </w:r>
      <w:bookmarkEnd w:id="71"/>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72" w:name="_Toc263601903"/>
      <w:bookmarkStart w:id="73" w:name="_Toc269411815"/>
      <w:r>
        <w:t>Development</w:t>
      </w:r>
      <w:r w:rsidRPr="00C45231">
        <w:t xml:space="preserve"> </w:t>
      </w:r>
      <w:bookmarkEnd w:id="72"/>
      <w:r w:rsidR="00112A0B">
        <w:t>Stage</w:t>
      </w:r>
      <w:bookmarkEnd w:id="73"/>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74" w:name="_Toc263601904"/>
      <w:bookmarkStart w:id="75" w:name="_Toc269411816"/>
      <w:r>
        <w:t xml:space="preserve">Testing </w:t>
      </w:r>
      <w:bookmarkEnd w:id="74"/>
      <w:r w:rsidR="001C0F77">
        <w:t>Stage</w:t>
      </w:r>
      <w:bookmarkEnd w:id="75"/>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proofErr w:type="gramStart"/>
      <w:r>
        <w:rPr>
          <w:rFonts w:cs="Times New Roman"/>
        </w:rPr>
        <w:t>stories which</w:t>
      </w:r>
      <w:proofErr w:type="gramEnd"/>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6" w:name="_Toc263601905"/>
      <w:bookmarkStart w:id="77" w:name="_Toc269411817"/>
      <w:r w:rsidRPr="00E75F9E">
        <w:t xml:space="preserve">Review and Submission </w:t>
      </w:r>
      <w:bookmarkEnd w:id="76"/>
      <w:r w:rsidR="00474A60">
        <w:t>Stage</w:t>
      </w:r>
      <w:bookmarkEnd w:id="77"/>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8" w:name="_Ref268063849"/>
      <w:r>
        <w:rPr>
          <w:rFonts w:cs="Times New Roman"/>
        </w:rPr>
        <w:t>Initial report.</w:t>
      </w:r>
      <w:bookmarkEnd w:id="78"/>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9" w:name="_Toc263601907"/>
      <w:bookmarkStart w:id="80" w:name="_Toc269411818"/>
      <w:bookmarkStart w:id="81" w:name="_Ref269412831"/>
      <w:r w:rsidRPr="00C45231">
        <w:t>Project Deliverables</w:t>
      </w:r>
      <w:bookmarkEnd w:id="79"/>
      <w:bookmarkEnd w:id="80"/>
      <w:bookmarkEnd w:id="81"/>
    </w:p>
    <w:p w14:paraId="0A5B886E" w14:textId="245937C3" w:rsidR="002D37ED" w:rsidRDefault="002D37ED" w:rsidP="00CA4FD0">
      <w:pPr>
        <w:spacing w:line="360" w:lineRule="auto"/>
        <w:jc w:val="both"/>
        <w:rPr>
          <w:rFonts w:cs="Times New Roman"/>
        </w:rPr>
      </w:pPr>
      <w:r>
        <w:rPr>
          <w:rFonts w:cs="Times New Roman"/>
        </w:rPr>
        <w:t xml:space="preserve">At the end of this project the benefits of using sematic web within </w:t>
      </w:r>
      <w:commentRangeStart w:id="82"/>
      <w:r>
        <w:rPr>
          <w:rFonts w:cs="Times New Roman"/>
        </w:rPr>
        <w:t>applications will be shown</w:t>
      </w:r>
      <w:r w:rsidR="00C16DEC">
        <w:rPr>
          <w:rFonts w:cs="Times New Roman"/>
        </w:rPr>
        <w:t xml:space="preserve"> building an application that demonstrates these benefits</w:t>
      </w:r>
      <w:r>
        <w:rPr>
          <w:rFonts w:cs="Times New Roman"/>
        </w:rPr>
        <w:t>.</w:t>
      </w:r>
      <w:commentRangeEnd w:id="82"/>
      <w:r w:rsidR="00891BD0">
        <w:rPr>
          <w:rStyle w:val="CommentReference"/>
        </w:rPr>
        <w:commentReference w:id="82"/>
      </w:r>
      <w:r>
        <w:rPr>
          <w:rFonts w:cs="Times New Roman"/>
        </w:rPr>
        <w:t xml:space="preserve">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83" w:name="_Toc263601908"/>
      <w:bookmarkStart w:id="84" w:name="_Ref268962453"/>
      <w:bookmarkStart w:id="85" w:name="_Ref269236673"/>
      <w:bookmarkStart w:id="86" w:name="_Ref269313140"/>
      <w:bookmarkStart w:id="87" w:name="_Ref269313146"/>
      <w:bookmarkStart w:id="88" w:name="_Toc269411819"/>
      <w:r w:rsidRPr="00A26F7F">
        <w:t>Project Evaluation Plan</w:t>
      </w:r>
      <w:bookmarkEnd w:id="83"/>
      <w:bookmarkEnd w:id="84"/>
      <w:bookmarkEnd w:id="85"/>
      <w:bookmarkEnd w:id="86"/>
      <w:bookmarkEnd w:id="87"/>
      <w:bookmarkEnd w:id="88"/>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w:t>
      </w:r>
      <w:proofErr w:type="gramStart"/>
      <w:r w:rsidRPr="002D75F2">
        <w:rPr>
          <w:rFonts w:cs="Times New Roman"/>
          <w:b/>
        </w:rPr>
        <w:t>re)usable</w:t>
      </w:r>
      <w:proofErr w:type="gramEnd"/>
      <w:r w:rsidRPr="002D75F2">
        <w:rPr>
          <w:rFonts w:cs="Times New Roman"/>
          <w:b/>
        </w:rPr>
        <w:t>?</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proofErr w:type="gramStart"/>
      <w:r>
        <w:rPr>
          <w:rFonts w:cs="Times New Roman"/>
        </w:rPr>
        <w:t>configurations which</w:t>
      </w:r>
      <w:proofErr w:type="gramEnd"/>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 xml:space="preserve">These are some questions that can help assessing the project. </w:t>
      </w:r>
      <w:proofErr w:type="gramStart"/>
      <w:r>
        <w:rPr>
          <w:rFonts w:cs="Times New Roman"/>
        </w:rPr>
        <w:t>Most of them can be answered only after using the application by stakeholders</w:t>
      </w:r>
      <w:proofErr w:type="gramEnd"/>
      <w:r>
        <w:rPr>
          <w:rFonts w:cs="Times New Roman"/>
        </w:rPr>
        <w:t>. So, evaluation will help in a second version or the final product if it a prototype.</w:t>
      </w:r>
    </w:p>
    <w:p w14:paraId="3E957C05" w14:textId="246130DD" w:rsidR="002D37ED" w:rsidRDefault="002D37ED" w:rsidP="00CA4FD0">
      <w:pPr>
        <w:pStyle w:val="Heading2"/>
        <w:spacing w:line="360" w:lineRule="auto"/>
      </w:pPr>
      <w:bookmarkStart w:id="89" w:name="_Toc263601909"/>
      <w:bookmarkStart w:id="90" w:name="_Toc269411820"/>
      <w:r w:rsidRPr="00A26F7F">
        <w:t>Project Tools</w:t>
      </w:r>
      <w:bookmarkEnd w:id="89"/>
      <w:bookmarkEnd w:id="90"/>
    </w:p>
    <w:p w14:paraId="70ED3396" w14:textId="77777777" w:rsidR="00750A95" w:rsidRDefault="002D37ED" w:rsidP="00CA4FD0">
      <w:pPr>
        <w:spacing w:line="360" w:lineRule="auto"/>
        <w:jc w:val="both"/>
        <w:rPr>
          <w:rFonts w:cs="Times New Roman"/>
        </w:rPr>
      </w:pPr>
      <w:r>
        <w:rPr>
          <w:rFonts w:cs="Times New Roman"/>
        </w:rPr>
        <w:t xml:space="preserve">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w:t>
      </w:r>
      <w:proofErr w:type="spellStart"/>
      <w:r>
        <w:rPr>
          <w:rFonts w:cs="Times New Roman"/>
        </w:rPr>
        <w:t>NetBeans</w:t>
      </w:r>
      <w:proofErr w:type="spellEnd"/>
      <w:r>
        <w:rPr>
          <w:rFonts w:cs="Times New Roman"/>
        </w:rPr>
        <w:t xml:space="preserve"> 7.4.</w:t>
      </w:r>
    </w:p>
    <w:p w14:paraId="6B0A4762" w14:textId="77777777" w:rsidR="00CE436A" w:rsidRDefault="00750A95" w:rsidP="00CA4FD0">
      <w:pPr>
        <w:pStyle w:val="Heading2"/>
        <w:spacing w:line="360" w:lineRule="auto"/>
      </w:pPr>
      <w:bookmarkStart w:id="91" w:name="_Toc269411821"/>
      <w:r>
        <w:t>Conclusion</w:t>
      </w:r>
      <w:bookmarkEnd w:id="91"/>
    </w:p>
    <w:p w14:paraId="21E86442" w14:textId="32627CF1" w:rsidR="00980262" w:rsidRDefault="00F37B52" w:rsidP="00527C13">
      <w:pPr>
        <w:spacing w:line="360" w:lineRule="auto"/>
        <w:jc w:val="both"/>
      </w:pPr>
      <w:r>
        <w:t xml:space="preserve">In chapter three, </w:t>
      </w:r>
      <w:r w:rsidR="00F26C14">
        <w:t xml:space="preserve">the details of the research methods are demonstrated. </w:t>
      </w:r>
      <w:r w:rsidR="009D3726">
        <w:t xml:space="preserve">It starts with </w:t>
      </w:r>
      <w:r w:rsidR="00527C13">
        <w:t xml:space="preserve">methods </w:t>
      </w:r>
      <w:r w:rsidR="00916C68">
        <w:t xml:space="preserve">used to plan the project. Then, it states the </w:t>
      </w:r>
      <w:r w:rsidR="004A0825">
        <w:t xml:space="preserve">project deliverables. Next, it details the evaluation plan of the </w:t>
      </w:r>
      <w:r w:rsidR="00337EC5">
        <w:t>project</w:t>
      </w:r>
      <w:bookmarkStart w:id="92" w:name="_GoBack"/>
      <w:bookmarkEnd w:id="92"/>
      <w:r w:rsidR="004A0825">
        <w:t>. Finally, it shows the tools used to complete this project.</w:t>
      </w:r>
      <w:r w:rsidR="00980262">
        <w:br w:type="page"/>
      </w:r>
    </w:p>
    <w:p w14:paraId="13D029EF" w14:textId="42D8B07E" w:rsidR="005A788A" w:rsidRDefault="00737C9C" w:rsidP="00CA4FD0">
      <w:pPr>
        <w:pStyle w:val="Heading1"/>
        <w:spacing w:line="360" w:lineRule="auto"/>
      </w:pPr>
      <w:bookmarkStart w:id="93" w:name="_Toc269411822"/>
      <w:r>
        <w:t xml:space="preserve">SYSTEM </w:t>
      </w:r>
      <w:r w:rsidR="004B3685" w:rsidRPr="00F80FDB">
        <w:t>DESIGN</w:t>
      </w:r>
      <w:bookmarkEnd w:id="93"/>
    </w:p>
    <w:p w14:paraId="1CBF0C4A" w14:textId="5532BF91" w:rsidR="00575A80" w:rsidRDefault="00E64261" w:rsidP="00CA4FD0">
      <w:pPr>
        <w:spacing w:line="360" w:lineRule="auto"/>
        <w:jc w:val="both"/>
      </w:pPr>
      <w:r>
        <w:t>This chapter provides details about the design process</w:t>
      </w:r>
      <w:r>
        <w:t xml:space="preserve"> of the tool (the user interface) </w:t>
      </w:r>
      <w:r w:rsidR="008E695F">
        <w:t xml:space="preserve">as well as the user stories mentioned in </w:t>
      </w:r>
      <w:r w:rsidR="00286C76">
        <w:fldChar w:fldCharType="begin"/>
      </w:r>
      <w:r w:rsidR="00286C76">
        <w:instrText xml:space="preserve"> REF _Ref269412831 \r \h </w:instrText>
      </w:r>
      <w:r w:rsidR="00286C76">
        <w:fldChar w:fldCharType="separate"/>
      </w:r>
      <w:r w:rsidR="00286C76">
        <w:t>3.2</w:t>
      </w:r>
      <w:r w:rsidR="00286C76">
        <w:fldChar w:fldCharType="end"/>
      </w:r>
      <w:r w:rsidR="00996E97">
        <w:t xml:space="preserve">, </w:t>
      </w:r>
      <w:r w:rsidR="00A20498">
        <w:t xml:space="preserve">and </w:t>
      </w:r>
      <w:r w:rsidR="00464DE1">
        <w:t xml:space="preserve">the design process of an example ontology that has been used to test the tool. It starts with the details design of the user interface. Then, it moves to the design process of the user stories and how they have been used to specify system functionalities. Finally, it discusses the design of sushi </w:t>
      </w:r>
      <w:proofErr w:type="gramStart"/>
      <w:r w:rsidR="00464DE1">
        <w:t>ontology which</w:t>
      </w:r>
      <w:proofErr w:type="gramEnd"/>
      <w:r w:rsidR="00464DE1">
        <w:t xml:space="preserve"> is based on a sushi menu.</w:t>
      </w:r>
    </w:p>
    <w:p w14:paraId="0CD21F32" w14:textId="77777777" w:rsidR="00990ED1" w:rsidRDefault="00990ED1" w:rsidP="00990ED1">
      <w:pPr>
        <w:pStyle w:val="Heading2"/>
        <w:spacing w:line="360" w:lineRule="auto"/>
      </w:pPr>
      <w:bookmarkStart w:id="94" w:name="_Toc269411823"/>
      <w:r>
        <w:t>User Interface Design</w:t>
      </w:r>
      <w:bookmarkEnd w:id="94"/>
    </w:p>
    <w:p w14:paraId="74036DC8" w14:textId="77777777" w:rsidR="00990ED1" w:rsidRDefault="00990ED1" w:rsidP="00990ED1">
      <w:pPr>
        <w:spacing w:line="360" w:lineRule="auto"/>
        <w:jc w:val="both"/>
      </w:pPr>
      <w:r>
        <w:t xml:space="preserve">This section details the design process of the tool (UI). It also shows the interaction design with ontology like the one mentioned in </w:t>
      </w:r>
      <w:r>
        <w:fldChar w:fldCharType="begin"/>
      </w:r>
      <w:r>
        <w:instrText xml:space="preserve"> REF _Ref268063913 \r \h </w:instrText>
      </w:r>
      <w:r>
        <w:fldChar w:fldCharType="separate"/>
      </w:r>
      <w:r>
        <w:t>4.3</w:t>
      </w:r>
      <w:r>
        <w:fldChar w:fldCharType="end"/>
      </w:r>
      <w:r>
        <w:t>. The main ideas behind the design are developing a UI that is driven by ontology, the ability to run different ontologies, using different languages used in the ontology, as well as using filters on the browsed content and facets on the search result. To details those furthermore, this section starts with first idea that is building ontology driven UI. Then it moves to the second one the flexibility of using different ontologies with the UI. After that, using different languages available in the ontology. In addition, it elaborates on applying filters on the shown content and applying facets on the search result. Finally, it shad the light on some UI enhancements like importing ontologies during run time or having different views of the browsed contents.</w:t>
      </w:r>
    </w:p>
    <w:p w14:paraId="42978515" w14:textId="77777777" w:rsidR="00990ED1" w:rsidRDefault="00990ED1" w:rsidP="00990ED1">
      <w:pPr>
        <w:keepNext/>
        <w:jc w:val="center"/>
      </w:pPr>
      <w:r>
        <w:rPr>
          <w:noProof/>
        </w:rPr>
        <w:drawing>
          <wp:inline distT="0" distB="0" distL="0" distR="0" wp14:anchorId="3F50E829" wp14:editId="1DE7423E">
            <wp:extent cx="5270500" cy="2016760"/>
            <wp:effectExtent l="25400" t="25400" r="3810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DrivenUI.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016760"/>
                    </a:xfrm>
                    <a:prstGeom prst="rect">
                      <a:avLst/>
                    </a:prstGeom>
                    <a:ln>
                      <a:solidFill>
                        <a:srgbClr val="000000"/>
                      </a:solidFill>
                    </a:ln>
                  </pic:spPr>
                </pic:pic>
              </a:graphicData>
            </a:graphic>
          </wp:inline>
        </w:drawing>
      </w:r>
    </w:p>
    <w:p w14:paraId="49D95CC2" w14:textId="77777777" w:rsidR="00990ED1" w:rsidRDefault="00990ED1" w:rsidP="00990ED1">
      <w:pPr>
        <w:pStyle w:val="Caption"/>
        <w:spacing w:line="360" w:lineRule="auto"/>
        <w:jc w:val="center"/>
      </w:pPr>
      <w:bookmarkStart w:id="95" w:name="_Ref268074591"/>
      <w:bookmarkStart w:id="96" w:name="_Ref268074584"/>
      <w:bookmarkStart w:id="97" w:name="_Toc269312594"/>
      <w:r>
        <w:t xml:space="preserve">Figure </w:t>
      </w:r>
      <w:fldSimple w:instr=" SEQ Figure \* ARABIC ">
        <w:r w:rsidR="00A6706C">
          <w:rPr>
            <w:noProof/>
          </w:rPr>
          <w:t>5</w:t>
        </w:r>
      </w:fldSimple>
      <w:bookmarkEnd w:id="95"/>
      <w:r>
        <w:t>: Ontology Driven UI diagram</w:t>
      </w:r>
      <w:bookmarkEnd w:id="96"/>
      <w:bookmarkEnd w:id="97"/>
    </w:p>
    <w:p w14:paraId="32C8480F" w14:textId="77777777" w:rsidR="00990ED1" w:rsidRDefault="00990ED1" w:rsidP="00990ED1">
      <w:pPr>
        <w:spacing w:line="360" w:lineRule="auto"/>
        <w:jc w:val="both"/>
      </w:pPr>
      <w:r>
        <w:fldChar w:fldCharType="begin"/>
      </w:r>
      <w:r>
        <w:instrText xml:space="preserve"> REF _Ref268074591 \h </w:instrText>
      </w:r>
      <w:r>
        <w:fldChar w:fldCharType="separate"/>
      </w:r>
      <w:r>
        <w:t xml:space="preserve">Figure </w:t>
      </w:r>
      <w:r>
        <w:rPr>
          <w:noProof/>
        </w:rPr>
        <w:t>5</w:t>
      </w:r>
      <w:r>
        <w:fldChar w:fldCharType="end"/>
      </w:r>
      <w:r>
        <w:t xml:space="preserve"> demonstrates how the UI is driven by ontology. It shows three important parts: the ontology where it represents food domain concept, OWL API that link the ontology with UI and preform operations on the ontology programmatically, and the tool (UI) that displays content, result, and controls functionalities. The content (knowledge of concept domain) is preserved in ontology file. Ontology could have many classes like the one mentioned in </w:t>
      </w:r>
      <w:r>
        <w:fldChar w:fldCharType="begin"/>
      </w:r>
      <w:r>
        <w:instrText xml:space="preserve"> REF _Ref268063913 \r \h </w:instrText>
      </w:r>
      <w:r>
        <w:fldChar w:fldCharType="separate"/>
      </w:r>
      <w:r>
        <w:t>4.3</w:t>
      </w:r>
      <w:r>
        <w:fldChar w:fldCharType="end"/>
      </w:r>
      <w:r>
        <w:t xml:space="preserve">, Ingredient class is the important one since it is displayed for the user and it constructs the search query. To start with opening the ontology programmatically, its location is needed like any other file to be open via code. So user is asked for the ontology location as it mentioned in </w:t>
      </w:r>
      <w:r>
        <w:fldChar w:fldCharType="begin"/>
      </w:r>
      <w:r>
        <w:instrText xml:space="preserve"> REF _Ref268075713 \h </w:instrText>
      </w:r>
      <w:r>
        <w:fldChar w:fldCharType="separate"/>
      </w:r>
      <w:r>
        <w:t xml:space="preserve">Table </w:t>
      </w:r>
      <w:r>
        <w:rPr>
          <w:noProof/>
        </w:rPr>
        <w:t>2</w:t>
      </w:r>
      <w:r>
        <w:t>: Run 1 user story</w:t>
      </w:r>
      <w:r>
        <w:fldChar w:fldCharType="end"/>
      </w:r>
      <w:r>
        <w:t xml:space="preserve">. After getting the ontology location and open it, Ingredient class is retrieved by using a combination of two things: annotating the Ingredient class before hand using hasRole annotation property with the value “IngClass” as it mentioned in </w:t>
      </w:r>
      <w:r>
        <w:fldChar w:fldCharType="begin"/>
      </w:r>
      <w:r>
        <w:instrText xml:space="preserve"> REF _Ref268076013 \h </w:instrText>
      </w:r>
      <w:r>
        <w:fldChar w:fldCharType="separate"/>
      </w:r>
      <w:r>
        <w:t xml:space="preserve">Table </w:t>
      </w:r>
      <w:r>
        <w:rPr>
          <w:noProof/>
        </w:rPr>
        <w:t>3</w:t>
      </w:r>
      <w:r>
        <w:t>: Run 2 user story</w:t>
      </w:r>
      <w:r>
        <w:fldChar w:fldCharType="end"/>
      </w:r>
      <w:r>
        <w:t xml:space="preserve"> and using OWL API to retrieve the class with the annotation specified. An algorithm is implemented to search for the class that uses “hasRole” annotation property and the value “IngClass” by using OWL API to access the ontology, make sure it consistent, and get the ingredient class. The Ingredient class gets rendered using in a tree and a list OWL API; and displayed, so user can browse it and select from it to construct a search query. As a result, the user will be guided through the construction process of the search query and reduced the amount of recall of remembering keywords, and will has the clarity for constructing meaningful search query.</w:t>
      </w:r>
    </w:p>
    <w:p w14:paraId="48812929" w14:textId="77777777" w:rsidR="00990ED1" w:rsidRDefault="00990ED1" w:rsidP="00990ED1">
      <w:pPr>
        <w:keepNext/>
        <w:jc w:val="center"/>
      </w:pPr>
      <w:r>
        <w:rPr>
          <w:noProof/>
        </w:rPr>
        <w:drawing>
          <wp:inline distT="0" distB="0" distL="0" distR="0" wp14:anchorId="4BE4F3BA" wp14:editId="2967110C">
            <wp:extent cx="5270500" cy="4097020"/>
            <wp:effectExtent l="25400" t="25400" r="381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bilit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97020"/>
                    </a:xfrm>
                    <a:prstGeom prst="rect">
                      <a:avLst/>
                    </a:prstGeom>
                    <a:ln>
                      <a:solidFill>
                        <a:srgbClr val="000000"/>
                      </a:solidFill>
                    </a:ln>
                  </pic:spPr>
                </pic:pic>
              </a:graphicData>
            </a:graphic>
          </wp:inline>
        </w:drawing>
      </w:r>
    </w:p>
    <w:p w14:paraId="1E14EF33" w14:textId="77777777" w:rsidR="00990ED1" w:rsidRDefault="00990ED1" w:rsidP="00990ED1">
      <w:pPr>
        <w:pStyle w:val="Caption"/>
        <w:spacing w:line="360" w:lineRule="auto"/>
        <w:jc w:val="center"/>
      </w:pPr>
      <w:bookmarkStart w:id="98" w:name="_Ref268092426"/>
      <w:bookmarkStart w:id="99" w:name="_Ref268092793"/>
      <w:bookmarkStart w:id="100" w:name="_Toc269312595"/>
      <w:r>
        <w:t xml:space="preserve">Figure </w:t>
      </w:r>
      <w:fldSimple w:instr=" SEQ Figure \* ARABIC ">
        <w:r w:rsidR="00A6706C">
          <w:rPr>
            <w:noProof/>
          </w:rPr>
          <w:t>6</w:t>
        </w:r>
      </w:fldSimple>
      <w:bookmarkEnd w:id="98"/>
      <w:r>
        <w:t>: Three main things to run different ontologies</w:t>
      </w:r>
      <w:bookmarkEnd w:id="99"/>
      <w:bookmarkEnd w:id="100"/>
    </w:p>
    <w:p w14:paraId="2429412F" w14:textId="77777777" w:rsidR="00990ED1" w:rsidRDefault="00990ED1" w:rsidP="00990ED1">
      <w:pPr>
        <w:spacing w:line="360" w:lineRule="auto"/>
        <w:jc w:val="both"/>
      </w:pPr>
      <w:r>
        <w:t xml:space="preserve">While </w:t>
      </w:r>
      <w:r>
        <w:fldChar w:fldCharType="begin"/>
      </w:r>
      <w:r>
        <w:instrText xml:space="preserve"> REF _Ref268074591 \h </w:instrText>
      </w:r>
      <w:r>
        <w:fldChar w:fldCharType="separate"/>
      </w:r>
      <w:r>
        <w:t xml:space="preserve">Figure </w:t>
      </w:r>
      <w:r>
        <w:rPr>
          <w:noProof/>
        </w:rPr>
        <w:t>5</w:t>
      </w:r>
      <w:r>
        <w:fldChar w:fldCharType="end"/>
      </w:r>
      <w:r>
        <w:t xml:space="preserve"> shows how to display the ingredient class to the user by annotating it using hasRole annotation property. </w:t>
      </w:r>
      <w:r>
        <w:fldChar w:fldCharType="begin"/>
      </w:r>
      <w:r>
        <w:instrText xml:space="preserve"> REF _Ref268092426 \h </w:instrText>
      </w:r>
      <w:r>
        <w:fldChar w:fldCharType="separate"/>
      </w:r>
      <w:r>
        <w:t xml:space="preserve">Figure </w:t>
      </w:r>
      <w:r>
        <w:rPr>
          <w:noProof/>
        </w:rPr>
        <w:t>6</w:t>
      </w:r>
      <w:r>
        <w:fldChar w:fldCharType="end"/>
      </w:r>
      <w:r>
        <w:t xml:space="preserve"> illustrates the idea of running different ontologies using the UI. The UI needs more information than just an ingredient class to preform queries and gets results. As it mentioned in </w:t>
      </w:r>
      <w:r>
        <w:fldChar w:fldCharType="begin"/>
      </w:r>
      <w:r>
        <w:instrText xml:space="preserve"> REF _Ref268076013 \h </w:instrText>
      </w:r>
      <w:r>
        <w:fldChar w:fldCharType="separate"/>
      </w:r>
      <w:r>
        <w:t xml:space="preserve">Table </w:t>
      </w:r>
      <w:r>
        <w:rPr>
          <w:noProof/>
        </w:rPr>
        <w:t>3</w:t>
      </w:r>
      <w:r>
        <w:t>: Run 2 user story</w:t>
      </w:r>
      <w:r>
        <w:fldChar w:fldCharType="end"/>
      </w:r>
      <w:r>
        <w:t xml:space="preserve"> and it is shown in </w:t>
      </w:r>
      <w:r>
        <w:fldChar w:fldCharType="begin"/>
      </w:r>
      <w:r>
        <w:instrText xml:space="preserve"> REF _Ref268092426 \h </w:instrText>
      </w:r>
      <w:r>
        <w:fldChar w:fldCharType="separate"/>
      </w:r>
      <w:r>
        <w:t xml:space="preserve">Figure </w:t>
      </w:r>
      <w:r>
        <w:rPr>
          <w:noProof/>
        </w:rPr>
        <w:t>6</w:t>
      </w:r>
      <w:r>
        <w:fldChar w:fldCharType="end"/>
      </w:r>
      <w:r>
        <w:t xml:space="preserve">, it needs three components to execute queries: the base class, the ingredient class, and the object property that link the previous two classes. An example of a DL search query would be like: [BaseClass] and ([Property] some [IngClass]). Where BaseClass is the named thing that we want to query for, IngClass the ingredients of BaseClass, and Property is the like between the two. To make ontologies work with the UI; base class, ingredient class, and the property </w:t>
      </w:r>
      <w:proofErr w:type="gramStart"/>
      <w:r>
        <w:t>are needed to be annotated</w:t>
      </w:r>
      <w:proofErr w:type="gramEnd"/>
      <w:r>
        <w:t xml:space="preserve"> with hasRole annotation property. The value of hasRole for base class is “BaseClass”, ingredient class is “IngClass”, and property is “Property”. The tool searches for the classes and object properties, which are annotated with hasRole and have the values “BaseClass”, “IngClass”, and “Property”, using OWL API. Then, UI displays the ingredient class to the user to select from the included and excluded ingredients. Then, the tool form different queries depending on the selected included and excluded ingredients. These queries would be like:</w:t>
      </w:r>
    </w:p>
    <w:p w14:paraId="5DB670C1" w14:textId="77777777" w:rsidR="00990ED1" w:rsidRDefault="00990ED1" w:rsidP="00990ED1">
      <w:pPr>
        <w:spacing w:line="360" w:lineRule="auto"/>
        <w:jc w:val="both"/>
      </w:pPr>
      <w:r>
        <w:t>Included Ingredients:</w:t>
      </w:r>
    </w:p>
    <w:p w14:paraId="3B107D4C" w14:textId="77777777" w:rsidR="00990ED1" w:rsidRDefault="00990ED1" w:rsidP="00990ED1">
      <w:pPr>
        <w:spacing w:line="360" w:lineRule="auto"/>
        <w:jc w:val="both"/>
      </w:pPr>
      <w:r>
        <w:t>[BaseClass] and ([Property] some [selected Ing</w:t>
      </w:r>
      <w:r w:rsidRPr="00361D1E">
        <w:rPr>
          <w:vertAlign w:val="subscript"/>
        </w:rPr>
        <w:t>1</w:t>
      </w:r>
      <w:r>
        <w:t>])</w:t>
      </w:r>
    </w:p>
    <w:p w14:paraId="02A396A5" w14:textId="77777777" w:rsidR="00990ED1" w:rsidRPr="00F764D7" w:rsidRDefault="00990ED1" w:rsidP="00990ED1">
      <w:pPr>
        <w:spacing w:line="360" w:lineRule="auto"/>
        <w:jc w:val="both"/>
      </w:pPr>
      <w:r>
        <w:t>[BaseClass] and ([Property] some [selected Ing</w:t>
      </w:r>
      <w:r w:rsidRPr="00361D1E">
        <w:rPr>
          <w:vertAlign w:val="subscript"/>
        </w:rPr>
        <w:t>2</w:t>
      </w:r>
      <w:r>
        <w:t>])</w:t>
      </w:r>
    </w:p>
    <w:p w14:paraId="58D6D6BC" w14:textId="77777777" w:rsidR="00990ED1" w:rsidRDefault="00990ED1" w:rsidP="00990ED1">
      <w:pPr>
        <w:spacing w:line="360" w:lineRule="auto"/>
        <w:jc w:val="both"/>
      </w:pPr>
      <w:r>
        <w:t>…</w:t>
      </w:r>
    </w:p>
    <w:p w14:paraId="44F8DD3D" w14:textId="77777777" w:rsidR="00990ED1" w:rsidRPr="00F764D7" w:rsidRDefault="00990ED1" w:rsidP="00990ED1">
      <w:pPr>
        <w:spacing w:line="360" w:lineRule="auto"/>
        <w:jc w:val="both"/>
      </w:pPr>
      <w:r>
        <w:t>[BaseClass] and ([Property] some [selected Ing</w:t>
      </w:r>
      <w:r w:rsidRPr="00361D1E">
        <w:rPr>
          <w:vertAlign w:val="subscript"/>
        </w:rPr>
        <w:t>n</w:t>
      </w:r>
      <w:r>
        <w:t>])</w:t>
      </w:r>
    </w:p>
    <w:p w14:paraId="1A4C5011" w14:textId="77777777" w:rsidR="00990ED1" w:rsidRDefault="00990ED1" w:rsidP="00990ED1">
      <w:pPr>
        <w:spacing w:line="360" w:lineRule="auto"/>
        <w:jc w:val="both"/>
      </w:pPr>
      <w:r>
        <w:t>Excluded Ingredients:</w:t>
      </w:r>
    </w:p>
    <w:p w14:paraId="7CA86D05" w14:textId="77777777" w:rsidR="00990ED1" w:rsidRDefault="00990ED1" w:rsidP="00990ED1">
      <w:pPr>
        <w:spacing w:line="360" w:lineRule="auto"/>
        <w:jc w:val="both"/>
      </w:pPr>
      <w:r>
        <w:t>[BaseClass] and not ([Property] some [selected Ing</w:t>
      </w:r>
      <w:r w:rsidRPr="00361D1E">
        <w:rPr>
          <w:vertAlign w:val="subscript"/>
        </w:rPr>
        <w:t>1</w:t>
      </w:r>
      <w:r>
        <w:t>])</w:t>
      </w:r>
    </w:p>
    <w:p w14:paraId="646B58A4" w14:textId="77777777" w:rsidR="00990ED1" w:rsidRPr="00F764D7" w:rsidRDefault="00990ED1" w:rsidP="00990ED1">
      <w:pPr>
        <w:spacing w:line="360" w:lineRule="auto"/>
        <w:jc w:val="both"/>
      </w:pPr>
      <w:r>
        <w:t>[BaseClass] and not ([Property] some [selected Ing</w:t>
      </w:r>
      <w:r w:rsidRPr="00361D1E">
        <w:rPr>
          <w:vertAlign w:val="subscript"/>
        </w:rPr>
        <w:t>2</w:t>
      </w:r>
      <w:r>
        <w:t>])</w:t>
      </w:r>
    </w:p>
    <w:p w14:paraId="0534874A" w14:textId="77777777" w:rsidR="00990ED1" w:rsidRDefault="00990ED1" w:rsidP="00990ED1">
      <w:pPr>
        <w:spacing w:line="360" w:lineRule="auto"/>
        <w:jc w:val="both"/>
      </w:pPr>
      <w:r>
        <w:t>…</w:t>
      </w:r>
    </w:p>
    <w:p w14:paraId="4B36D116" w14:textId="77777777" w:rsidR="00990ED1" w:rsidRPr="00F764D7" w:rsidRDefault="00990ED1" w:rsidP="00990ED1">
      <w:pPr>
        <w:spacing w:line="360" w:lineRule="auto"/>
        <w:jc w:val="both"/>
      </w:pPr>
      <w:r>
        <w:t>[BaseClass] and not ([Property] some [selected Ing</w:t>
      </w:r>
      <w:r w:rsidRPr="00361D1E">
        <w:rPr>
          <w:vertAlign w:val="subscript"/>
        </w:rPr>
        <w:t>n</w:t>
      </w:r>
      <w:r>
        <w:t>])</w:t>
      </w:r>
    </w:p>
    <w:p w14:paraId="11002378" w14:textId="77777777" w:rsidR="00990ED1" w:rsidRDefault="00990ED1" w:rsidP="00990ED1">
      <w:pPr>
        <w:spacing w:line="360" w:lineRule="auto"/>
        <w:jc w:val="both"/>
      </w:pPr>
    </w:p>
    <w:p w14:paraId="4D5D6A57" w14:textId="77777777" w:rsidR="00990ED1" w:rsidRDefault="00990ED1" w:rsidP="00990ED1">
      <w:pPr>
        <w:spacing w:line="360" w:lineRule="auto"/>
        <w:jc w:val="both"/>
      </w:pPr>
      <w:r>
        <w:t>As last part of this process, the intersection of the results of the included and excluded queries is taken. Finally, the result is displayed to the user.</w:t>
      </w:r>
    </w:p>
    <w:p w14:paraId="13C56AD8" w14:textId="77777777" w:rsidR="00990ED1" w:rsidRDefault="00990ED1" w:rsidP="00990ED1">
      <w:pPr>
        <w:spacing w:line="360" w:lineRule="auto"/>
        <w:jc w:val="both"/>
      </w:pPr>
    </w:p>
    <w:p w14:paraId="17A08EC7" w14:textId="77777777" w:rsidR="00990ED1" w:rsidRDefault="00990ED1" w:rsidP="00990ED1">
      <w:pPr>
        <w:spacing w:line="360" w:lineRule="auto"/>
        <w:jc w:val="both"/>
      </w:pPr>
      <w:r>
        <w:t xml:space="preserve">As it stated in </w:t>
      </w:r>
      <w:r>
        <w:fldChar w:fldCharType="begin"/>
      </w:r>
      <w:r>
        <w:instrText xml:space="preserve"> REF _Ref268175750 \h </w:instrText>
      </w:r>
      <w:r>
        <w:fldChar w:fldCharType="separate"/>
      </w:r>
      <w:r>
        <w:t xml:space="preserve">Table </w:t>
      </w:r>
      <w:r>
        <w:rPr>
          <w:noProof/>
        </w:rPr>
        <w:t>5</w:t>
      </w:r>
      <w:r>
        <w:t>: Language user story</w:t>
      </w:r>
      <w:r>
        <w:fldChar w:fldCharType="end"/>
      </w:r>
      <w:r>
        <w:t>, displaying languages depend in the ontology itself if it is labeled with more than language or not. As an assumption the default language is English. The tool looks for labels with language associated with them and calculates the percentage of the language to the whole ontology. The UI displays available languages in dropdown menu to the user. After choosing a language, the ingredients and the results get rendered with the new language and displayed to the user. In case of there is no language associated with class labels, the name of the ontology class is displayed.</w:t>
      </w:r>
    </w:p>
    <w:p w14:paraId="05922583" w14:textId="77777777" w:rsidR="00990ED1" w:rsidRDefault="00990ED1" w:rsidP="00990ED1">
      <w:pPr>
        <w:spacing w:line="360" w:lineRule="auto"/>
        <w:jc w:val="both"/>
      </w:pPr>
    </w:p>
    <w:p w14:paraId="52B5D56D" w14:textId="77777777" w:rsidR="00990ED1" w:rsidRDefault="00990ED1" w:rsidP="00990ED1">
      <w:pPr>
        <w:keepNext/>
        <w:jc w:val="center"/>
      </w:pPr>
      <w:r>
        <w:rPr>
          <w:noProof/>
        </w:rPr>
        <w:drawing>
          <wp:inline distT="0" distB="0" distL="0" distR="0" wp14:anchorId="7205B11A" wp14:editId="5F68380A">
            <wp:extent cx="5270500" cy="2058035"/>
            <wp:effectExtent l="25400" t="25400" r="3810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058035"/>
                    </a:xfrm>
                    <a:prstGeom prst="rect">
                      <a:avLst/>
                    </a:prstGeom>
                    <a:ln>
                      <a:solidFill>
                        <a:srgbClr val="000000"/>
                      </a:solidFill>
                    </a:ln>
                  </pic:spPr>
                </pic:pic>
              </a:graphicData>
            </a:graphic>
          </wp:inline>
        </w:drawing>
      </w:r>
    </w:p>
    <w:p w14:paraId="24C99156" w14:textId="77777777" w:rsidR="00990ED1" w:rsidRDefault="00990ED1" w:rsidP="00990ED1">
      <w:pPr>
        <w:pStyle w:val="Caption"/>
        <w:spacing w:line="360" w:lineRule="auto"/>
        <w:jc w:val="center"/>
      </w:pPr>
      <w:bookmarkStart w:id="101" w:name="_Ref268178360"/>
      <w:bookmarkStart w:id="102" w:name="_Ref268178354"/>
      <w:bookmarkStart w:id="103" w:name="_Toc269312596"/>
      <w:r>
        <w:t xml:space="preserve">Figure </w:t>
      </w:r>
      <w:fldSimple w:instr=" SEQ Figure \* ARABIC ">
        <w:r w:rsidR="00A6706C">
          <w:rPr>
            <w:noProof/>
          </w:rPr>
          <w:t>7</w:t>
        </w:r>
      </w:fldSimple>
      <w:bookmarkEnd w:id="101"/>
      <w:r>
        <w:t>: Filter annotation</w:t>
      </w:r>
      <w:bookmarkEnd w:id="102"/>
      <w:bookmarkEnd w:id="103"/>
    </w:p>
    <w:p w14:paraId="63D968CE" w14:textId="77777777" w:rsidR="00990ED1" w:rsidRDefault="00990ED1" w:rsidP="00990ED1">
      <w:pPr>
        <w:spacing w:line="360" w:lineRule="auto"/>
        <w:jc w:val="both"/>
      </w:pPr>
      <w:r>
        <w:fldChar w:fldCharType="begin"/>
      </w:r>
      <w:r>
        <w:instrText xml:space="preserve"> REF _Ref268178360 \h </w:instrText>
      </w:r>
      <w:r>
        <w:fldChar w:fldCharType="separate"/>
      </w:r>
      <w:r>
        <w:t xml:space="preserve">Figure </w:t>
      </w:r>
      <w:r>
        <w:rPr>
          <w:noProof/>
        </w:rPr>
        <w:t>7</w:t>
      </w:r>
      <w:r>
        <w:fldChar w:fldCharType="end"/>
      </w:r>
      <w:r>
        <w:t xml:space="preserve"> shows the design of adding filters to the tree view within the tool. As stated in </w:t>
      </w:r>
      <w:r>
        <w:fldChar w:fldCharType="begin"/>
      </w:r>
      <w:r>
        <w:instrText xml:space="preserve"> REF _Ref268178439 \h </w:instrText>
      </w:r>
      <w:r>
        <w:fldChar w:fldCharType="separate"/>
      </w:r>
      <w:r>
        <w:t xml:space="preserve">Table </w:t>
      </w:r>
      <w:r>
        <w:rPr>
          <w:noProof/>
        </w:rPr>
        <w:t>6</w:t>
      </w:r>
      <w:r>
        <w:t>: Tree View Filter user story</w:t>
      </w:r>
      <w:r>
        <w:fldChar w:fldCharType="end"/>
      </w:r>
      <w:r>
        <w:t xml:space="preserve">, if the ontology contains filter annotations associated with ingredient class then the filter will appear in UI otherwise it won’t appear. Filtering using the tree’s view depends on the ontology annotations. </w:t>
      </w:r>
      <w:proofErr w:type="gramStart"/>
      <w:r>
        <w:t>hasRole</w:t>
      </w:r>
      <w:proofErr w:type="gramEnd"/>
      <w:r>
        <w:t xml:space="preserve"> annotation is used here also, where an ingredient class is annotated with the value “filter”. Filters usually are class expressions like any class with spicy ingredient. After annotated ingredient classes, the tool looks for classes with hasRole annotation property and the value of “filter”. Then, the tool shows to the user specified filters. Finally, upon choosing a filter the ingredients get rendered. The ingredient classes that match filtering criteria are highlighted with yellow color and the rest are disabled and cannot select from. As mentioned in </w:t>
      </w:r>
      <w:r>
        <w:fldChar w:fldCharType="begin"/>
      </w:r>
      <w:r>
        <w:instrText xml:space="preserve"> REF _Ref268343924 \h </w:instrText>
      </w:r>
      <w:r>
        <w:fldChar w:fldCharType="separate"/>
      </w:r>
      <w:r>
        <w:t xml:space="preserve">Table </w:t>
      </w:r>
      <w:r>
        <w:rPr>
          <w:noProof/>
        </w:rPr>
        <w:t>7</w:t>
      </w:r>
      <w:r>
        <w:t>: List View Filter user story</w:t>
      </w:r>
      <w:r>
        <w:fldChar w:fldCharType="end"/>
      </w:r>
      <w:r>
        <w:t xml:space="preserve">, filtering in the list view is completely different than the one in the tree list. Filtering in the list view is text based filtering, where is the user input a text in the input text filed. Then, the tool filters the list according to the input text. Any class that contains the input text is displayed to the user, whereas the others are hidden from the user. </w:t>
      </w:r>
    </w:p>
    <w:p w14:paraId="26969B80" w14:textId="77777777" w:rsidR="00990ED1" w:rsidRDefault="00990ED1" w:rsidP="00990ED1">
      <w:pPr>
        <w:spacing w:line="360" w:lineRule="auto"/>
        <w:jc w:val="both"/>
      </w:pPr>
    </w:p>
    <w:p w14:paraId="7AD85038" w14:textId="77777777" w:rsidR="00990ED1" w:rsidRDefault="00990ED1" w:rsidP="00990ED1">
      <w:pPr>
        <w:keepNext/>
        <w:jc w:val="center"/>
      </w:pPr>
      <w:r>
        <w:rPr>
          <w:noProof/>
        </w:rPr>
        <w:drawing>
          <wp:inline distT="0" distB="0" distL="0" distR="0" wp14:anchorId="3C3AD2BE" wp14:editId="37B38736">
            <wp:extent cx="5270500" cy="3038475"/>
            <wp:effectExtent l="25400" t="25400" r="38100" b="349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038475"/>
                    </a:xfrm>
                    <a:prstGeom prst="rect">
                      <a:avLst/>
                    </a:prstGeom>
                    <a:ln>
                      <a:solidFill>
                        <a:srgbClr val="000000"/>
                      </a:solidFill>
                    </a:ln>
                  </pic:spPr>
                </pic:pic>
              </a:graphicData>
            </a:graphic>
          </wp:inline>
        </w:drawing>
      </w:r>
    </w:p>
    <w:p w14:paraId="578A6290" w14:textId="77777777" w:rsidR="00990ED1" w:rsidRDefault="00990ED1" w:rsidP="00990ED1">
      <w:pPr>
        <w:pStyle w:val="Caption"/>
        <w:spacing w:line="360" w:lineRule="auto"/>
        <w:jc w:val="center"/>
      </w:pPr>
      <w:bookmarkStart w:id="104" w:name="_Ref268347279"/>
      <w:bookmarkStart w:id="105" w:name="_Toc269312597"/>
      <w:r>
        <w:t xml:space="preserve">Figure </w:t>
      </w:r>
      <w:fldSimple w:instr=" SEQ Figure \* ARABIC ">
        <w:r w:rsidR="00A6706C">
          <w:rPr>
            <w:noProof/>
          </w:rPr>
          <w:t>8</w:t>
        </w:r>
      </w:fldSimple>
      <w:bookmarkEnd w:id="104"/>
      <w:r>
        <w:t>: Facet design in the ontology</w:t>
      </w:r>
      <w:bookmarkEnd w:id="105"/>
    </w:p>
    <w:p w14:paraId="72F40FA4" w14:textId="77777777" w:rsidR="00990ED1" w:rsidRDefault="00990ED1" w:rsidP="00990ED1">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t xml:space="preserve">Figure </w:t>
      </w:r>
      <w:r>
        <w:rPr>
          <w:noProof/>
        </w:rPr>
        <w:t>8</w:t>
      </w:r>
      <w:r>
        <w:fldChar w:fldCharType="end"/>
      </w:r>
      <w:r>
        <w:t xml:space="preserve"> shows, the value partition class such as Spicy class needs to be annotated using two annotation properties. Firstly, we use hasRole annotation property with the constant value “facet” to identify that this class is been used as facet. Secondly, we use hasProperty annotation property with IRI value of the object property that is used to link the value partition class and an ingredient class. The tool then search for classes annotated with hasRole annotation property with a constant value of  “facet”. After finding the facet class, the tool gets the object property used to like ingredients classes with the facet. Finally, when the user queries for something and get the result the UI shows facets that are specified in the ontology; the result changes based on the selected facet.</w:t>
      </w:r>
    </w:p>
    <w:p w14:paraId="5D66FA38" w14:textId="77777777" w:rsidR="00A0559A" w:rsidRDefault="00A0559A" w:rsidP="00A0559A">
      <w:pPr>
        <w:pStyle w:val="Heading2"/>
        <w:spacing w:line="360" w:lineRule="auto"/>
        <w:jc w:val="both"/>
      </w:pPr>
      <w:bookmarkStart w:id="106" w:name="_Toc269411824"/>
      <w:r>
        <w:t>User Stories</w:t>
      </w:r>
      <w:bookmarkEnd w:id="106"/>
    </w:p>
    <w:p w14:paraId="529A1E45" w14:textId="77777777" w:rsidR="00A0559A" w:rsidRDefault="00A0559A" w:rsidP="00A0559A">
      <w:pPr>
        <w:spacing w:line="360" w:lineRule="auto"/>
        <w:jc w:val="both"/>
      </w:pPr>
      <w:r>
        <w:t>This section demonstrates the functionalities of the tool in details. User story approach is used to determine the functionalities. User stories act as a guide to specify needed functionalities in clear way. All the user stories follow the idea of the “3 C’s”: The card, the conversation, and the confirmation. Where, the card is the general idea of the functionality, the conversation is the role of different stakeholders and what require from them, and the confirmation is the details of the functionality. These user stories are demonstrated on the below tables:</w:t>
      </w:r>
    </w:p>
    <w:tbl>
      <w:tblPr>
        <w:tblStyle w:val="TableGrid"/>
        <w:tblW w:w="0" w:type="auto"/>
        <w:tblLook w:val="0600" w:firstRow="0" w:lastRow="0" w:firstColumn="0" w:lastColumn="0" w:noHBand="1" w:noVBand="1"/>
      </w:tblPr>
      <w:tblGrid>
        <w:gridCol w:w="8516"/>
      </w:tblGrid>
      <w:tr w:rsidR="00A0559A" w:rsidRPr="001A3950" w14:paraId="469C2AB7" w14:textId="77777777" w:rsidTr="008D36B9">
        <w:tc>
          <w:tcPr>
            <w:tcW w:w="8516" w:type="dxa"/>
          </w:tcPr>
          <w:p w14:paraId="7D88146E"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card</w:t>
            </w:r>
          </w:p>
          <w:p w14:paraId="6884B838" w14:textId="77777777" w:rsidR="00A0559A" w:rsidRPr="001A3950" w:rsidRDefault="00A0559A" w:rsidP="008D36B9">
            <w:pPr>
              <w:spacing w:line="360" w:lineRule="auto"/>
              <w:rPr>
                <w:rFonts w:cs="Times New Roman"/>
              </w:rPr>
            </w:pPr>
            <w:r w:rsidRPr="001A3950">
              <w:rPr>
                <w:rFonts w:cs="Times New Roman"/>
              </w:rPr>
              <w:t>As a [user], I want [functionality], so that [value]</w:t>
            </w:r>
          </w:p>
        </w:tc>
      </w:tr>
      <w:tr w:rsidR="00A0559A" w:rsidRPr="001A3950" w14:paraId="023100D2" w14:textId="77777777" w:rsidTr="008D36B9">
        <w:tc>
          <w:tcPr>
            <w:tcW w:w="8516" w:type="dxa"/>
          </w:tcPr>
          <w:p w14:paraId="701F774F" w14:textId="77777777" w:rsidR="00A0559A" w:rsidRPr="001A3950" w:rsidRDefault="00A0559A" w:rsidP="008D36B9">
            <w:pPr>
              <w:spacing w:line="360" w:lineRule="auto"/>
              <w:rPr>
                <w:rFonts w:cs="Times New Roman"/>
              </w:rPr>
            </w:pPr>
            <w:r w:rsidRPr="001A3950">
              <w:rPr>
                <w:rFonts w:cs="Times New Roman"/>
                <w:b/>
              </w:rPr>
              <w:t>Story Narrative:</w:t>
            </w:r>
            <w:r w:rsidRPr="001A3950">
              <w:rPr>
                <w:rFonts w:cs="Times New Roman"/>
              </w:rPr>
              <w:t xml:space="preserve"> Access</w:t>
            </w:r>
          </w:p>
        </w:tc>
      </w:tr>
      <w:tr w:rsidR="00A0559A" w:rsidRPr="001A3950" w14:paraId="4AD31FC6" w14:textId="77777777" w:rsidTr="008D36B9">
        <w:tc>
          <w:tcPr>
            <w:tcW w:w="8516" w:type="dxa"/>
          </w:tcPr>
          <w:p w14:paraId="2CF93A27"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038B70B"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A0559A" w:rsidRPr="001A3950" w14:paraId="09EF68FF" w14:textId="77777777" w:rsidTr="008D36B9">
        <w:tc>
          <w:tcPr>
            <w:tcW w:w="8516" w:type="dxa"/>
          </w:tcPr>
          <w:p w14:paraId="2076D5A9"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A0559A" w:rsidRPr="001A3950" w14:paraId="56D6CE0D" w14:textId="77777777" w:rsidTr="008D36B9">
        <w:tc>
          <w:tcPr>
            <w:tcW w:w="8516" w:type="dxa"/>
          </w:tcPr>
          <w:p w14:paraId="409BC5BE"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2FDF253" w14:textId="77777777" w:rsidR="00A0559A" w:rsidRPr="001A3950" w:rsidRDefault="00A0559A" w:rsidP="008D36B9">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53462DFF"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465F734B" w14:textId="77777777" w:rsidR="00A0559A" w:rsidRPr="001A3950" w:rsidRDefault="00A0559A" w:rsidP="008D36B9">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A0559A" w:rsidRPr="001A3950" w14:paraId="180CA58C" w14:textId="77777777" w:rsidTr="008D36B9">
        <w:tc>
          <w:tcPr>
            <w:tcW w:w="8516" w:type="dxa"/>
          </w:tcPr>
          <w:p w14:paraId="09AB9F58"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A0559A" w:rsidRPr="001A3950" w14:paraId="19FEA1AB" w14:textId="77777777" w:rsidTr="008D36B9">
        <w:tc>
          <w:tcPr>
            <w:tcW w:w="8516" w:type="dxa"/>
          </w:tcPr>
          <w:p w14:paraId="3837B6A3"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C666FB1" w14:textId="77777777" w:rsidR="00A0559A" w:rsidRDefault="00A0559A" w:rsidP="008D36B9">
            <w:pPr>
              <w:pStyle w:val="ListParagraph"/>
              <w:numPr>
                <w:ilvl w:val="0"/>
                <w:numId w:val="15"/>
              </w:numPr>
              <w:spacing w:line="360" w:lineRule="auto"/>
              <w:rPr>
                <w:rFonts w:cs="Times New Roman"/>
              </w:rPr>
            </w:pPr>
            <w:r w:rsidRPr="001A3950">
              <w:rPr>
                <w:rFonts w:cs="Times New Roman"/>
              </w:rPr>
              <w:t>Click on the tool icon to run it.</w:t>
            </w:r>
          </w:p>
          <w:p w14:paraId="10D7C966" w14:textId="77777777" w:rsidR="00A0559A"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4155F757" w14:textId="77777777" w:rsidR="00A0559A" w:rsidRPr="00902218" w:rsidRDefault="00A0559A" w:rsidP="008D36B9">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588CE786" w14:textId="77777777" w:rsidR="00A0559A" w:rsidRDefault="00A0559A" w:rsidP="00A0559A">
      <w:pPr>
        <w:pStyle w:val="Caption"/>
        <w:spacing w:line="360" w:lineRule="auto"/>
      </w:pPr>
      <w:bookmarkStart w:id="107" w:name="_Toc269312565"/>
      <w:r>
        <w:t xml:space="preserve">Table </w:t>
      </w:r>
      <w:fldSimple w:instr=" SEQ Table \* ARABIC ">
        <w:r w:rsidR="00F06A24">
          <w:rPr>
            <w:noProof/>
          </w:rPr>
          <w:t>1</w:t>
        </w:r>
      </w:fldSimple>
      <w:r>
        <w:t>: Access user story</w:t>
      </w:r>
      <w:bookmarkEnd w:id="107"/>
    </w:p>
    <w:tbl>
      <w:tblPr>
        <w:tblStyle w:val="TableGrid"/>
        <w:tblW w:w="0" w:type="auto"/>
        <w:tblLook w:val="0600" w:firstRow="0" w:lastRow="0" w:firstColumn="0" w:lastColumn="0" w:noHBand="1" w:noVBand="1"/>
      </w:tblPr>
      <w:tblGrid>
        <w:gridCol w:w="8516"/>
      </w:tblGrid>
      <w:tr w:rsidR="00A0559A" w:rsidRPr="00807B87" w14:paraId="1F37B4A3" w14:textId="77777777" w:rsidTr="008D36B9">
        <w:tc>
          <w:tcPr>
            <w:tcW w:w="8516" w:type="dxa"/>
          </w:tcPr>
          <w:p w14:paraId="309AE7AE"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41B6DC8C"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C236805" w14:textId="77777777" w:rsidTr="008D36B9">
        <w:tc>
          <w:tcPr>
            <w:tcW w:w="8516" w:type="dxa"/>
          </w:tcPr>
          <w:p w14:paraId="37199986"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1</w:t>
            </w:r>
          </w:p>
        </w:tc>
      </w:tr>
      <w:tr w:rsidR="00A0559A" w:rsidRPr="00807B87" w14:paraId="4C0EDAC0" w14:textId="77777777" w:rsidTr="008D36B9">
        <w:tc>
          <w:tcPr>
            <w:tcW w:w="8516" w:type="dxa"/>
          </w:tcPr>
          <w:p w14:paraId="255A667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8193381"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19D99AA8"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A0559A" w:rsidRPr="00807B87" w14:paraId="7A214EEA" w14:textId="77777777" w:rsidTr="008D36B9">
        <w:tc>
          <w:tcPr>
            <w:tcW w:w="8516" w:type="dxa"/>
          </w:tcPr>
          <w:p w14:paraId="70EAC8AB"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BC623E2" w14:textId="77777777" w:rsidTr="008D36B9">
        <w:tc>
          <w:tcPr>
            <w:tcW w:w="8516" w:type="dxa"/>
          </w:tcPr>
          <w:p w14:paraId="6ADD5E8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497FE35E"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4A4258E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E5961E5"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60D6F1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7C6B007E"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2FFEE4D3" w14:textId="77777777" w:rsidR="00A0559A" w:rsidRPr="00807B87" w:rsidRDefault="00A0559A" w:rsidP="008D36B9">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609D40A7" w14:textId="77777777" w:rsidR="00A0559A" w:rsidRPr="00807B87" w:rsidRDefault="00A0559A" w:rsidP="008D36B9">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A0559A" w:rsidRPr="00807B87" w14:paraId="07C2AA07" w14:textId="77777777" w:rsidTr="008D36B9">
        <w:tc>
          <w:tcPr>
            <w:tcW w:w="8516" w:type="dxa"/>
          </w:tcPr>
          <w:p w14:paraId="4B5B471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29BF89C4" w14:textId="77777777" w:rsidTr="008D36B9">
        <w:tc>
          <w:tcPr>
            <w:tcW w:w="8516" w:type="dxa"/>
          </w:tcPr>
          <w:p w14:paraId="5201874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FAF0270" w14:textId="77777777" w:rsidR="00A0559A" w:rsidRPr="00807B87" w:rsidRDefault="00A0559A" w:rsidP="008D36B9">
            <w:pPr>
              <w:pStyle w:val="ListParagraph"/>
              <w:numPr>
                <w:ilvl w:val="0"/>
                <w:numId w:val="17"/>
              </w:numPr>
              <w:spacing w:line="360" w:lineRule="auto"/>
              <w:rPr>
                <w:rFonts w:cs="Times New Roman"/>
              </w:rPr>
            </w:pPr>
            <w:r w:rsidRPr="00807B87">
              <w:rPr>
                <w:rFonts w:cs="Times New Roman"/>
              </w:rPr>
              <w:t>Click on the tool icon to run it.</w:t>
            </w:r>
          </w:p>
          <w:p w14:paraId="17FD4826" w14:textId="77777777" w:rsidR="00A0559A" w:rsidRPr="00807B87" w:rsidRDefault="00A0559A" w:rsidP="008D36B9">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6AC59BE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39FA5B9C"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4994B29"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17E5356B"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F3F1553"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221E79F" w14:textId="77777777" w:rsidR="00A0559A" w:rsidRPr="00807B87" w:rsidRDefault="00A0559A" w:rsidP="008D36B9">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3414F73A" w14:textId="77777777" w:rsidR="00A0559A" w:rsidRDefault="00A0559A" w:rsidP="00A0559A">
      <w:pPr>
        <w:pStyle w:val="Caption"/>
        <w:spacing w:line="360" w:lineRule="auto"/>
      </w:pPr>
      <w:bookmarkStart w:id="108" w:name="_Ref268075622"/>
      <w:bookmarkStart w:id="109" w:name="_Ref268075615"/>
      <w:bookmarkStart w:id="110" w:name="_Ref268075713"/>
      <w:bookmarkStart w:id="111" w:name="_Toc269312566"/>
      <w:r>
        <w:t xml:space="preserve">Table </w:t>
      </w:r>
      <w:fldSimple w:instr=" SEQ Table \* ARABIC ">
        <w:r w:rsidR="00F06A24">
          <w:rPr>
            <w:noProof/>
          </w:rPr>
          <w:t>2</w:t>
        </w:r>
      </w:fldSimple>
      <w:bookmarkEnd w:id="108"/>
      <w:r>
        <w:t xml:space="preserve">: </w:t>
      </w:r>
      <w:bookmarkStart w:id="112" w:name="_Ref268075627"/>
      <w:r>
        <w:t>Run 1 user story</w:t>
      </w:r>
      <w:bookmarkEnd w:id="109"/>
      <w:bookmarkEnd w:id="110"/>
      <w:bookmarkEnd w:id="112"/>
      <w:bookmarkEnd w:id="111"/>
    </w:p>
    <w:tbl>
      <w:tblPr>
        <w:tblStyle w:val="TableGrid"/>
        <w:tblW w:w="0" w:type="auto"/>
        <w:tblLook w:val="0600" w:firstRow="0" w:lastRow="0" w:firstColumn="0" w:lastColumn="0" w:noHBand="1" w:noVBand="1"/>
      </w:tblPr>
      <w:tblGrid>
        <w:gridCol w:w="8516"/>
      </w:tblGrid>
      <w:tr w:rsidR="00A0559A" w:rsidRPr="00807B87" w14:paraId="7BFF475C" w14:textId="77777777" w:rsidTr="008D36B9">
        <w:tc>
          <w:tcPr>
            <w:tcW w:w="8516" w:type="dxa"/>
          </w:tcPr>
          <w:p w14:paraId="235D297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480B7E7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397B70B4" w14:textId="77777777" w:rsidTr="008D36B9">
        <w:tc>
          <w:tcPr>
            <w:tcW w:w="8516" w:type="dxa"/>
          </w:tcPr>
          <w:p w14:paraId="0B61941A"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2</w:t>
            </w:r>
          </w:p>
        </w:tc>
      </w:tr>
      <w:tr w:rsidR="00A0559A" w:rsidRPr="00807B87" w14:paraId="39CC38C9" w14:textId="77777777" w:rsidTr="008D36B9">
        <w:tc>
          <w:tcPr>
            <w:tcW w:w="8516" w:type="dxa"/>
          </w:tcPr>
          <w:p w14:paraId="4F9F794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33FBF14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36521BD"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A0559A" w:rsidRPr="00807B87" w14:paraId="48610412" w14:textId="77777777" w:rsidTr="008D36B9">
        <w:tc>
          <w:tcPr>
            <w:tcW w:w="8516" w:type="dxa"/>
          </w:tcPr>
          <w:p w14:paraId="6AAB4AC9"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1DE8B8B" w14:textId="77777777" w:rsidTr="008D36B9">
        <w:tc>
          <w:tcPr>
            <w:tcW w:w="8516" w:type="dxa"/>
          </w:tcPr>
          <w:p w14:paraId="4CE5F47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CE04F79"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455B16B"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56843541"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28FBE138"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61FBFCA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1B19892A"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DAFBD9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1A091F93"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6B0D1C7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71093DA4"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A8EC314" w14:textId="77777777" w:rsidR="00A0559A" w:rsidRPr="00807B87" w:rsidRDefault="00A0559A" w:rsidP="008D36B9">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A0559A" w:rsidRPr="00807B87" w14:paraId="0A9BE66F" w14:textId="77777777" w:rsidTr="008D36B9">
        <w:tc>
          <w:tcPr>
            <w:tcW w:w="8516" w:type="dxa"/>
          </w:tcPr>
          <w:p w14:paraId="719C0C9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5CA7E70" w14:textId="77777777" w:rsidTr="008D36B9">
        <w:tc>
          <w:tcPr>
            <w:tcW w:w="8516" w:type="dxa"/>
          </w:tcPr>
          <w:p w14:paraId="19E3E141"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645458A" w14:textId="77777777" w:rsidR="00A0559A" w:rsidRPr="00807B87" w:rsidRDefault="00A0559A" w:rsidP="008D36B9">
            <w:pPr>
              <w:pStyle w:val="ListParagraph"/>
              <w:numPr>
                <w:ilvl w:val="0"/>
                <w:numId w:val="21"/>
              </w:numPr>
              <w:spacing w:line="360" w:lineRule="auto"/>
              <w:rPr>
                <w:rFonts w:cs="Times New Roman"/>
              </w:rPr>
            </w:pPr>
            <w:r w:rsidRPr="00807B87">
              <w:rPr>
                <w:rFonts w:cs="Times New Roman"/>
              </w:rPr>
              <w:t>Click on file menu.</w:t>
            </w:r>
          </w:p>
          <w:p w14:paraId="3A89B18D" w14:textId="77777777" w:rsidR="00A0559A" w:rsidRPr="00807B87" w:rsidRDefault="00A0559A" w:rsidP="008D36B9">
            <w:pPr>
              <w:pStyle w:val="ListParagraph"/>
              <w:numPr>
                <w:ilvl w:val="0"/>
                <w:numId w:val="21"/>
              </w:numPr>
              <w:spacing w:line="360" w:lineRule="auto"/>
              <w:rPr>
                <w:rFonts w:cs="Times New Roman"/>
              </w:rPr>
            </w:pPr>
            <w:r w:rsidRPr="00807B87">
              <w:rPr>
                <w:rFonts w:cs="Times New Roman"/>
              </w:rPr>
              <w:t>Click on import new ontology.</w:t>
            </w:r>
          </w:p>
          <w:p w14:paraId="4F6D2FB6"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Browse for the new ontology file.</w:t>
            </w:r>
          </w:p>
          <w:p w14:paraId="2ACC2984"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Click OK.</w:t>
            </w:r>
          </w:p>
          <w:p w14:paraId="756182F8"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38EA5204"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Application refreshed with new ontology.</w:t>
            </w:r>
          </w:p>
          <w:p w14:paraId="105928EA"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7835B18" w14:textId="77777777" w:rsidR="00A0559A" w:rsidRPr="00807B87" w:rsidRDefault="00A0559A" w:rsidP="008D36B9">
            <w:pPr>
              <w:pStyle w:val="ListParagraph"/>
              <w:numPr>
                <w:ilvl w:val="0"/>
                <w:numId w:val="22"/>
              </w:numPr>
              <w:spacing w:line="360" w:lineRule="auto"/>
              <w:rPr>
                <w:rFonts w:cs="Times New Roman"/>
              </w:rPr>
            </w:pPr>
            <w:r w:rsidRPr="00807B87">
              <w:rPr>
                <w:rFonts w:cs="Times New Roman"/>
              </w:rPr>
              <w:t>Click on file menu.</w:t>
            </w:r>
          </w:p>
          <w:p w14:paraId="154A8981" w14:textId="77777777" w:rsidR="00A0559A" w:rsidRPr="00807B87" w:rsidRDefault="00A0559A" w:rsidP="008D36B9">
            <w:pPr>
              <w:pStyle w:val="ListParagraph"/>
              <w:numPr>
                <w:ilvl w:val="0"/>
                <w:numId w:val="22"/>
              </w:numPr>
              <w:spacing w:line="360" w:lineRule="auto"/>
              <w:rPr>
                <w:rFonts w:cs="Times New Roman"/>
              </w:rPr>
            </w:pPr>
            <w:r w:rsidRPr="00807B87">
              <w:rPr>
                <w:rFonts w:cs="Times New Roman"/>
              </w:rPr>
              <w:t>Click on import new ontology.</w:t>
            </w:r>
          </w:p>
          <w:p w14:paraId="6789CEE9"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Browse for the new ontology file.</w:t>
            </w:r>
          </w:p>
          <w:p w14:paraId="2CD3B190"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Click OK.</w:t>
            </w:r>
          </w:p>
          <w:p w14:paraId="504FB0E3"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1C41CA8F"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Application refreshed with new ontology.</w:t>
            </w:r>
          </w:p>
          <w:p w14:paraId="23049E7A"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3406F96"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5A0588FC"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21650DEF"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3CD440E6" w14:textId="77777777" w:rsidR="00A0559A" w:rsidRPr="00807B87" w:rsidRDefault="00A0559A" w:rsidP="008D36B9">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4616215" w14:textId="77777777" w:rsidR="00A0559A" w:rsidRDefault="00A0559A" w:rsidP="00A0559A">
      <w:pPr>
        <w:pStyle w:val="Caption"/>
        <w:spacing w:line="360" w:lineRule="auto"/>
      </w:pPr>
      <w:bookmarkStart w:id="113" w:name="_Ref268076013"/>
      <w:bookmarkStart w:id="114" w:name="_Toc269312567"/>
      <w:r>
        <w:t xml:space="preserve">Table </w:t>
      </w:r>
      <w:fldSimple w:instr=" SEQ Table \* ARABIC ">
        <w:r w:rsidR="00F06A24">
          <w:rPr>
            <w:noProof/>
          </w:rPr>
          <w:t>3</w:t>
        </w:r>
      </w:fldSimple>
      <w:r>
        <w:t>: Run 2 user story</w:t>
      </w:r>
      <w:bookmarkEnd w:id="113"/>
      <w:bookmarkEnd w:id="114"/>
    </w:p>
    <w:tbl>
      <w:tblPr>
        <w:tblStyle w:val="TableGrid"/>
        <w:tblW w:w="0" w:type="auto"/>
        <w:tblLook w:val="0600" w:firstRow="0" w:lastRow="0" w:firstColumn="0" w:lastColumn="0" w:noHBand="1" w:noVBand="1"/>
      </w:tblPr>
      <w:tblGrid>
        <w:gridCol w:w="8516"/>
      </w:tblGrid>
      <w:tr w:rsidR="00A0559A" w:rsidRPr="00807B87" w14:paraId="555FCCCC" w14:textId="77777777" w:rsidTr="008D36B9">
        <w:tc>
          <w:tcPr>
            <w:tcW w:w="8516" w:type="dxa"/>
          </w:tcPr>
          <w:p w14:paraId="16FC9FD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CB745"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4BA23C5" w14:textId="77777777" w:rsidTr="008D36B9">
        <w:tc>
          <w:tcPr>
            <w:tcW w:w="8516" w:type="dxa"/>
          </w:tcPr>
          <w:p w14:paraId="57409C54"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View</w:t>
            </w:r>
          </w:p>
        </w:tc>
      </w:tr>
      <w:tr w:rsidR="00A0559A" w:rsidRPr="00807B87" w14:paraId="6703F27F" w14:textId="77777777" w:rsidTr="008D36B9">
        <w:tc>
          <w:tcPr>
            <w:tcW w:w="8516" w:type="dxa"/>
          </w:tcPr>
          <w:p w14:paraId="53FB33E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0559A" w:rsidRPr="00807B87" w14:paraId="0EC15B86" w14:textId="77777777" w:rsidTr="008D36B9">
        <w:tc>
          <w:tcPr>
            <w:tcW w:w="8516" w:type="dxa"/>
          </w:tcPr>
          <w:p w14:paraId="1D7AE57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7AFD482C" w14:textId="77777777" w:rsidTr="008D36B9">
        <w:tc>
          <w:tcPr>
            <w:tcW w:w="8516" w:type="dxa"/>
          </w:tcPr>
          <w:p w14:paraId="2AE0E8F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1570C6D"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5384754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1B933FA4"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roofErr w:type="gramStart"/>
            <w:r w:rsidRPr="00807B87">
              <w:rPr>
                <w:rFonts w:cs="Times New Roman"/>
              </w:rPr>
              <w:t>..</w:t>
            </w:r>
            <w:proofErr w:type="gramEnd"/>
          </w:p>
        </w:tc>
      </w:tr>
      <w:tr w:rsidR="00A0559A" w:rsidRPr="00807B87" w14:paraId="1FAB2FEA" w14:textId="77777777" w:rsidTr="008D36B9">
        <w:tc>
          <w:tcPr>
            <w:tcW w:w="8516" w:type="dxa"/>
          </w:tcPr>
          <w:p w14:paraId="61C6B8C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44C7DB8" w14:textId="77777777" w:rsidTr="008D36B9">
        <w:tc>
          <w:tcPr>
            <w:tcW w:w="8516" w:type="dxa"/>
          </w:tcPr>
          <w:p w14:paraId="0559EF6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66417876" w14:textId="77777777" w:rsidR="00A0559A" w:rsidRPr="00807B87" w:rsidRDefault="00A0559A" w:rsidP="008D36B9">
            <w:pPr>
              <w:pStyle w:val="ListParagraph"/>
              <w:numPr>
                <w:ilvl w:val="0"/>
                <w:numId w:val="24"/>
              </w:numPr>
              <w:spacing w:line="360" w:lineRule="auto"/>
              <w:rPr>
                <w:rFonts w:cs="Times New Roman"/>
              </w:rPr>
            </w:pPr>
            <w:r w:rsidRPr="00807B87">
              <w:rPr>
                <w:rFonts w:cs="Times New Roman"/>
              </w:rPr>
              <w:t>Click on view menu on the menu bar.</w:t>
            </w:r>
          </w:p>
          <w:p w14:paraId="78B73C5A" w14:textId="77777777" w:rsidR="00A0559A" w:rsidRPr="00807B87" w:rsidRDefault="00A0559A" w:rsidP="008D36B9">
            <w:pPr>
              <w:pStyle w:val="ListParagraph"/>
              <w:numPr>
                <w:ilvl w:val="0"/>
                <w:numId w:val="24"/>
              </w:numPr>
              <w:spacing w:line="360" w:lineRule="auto"/>
              <w:rPr>
                <w:rFonts w:cs="Times New Roman"/>
              </w:rPr>
            </w:pPr>
            <w:r w:rsidRPr="00807B87">
              <w:rPr>
                <w:rFonts w:cs="Times New Roman"/>
              </w:rPr>
              <w:t>Click on tree or list view.</w:t>
            </w:r>
          </w:p>
          <w:p w14:paraId="289341B5" w14:textId="77777777" w:rsidR="00A0559A" w:rsidRPr="00807B87" w:rsidRDefault="00A0559A" w:rsidP="008D36B9">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57FC1D3" w14:textId="77777777" w:rsidR="00A0559A" w:rsidRDefault="00A0559A" w:rsidP="00A0559A">
      <w:pPr>
        <w:pStyle w:val="Caption"/>
        <w:spacing w:line="360" w:lineRule="auto"/>
      </w:pPr>
      <w:bookmarkStart w:id="115" w:name="_Toc269312568"/>
      <w:r>
        <w:t xml:space="preserve">Table </w:t>
      </w:r>
      <w:fldSimple w:instr=" SEQ Table \* ARABIC ">
        <w:r w:rsidR="00F06A24">
          <w:rPr>
            <w:noProof/>
          </w:rPr>
          <w:t>4</w:t>
        </w:r>
      </w:fldSimple>
      <w:r>
        <w:t>: View user story</w:t>
      </w:r>
      <w:bookmarkEnd w:id="115"/>
    </w:p>
    <w:tbl>
      <w:tblPr>
        <w:tblStyle w:val="TableGrid"/>
        <w:tblW w:w="0" w:type="auto"/>
        <w:tblLook w:val="0600" w:firstRow="0" w:lastRow="0" w:firstColumn="0" w:lastColumn="0" w:noHBand="1" w:noVBand="1"/>
      </w:tblPr>
      <w:tblGrid>
        <w:gridCol w:w="8516"/>
      </w:tblGrid>
      <w:tr w:rsidR="00A0559A" w:rsidRPr="00807B87" w14:paraId="69DDFA27" w14:textId="77777777" w:rsidTr="008D36B9">
        <w:tc>
          <w:tcPr>
            <w:tcW w:w="8516" w:type="dxa"/>
          </w:tcPr>
          <w:p w14:paraId="413BAE85"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29A2E954"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43045A03" w14:textId="77777777" w:rsidTr="008D36B9">
        <w:tc>
          <w:tcPr>
            <w:tcW w:w="8516" w:type="dxa"/>
          </w:tcPr>
          <w:p w14:paraId="03D2A4A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Language</w:t>
            </w:r>
          </w:p>
        </w:tc>
      </w:tr>
      <w:tr w:rsidR="00A0559A" w:rsidRPr="00807B87" w14:paraId="6D7DAF36" w14:textId="77777777" w:rsidTr="008D36B9">
        <w:tc>
          <w:tcPr>
            <w:tcW w:w="8516" w:type="dxa"/>
          </w:tcPr>
          <w:p w14:paraId="18FE04C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409F80B"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A0559A" w:rsidRPr="00807B87" w14:paraId="6304CFEF" w14:textId="77777777" w:rsidTr="008D36B9">
        <w:tc>
          <w:tcPr>
            <w:tcW w:w="8516" w:type="dxa"/>
          </w:tcPr>
          <w:p w14:paraId="09B79611"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D4B1658" w14:textId="77777777" w:rsidTr="008D36B9">
        <w:tc>
          <w:tcPr>
            <w:tcW w:w="8516" w:type="dxa"/>
          </w:tcPr>
          <w:p w14:paraId="4AA9E1C9"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7247AD5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42D0D956"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12E9B1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53FFF1C8"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1CEB633F" w14:textId="77777777" w:rsidR="00A0559A" w:rsidRPr="00807B87" w:rsidRDefault="00A0559A" w:rsidP="008D36B9">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A0559A" w:rsidRPr="00807B87" w14:paraId="17F5FB39" w14:textId="77777777" w:rsidTr="008D36B9">
        <w:tc>
          <w:tcPr>
            <w:tcW w:w="8516" w:type="dxa"/>
          </w:tcPr>
          <w:p w14:paraId="14A4F92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48F0883A" w14:textId="77777777" w:rsidTr="008D36B9">
        <w:tc>
          <w:tcPr>
            <w:tcW w:w="8516" w:type="dxa"/>
          </w:tcPr>
          <w:p w14:paraId="52B36ED5"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48AFB2E7"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Click on configuration menu on the menu bar.</w:t>
            </w:r>
          </w:p>
          <w:p w14:paraId="176F1360"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View available languages drop down menu.</w:t>
            </w:r>
          </w:p>
          <w:p w14:paraId="1B46F9FB"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Click on wanted language.</w:t>
            </w:r>
          </w:p>
          <w:p w14:paraId="0CF0DD31" w14:textId="77777777" w:rsidR="00A0559A" w:rsidRPr="00807B87" w:rsidRDefault="00A0559A" w:rsidP="008D36B9">
            <w:pPr>
              <w:pStyle w:val="ListParagraph"/>
              <w:numPr>
                <w:ilvl w:val="0"/>
                <w:numId w:val="26"/>
              </w:numPr>
              <w:spacing w:after="120" w:line="360" w:lineRule="auto"/>
              <w:rPr>
                <w:rFonts w:cs="Times New Roman"/>
              </w:rPr>
            </w:pPr>
            <w:r w:rsidRPr="00807B87">
              <w:rPr>
                <w:rFonts w:cs="Times New Roman"/>
              </w:rPr>
              <w:t>Application refreshed with new language.</w:t>
            </w:r>
          </w:p>
          <w:p w14:paraId="0F624D76"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942653C"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Open ontology with Protégé.</w:t>
            </w:r>
          </w:p>
          <w:p w14:paraId="13327F93" w14:textId="77777777" w:rsidR="00A0559A" w:rsidRPr="00807B87" w:rsidRDefault="00A0559A" w:rsidP="008D36B9">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1354D68A"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Choose language for the label.</w:t>
            </w:r>
          </w:p>
          <w:p w14:paraId="38B71F16"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6430563F"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Click Ok.</w:t>
            </w:r>
          </w:p>
          <w:p w14:paraId="2D69A520" w14:textId="77777777" w:rsidR="00A0559A" w:rsidRPr="00807B87" w:rsidRDefault="00A0559A" w:rsidP="008D36B9">
            <w:pPr>
              <w:pStyle w:val="ListParagraph"/>
              <w:keepNext/>
              <w:numPr>
                <w:ilvl w:val="0"/>
                <w:numId w:val="27"/>
              </w:numPr>
              <w:spacing w:after="120" w:line="360" w:lineRule="auto"/>
              <w:rPr>
                <w:rFonts w:cs="Times New Roman"/>
              </w:rPr>
            </w:pPr>
            <w:r w:rsidRPr="00807B87">
              <w:rPr>
                <w:rFonts w:cs="Times New Roman"/>
              </w:rPr>
              <w:t>Save ontology file.</w:t>
            </w:r>
          </w:p>
        </w:tc>
      </w:tr>
    </w:tbl>
    <w:p w14:paraId="4EA6FD79" w14:textId="77777777" w:rsidR="00A0559A" w:rsidRDefault="00A0559A" w:rsidP="00A0559A">
      <w:pPr>
        <w:pStyle w:val="Caption"/>
        <w:spacing w:line="360" w:lineRule="auto"/>
      </w:pPr>
      <w:bookmarkStart w:id="116" w:name="_Ref268175750"/>
      <w:bookmarkStart w:id="117" w:name="_Toc269312569"/>
      <w:r>
        <w:t xml:space="preserve">Table </w:t>
      </w:r>
      <w:fldSimple w:instr=" SEQ Table \* ARABIC ">
        <w:r w:rsidR="00F06A24">
          <w:rPr>
            <w:noProof/>
          </w:rPr>
          <w:t>5</w:t>
        </w:r>
      </w:fldSimple>
      <w:r>
        <w:t>: Language user story</w:t>
      </w:r>
      <w:bookmarkEnd w:id="116"/>
      <w:bookmarkEnd w:id="117"/>
    </w:p>
    <w:tbl>
      <w:tblPr>
        <w:tblStyle w:val="TableGrid"/>
        <w:tblW w:w="0" w:type="auto"/>
        <w:tblLook w:val="0600" w:firstRow="0" w:lastRow="0" w:firstColumn="0" w:lastColumn="0" w:noHBand="1" w:noVBand="1"/>
      </w:tblPr>
      <w:tblGrid>
        <w:gridCol w:w="8516"/>
      </w:tblGrid>
      <w:tr w:rsidR="00A0559A" w:rsidRPr="00807B87" w14:paraId="40492EE4" w14:textId="77777777" w:rsidTr="008D36B9">
        <w:tc>
          <w:tcPr>
            <w:tcW w:w="8516" w:type="dxa"/>
          </w:tcPr>
          <w:p w14:paraId="7756F41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5DDE9D6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488BA04D" w14:textId="77777777" w:rsidTr="008D36B9">
        <w:tc>
          <w:tcPr>
            <w:tcW w:w="8516" w:type="dxa"/>
          </w:tcPr>
          <w:p w14:paraId="5298BCB0"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A0559A" w:rsidRPr="00807B87" w14:paraId="67F63844" w14:textId="77777777" w:rsidTr="008D36B9">
        <w:tc>
          <w:tcPr>
            <w:tcW w:w="8516" w:type="dxa"/>
          </w:tcPr>
          <w:p w14:paraId="2F91872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CFBEE69"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A0559A" w:rsidRPr="00807B87" w14:paraId="0E7536DC" w14:textId="77777777" w:rsidTr="008D36B9">
        <w:tc>
          <w:tcPr>
            <w:tcW w:w="8516" w:type="dxa"/>
          </w:tcPr>
          <w:p w14:paraId="6BD967EF"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616F8C5" w14:textId="77777777" w:rsidTr="008D36B9">
        <w:tc>
          <w:tcPr>
            <w:tcW w:w="8516" w:type="dxa"/>
          </w:tcPr>
          <w:p w14:paraId="41C6534A"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0760EA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7C1D1586"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02CFB57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7570319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C99D9" w14:textId="77777777" w:rsidR="00A0559A" w:rsidRPr="00807B87" w:rsidRDefault="00A0559A" w:rsidP="008D36B9">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A0559A" w:rsidRPr="00807B87" w14:paraId="03CADB5C" w14:textId="77777777" w:rsidTr="008D36B9">
        <w:tc>
          <w:tcPr>
            <w:tcW w:w="8516" w:type="dxa"/>
          </w:tcPr>
          <w:p w14:paraId="3A52567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948F028" w14:textId="77777777" w:rsidTr="008D36B9">
        <w:tc>
          <w:tcPr>
            <w:tcW w:w="8516" w:type="dxa"/>
          </w:tcPr>
          <w:p w14:paraId="184E15A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06A0F76B"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6840783E"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Ingredients are filtered based on the chosen criteria.</w:t>
            </w:r>
          </w:p>
          <w:p w14:paraId="0C51E175"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Filtered ingredients are highlighted.</w:t>
            </w:r>
          </w:p>
          <w:p w14:paraId="3C42ED71" w14:textId="77777777" w:rsidR="00A0559A" w:rsidRPr="00807B87" w:rsidRDefault="00A0559A" w:rsidP="008D36B9">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6E9BDAC5"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4A5C9"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Open ontology with Protégé.</w:t>
            </w:r>
          </w:p>
          <w:p w14:paraId="54F8F15A" w14:textId="77777777" w:rsidR="00A0559A" w:rsidRPr="00807B87" w:rsidRDefault="00A0559A" w:rsidP="008D36B9">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6D4FE1BC"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2C93D38C"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Click Ok.</w:t>
            </w:r>
          </w:p>
          <w:p w14:paraId="3E276B37" w14:textId="77777777" w:rsidR="00A0559A" w:rsidRPr="00807B87" w:rsidRDefault="00A0559A" w:rsidP="008D36B9">
            <w:pPr>
              <w:pStyle w:val="ListParagraph"/>
              <w:keepNext/>
              <w:numPr>
                <w:ilvl w:val="0"/>
                <w:numId w:val="29"/>
              </w:numPr>
              <w:spacing w:after="120" w:line="360" w:lineRule="auto"/>
              <w:rPr>
                <w:rFonts w:cs="Times New Roman"/>
              </w:rPr>
            </w:pPr>
            <w:r w:rsidRPr="00807B87">
              <w:rPr>
                <w:rFonts w:cs="Times New Roman"/>
              </w:rPr>
              <w:t>Save ontology file.</w:t>
            </w:r>
          </w:p>
        </w:tc>
      </w:tr>
    </w:tbl>
    <w:p w14:paraId="4E31D378" w14:textId="77777777" w:rsidR="00A0559A" w:rsidRDefault="00A0559A" w:rsidP="00A0559A">
      <w:pPr>
        <w:pStyle w:val="Caption"/>
        <w:spacing w:line="360" w:lineRule="auto"/>
      </w:pPr>
      <w:bookmarkStart w:id="118" w:name="_Ref268178439"/>
      <w:bookmarkStart w:id="119" w:name="_Toc269312570"/>
      <w:r>
        <w:t xml:space="preserve">Table </w:t>
      </w:r>
      <w:fldSimple w:instr=" SEQ Table \* ARABIC ">
        <w:r w:rsidR="00F06A24">
          <w:rPr>
            <w:noProof/>
          </w:rPr>
          <w:t>6</w:t>
        </w:r>
      </w:fldSimple>
      <w:r>
        <w:t>: Tree View Filter user story</w:t>
      </w:r>
      <w:bookmarkEnd w:id="118"/>
      <w:bookmarkEnd w:id="119"/>
    </w:p>
    <w:tbl>
      <w:tblPr>
        <w:tblStyle w:val="TableGrid"/>
        <w:tblW w:w="0" w:type="auto"/>
        <w:tblLook w:val="0600" w:firstRow="0" w:lastRow="0" w:firstColumn="0" w:lastColumn="0" w:noHBand="1" w:noVBand="1"/>
      </w:tblPr>
      <w:tblGrid>
        <w:gridCol w:w="8516"/>
      </w:tblGrid>
      <w:tr w:rsidR="00A0559A" w:rsidRPr="00807B87" w14:paraId="35896E4E" w14:textId="77777777" w:rsidTr="008D36B9">
        <w:tc>
          <w:tcPr>
            <w:tcW w:w="8516" w:type="dxa"/>
          </w:tcPr>
          <w:p w14:paraId="688A917C"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26FC3BA8"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2560F502" w14:textId="77777777" w:rsidTr="008D36B9">
        <w:tc>
          <w:tcPr>
            <w:tcW w:w="8516" w:type="dxa"/>
          </w:tcPr>
          <w:p w14:paraId="74596AB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A0559A" w:rsidRPr="00807B87" w14:paraId="19E54A7E" w14:textId="77777777" w:rsidTr="008D36B9">
        <w:tc>
          <w:tcPr>
            <w:tcW w:w="8516" w:type="dxa"/>
          </w:tcPr>
          <w:p w14:paraId="13A41C7B"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A0559A" w:rsidRPr="00807B87" w14:paraId="77AFEB6B" w14:textId="77777777" w:rsidTr="008D36B9">
        <w:tc>
          <w:tcPr>
            <w:tcW w:w="8516" w:type="dxa"/>
          </w:tcPr>
          <w:p w14:paraId="0C6772E8"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9539CB9" w14:textId="77777777" w:rsidTr="008D36B9">
        <w:tc>
          <w:tcPr>
            <w:tcW w:w="8516" w:type="dxa"/>
          </w:tcPr>
          <w:p w14:paraId="32E7707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73D26429"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69597E6A"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A0559A" w:rsidRPr="00807B87" w14:paraId="0DDA3345" w14:textId="77777777" w:rsidTr="008D36B9">
        <w:tc>
          <w:tcPr>
            <w:tcW w:w="8516" w:type="dxa"/>
          </w:tcPr>
          <w:p w14:paraId="07B0347C"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7937CF3B" w14:textId="77777777" w:rsidTr="008D36B9">
        <w:tc>
          <w:tcPr>
            <w:tcW w:w="8516" w:type="dxa"/>
          </w:tcPr>
          <w:p w14:paraId="06ED96B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63BBAA3E"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On list view, write filter text in the text filed.</w:t>
            </w:r>
          </w:p>
          <w:p w14:paraId="317EFC78"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Ingredients are filtered based on the input criteria.</w:t>
            </w:r>
          </w:p>
          <w:p w14:paraId="6FA8494E"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Filtered ingredients are displayed.</w:t>
            </w:r>
          </w:p>
          <w:p w14:paraId="26111AA4" w14:textId="77777777" w:rsidR="00A0559A" w:rsidRPr="00807B87" w:rsidRDefault="00A0559A" w:rsidP="008D36B9">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6D15F97A" w14:textId="77777777" w:rsidR="00A0559A" w:rsidRDefault="00A0559A" w:rsidP="00A0559A">
      <w:pPr>
        <w:pStyle w:val="Caption"/>
        <w:spacing w:line="360" w:lineRule="auto"/>
      </w:pPr>
      <w:bookmarkStart w:id="120" w:name="_Ref268343924"/>
      <w:bookmarkStart w:id="121" w:name="_Toc269312571"/>
      <w:r>
        <w:t xml:space="preserve">Table </w:t>
      </w:r>
      <w:fldSimple w:instr=" SEQ Table \* ARABIC ">
        <w:r w:rsidR="00F06A24">
          <w:rPr>
            <w:noProof/>
          </w:rPr>
          <w:t>7</w:t>
        </w:r>
      </w:fldSimple>
      <w:r>
        <w:t>: List View Filter user story</w:t>
      </w:r>
      <w:bookmarkEnd w:id="120"/>
      <w:bookmarkEnd w:id="121"/>
    </w:p>
    <w:tbl>
      <w:tblPr>
        <w:tblStyle w:val="TableGrid"/>
        <w:tblW w:w="0" w:type="auto"/>
        <w:tblLook w:val="0600" w:firstRow="0" w:lastRow="0" w:firstColumn="0" w:lastColumn="0" w:noHBand="1" w:noVBand="1"/>
      </w:tblPr>
      <w:tblGrid>
        <w:gridCol w:w="8516"/>
      </w:tblGrid>
      <w:tr w:rsidR="00A0559A" w:rsidRPr="00807B87" w14:paraId="018FBE15" w14:textId="77777777" w:rsidTr="008D36B9">
        <w:tc>
          <w:tcPr>
            <w:tcW w:w="8516" w:type="dxa"/>
          </w:tcPr>
          <w:p w14:paraId="7F109EA6"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3BA344B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3B8112A" w14:textId="77777777" w:rsidTr="008D36B9">
        <w:tc>
          <w:tcPr>
            <w:tcW w:w="8516" w:type="dxa"/>
          </w:tcPr>
          <w:p w14:paraId="027BD571"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Query</w:t>
            </w:r>
          </w:p>
        </w:tc>
      </w:tr>
      <w:tr w:rsidR="00A0559A" w:rsidRPr="00807B87" w14:paraId="286B6A28" w14:textId="77777777" w:rsidTr="008D36B9">
        <w:tc>
          <w:tcPr>
            <w:tcW w:w="8516" w:type="dxa"/>
          </w:tcPr>
          <w:p w14:paraId="277757A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A0559A" w:rsidRPr="00807B87" w14:paraId="58A7EDB5" w14:textId="77777777" w:rsidTr="008D36B9">
        <w:tc>
          <w:tcPr>
            <w:tcW w:w="8516" w:type="dxa"/>
          </w:tcPr>
          <w:p w14:paraId="3BD43FFF"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324763E3" w14:textId="77777777" w:rsidTr="008D36B9">
        <w:tc>
          <w:tcPr>
            <w:tcW w:w="8516" w:type="dxa"/>
          </w:tcPr>
          <w:p w14:paraId="3D570AF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F4BF015"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2F462D5F"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A0559A" w:rsidRPr="00807B87" w14:paraId="7B312343" w14:textId="77777777" w:rsidTr="008D36B9">
        <w:tc>
          <w:tcPr>
            <w:tcW w:w="8516" w:type="dxa"/>
          </w:tcPr>
          <w:p w14:paraId="77CFD52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58B8A1B4" w14:textId="77777777" w:rsidTr="008D36B9">
        <w:tc>
          <w:tcPr>
            <w:tcW w:w="8516" w:type="dxa"/>
          </w:tcPr>
          <w:p w14:paraId="2722C956"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7C92B5CA"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On list or tree view, select ingredient.</w:t>
            </w:r>
          </w:p>
          <w:p w14:paraId="23550683"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0FE79A72"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431CCC80" w14:textId="77777777" w:rsidR="00A0559A" w:rsidRPr="00807B87" w:rsidRDefault="00A0559A" w:rsidP="008D36B9">
            <w:pPr>
              <w:pStyle w:val="ListParagraph"/>
              <w:numPr>
                <w:ilvl w:val="0"/>
                <w:numId w:val="32"/>
              </w:numPr>
              <w:spacing w:after="120" w:line="360" w:lineRule="auto"/>
              <w:rPr>
                <w:rFonts w:cs="Times New Roman"/>
              </w:rPr>
            </w:pPr>
            <w:r w:rsidRPr="00807B87">
              <w:rPr>
                <w:rFonts w:cs="Times New Roman"/>
              </w:rPr>
              <w:t>Click on run button.</w:t>
            </w:r>
          </w:p>
          <w:p w14:paraId="42DE101C" w14:textId="77777777" w:rsidR="00A0559A" w:rsidRPr="00807B87" w:rsidRDefault="00A0559A" w:rsidP="008D36B9">
            <w:pPr>
              <w:pStyle w:val="ListParagraph"/>
              <w:numPr>
                <w:ilvl w:val="0"/>
                <w:numId w:val="32"/>
              </w:numPr>
              <w:spacing w:after="120" w:line="360" w:lineRule="auto"/>
              <w:rPr>
                <w:rFonts w:cs="Times New Roman"/>
              </w:rPr>
            </w:pPr>
            <w:r w:rsidRPr="00807B87">
              <w:rPr>
                <w:rFonts w:cs="Times New Roman"/>
              </w:rPr>
              <w:t>Tool shows the results.</w:t>
            </w:r>
          </w:p>
          <w:p w14:paraId="5C1CD232" w14:textId="77777777" w:rsidR="00A0559A" w:rsidRPr="00807B87" w:rsidRDefault="00A0559A" w:rsidP="008D36B9">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proofErr w:type="gramStart"/>
            <w:r w:rsidRPr="00807B87">
              <w:rPr>
                <w:rFonts w:cs="Times New Roman"/>
              </w:rPr>
              <w:t>and  form</w:t>
            </w:r>
            <w:proofErr w:type="gramEnd"/>
            <w:r w:rsidRPr="00807B87">
              <w:rPr>
                <w:rFonts w:cs="Times New Roman"/>
              </w:rPr>
              <w:t xml:space="preserve"> another query.</w:t>
            </w:r>
          </w:p>
        </w:tc>
      </w:tr>
    </w:tbl>
    <w:p w14:paraId="3E20528E" w14:textId="77777777" w:rsidR="00A0559A" w:rsidRDefault="00A0559A" w:rsidP="00A0559A">
      <w:pPr>
        <w:pStyle w:val="Caption"/>
        <w:spacing w:line="360" w:lineRule="auto"/>
      </w:pPr>
      <w:bookmarkStart w:id="122" w:name="_Toc269312572"/>
      <w:r>
        <w:t xml:space="preserve">Table </w:t>
      </w:r>
      <w:fldSimple w:instr=" SEQ Table \* ARABIC ">
        <w:r w:rsidR="00F06A24">
          <w:rPr>
            <w:noProof/>
          </w:rPr>
          <w:t>8</w:t>
        </w:r>
      </w:fldSimple>
      <w:r>
        <w:t>: Query user story</w:t>
      </w:r>
      <w:bookmarkEnd w:id="122"/>
    </w:p>
    <w:tbl>
      <w:tblPr>
        <w:tblStyle w:val="TableGrid"/>
        <w:tblW w:w="0" w:type="auto"/>
        <w:tblLook w:val="0600" w:firstRow="0" w:lastRow="0" w:firstColumn="0" w:lastColumn="0" w:noHBand="1" w:noVBand="1"/>
      </w:tblPr>
      <w:tblGrid>
        <w:gridCol w:w="8516"/>
      </w:tblGrid>
      <w:tr w:rsidR="00A0559A" w:rsidRPr="00807B87" w14:paraId="165B9B0B" w14:textId="77777777" w:rsidTr="008D36B9">
        <w:tc>
          <w:tcPr>
            <w:tcW w:w="8516" w:type="dxa"/>
          </w:tcPr>
          <w:p w14:paraId="790BD518"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55FAECCF"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3ADA9B9" w14:textId="77777777" w:rsidTr="008D36B9">
        <w:tc>
          <w:tcPr>
            <w:tcW w:w="8516" w:type="dxa"/>
          </w:tcPr>
          <w:p w14:paraId="5357A04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Facet</w:t>
            </w:r>
          </w:p>
        </w:tc>
      </w:tr>
      <w:tr w:rsidR="00A0559A" w:rsidRPr="00807B87" w14:paraId="40D1D543" w14:textId="77777777" w:rsidTr="008D36B9">
        <w:tc>
          <w:tcPr>
            <w:tcW w:w="8516" w:type="dxa"/>
          </w:tcPr>
          <w:p w14:paraId="185512CC"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2BEE7D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A0559A" w:rsidRPr="00807B87" w14:paraId="134BFB3B" w14:textId="77777777" w:rsidTr="008D36B9">
        <w:tc>
          <w:tcPr>
            <w:tcW w:w="8516" w:type="dxa"/>
          </w:tcPr>
          <w:p w14:paraId="4CEF4C39"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143580D4" w14:textId="77777777" w:rsidTr="008D36B9">
        <w:tc>
          <w:tcPr>
            <w:tcW w:w="8516" w:type="dxa"/>
          </w:tcPr>
          <w:p w14:paraId="64F1B5B6"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27D4F88F"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30505FF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167D59CD"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61EAB841"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04AB8AF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43FE775A" w14:textId="77777777" w:rsidR="00A0559A" w:rsidRPr="00807B87" w:rsidRDefault="00A0559A" w:rsidP="008D36B9">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A0559A" w:rsidRPr="00807B87" w14:paraId="7336B8D2" w14:textId="77777777" w:rsidTr="008D36B9">
        <w:tc>
          <w:tcPr>
            <w:tcW w:w="8516" w:type="dxa"/>
          </w:tcPr>
          <w:p w14:paraId="639C034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4C59B55" w14:textId="77777777" w:rsidTr="008D36B9">
        <w:tc>
          <w:tcPr>
            <w:tcW w:w="8516" w:type="dxa"/>
          </w:tcPr>
          <w:p w14:paraId="155D3E10"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522A356" w14:textId="77777777" w:rsidR="00A0559A" w:rsidRPr="00807B87" w:rsidRDefault="00A0559A" w:rsidP="008D36B9">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0CE0E493" w14:textId="77777777" w:rsidR="00A0559A" w:rsidRPr="00807B87" w:rsidRDefault="00A0559A" w:rsidP="008D36B9">
            <w:pPr>
              <w:pStyle w:val="ListParagraph"/>
              <w:numPr>
                <w:ilvl w:val="0"/>
                <w:numId w:val="33"/>
              </w:numPr>
              <w:spacing w:line="360" w:lineRule="auto"/>
              <w:rPr>
                <w:rFonts w:cs="Times New Roman"/>
              </w:rPr>
            </w:pPr>
            <w:r w:rsidRPr="00807B87">
              <w:rPr>
                <w:rFonts w:cs="Times New Roman"/>
              </w:rPr>
              <w:t>Result view refreshed with the new filtered result.</w:t>
            </w:r>
          </w:p>
          <w:p w14:paraId="2AAD9613" w14:textId="77777777" w:rsidR="00A0559A" w:rsidRPr="00807B87" w:rsidRDefault="00A0559A" w:rsidP="008D36B9">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06312F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3DC8E09" w14:textId="77777777" w:rsidR="00A0559A" w:rsidRPr="00807B87" w:rsidRDefault="00A0559A" w:rsidP="008D36B9">
            <w:pPr>
              <w:pStyle w:val="ListParagraph"/>
              <w:numPr>
                <w:ilvl w:val="0"/>
                <w:numId w:val="34"/>
              </w:numPr>
              <w:spacing w:line="360" w:lineRule="auto"/>
              <w:rPr>
                <w:rFonts w:cs="Times New Roman"/>
              </w:rPr>
            </w:pPr>
            <w:r w:rsidRPr="00807B87">
              <w:rPr>
                <w:rFonts w:cs="Times New Roman"/>
              </w:rPr>
              <w:t>Open ontology with Protégé.</w:t>
            </w:r>
          </w:p>
          <w:p w14:paraId="4F41E176"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Annotate wanted partition value classes with hasRole annotation property.</w:t>
            </w:r>
          </w:p>
          <w:p w14:paraId="2D733ED0"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393D8E53"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0989DB0D"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08A52D7C"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Object Properties tab,</w:t>
            </w:r>
          </w:p>
          <w:p w14:paraId="43CEA485"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698A5E2D" w14:textId="77777777" w:rsidR="00A0559A" w:rsidRPr="00807B87" w:rsidRDefault="00A0559A" w:rsidP="008D36B9">
            <w:pPr>
              <w:pStyle w:val="ListParagraph"/>
              <w:numPr>
                <w:ilvl w:val="0"/>
                <w:numId w:val="34"/>
              </w:numPr>
              <w:spacing w:after="120" w:line="360" w:lineRule="auto"/>
              <w:rPr>
                <w:rFonts w:cs="Times New Roman"/>
              </w:rPr>
            </w:pPr>
            <w:r>
              <w:rPr>
                <w:rFonts w:cs="Times New Roman"/>
              </w:rPr>
              <w:t>Click OK</w:t>
            </w:r>
            <w:r w:rsidRPr="00807B87">
              <w:rPr>
                <w:rFonts w:cs="Times New Roman"/>
              </w:rPr>
              <w:t>.</w:t>
            </w:r>
          </w:p>
          <w:p w14:paraId="7C4BD8B5" w14:textId="77777777" w:rsidR="00A0559A" w:rsidRPr="00807B87" w:rsidRDefault="00A0559A" w:rsidP="008D36B9">
            <w:pPr>
              <w:pStyle w:val="ListParagraph"/>
              <w:keepNext/>
              <w:numPr>
                <w:ilvl w:val="0"/>
                <w:numId w:val="34"/>
              </w:numPr>
              <w:spacing w:after="120" w:line="360" w:lineRule="auto"/>
              <w:rPr>
                <w:rFonts w:cs="Times New Roman"/>
              </w:rPr>
            </w:pPr>
            <w:r w:rsidRPr="00807B87">
              <w:rPr>
                <w:rFonts w:cs="Times New Roman"/>
              </w:rPr>
              <w:t>Save ontology file.</w:t>
            </w:r>
          </w:p>
        </w:tc>
      </w:tr>
    </w:tbl>
    <w:p w14:paraId="2BE4BDDC" w14:textId="77777777" w:rsidR="00A0559A" w:rsidRPr="001543AD" w:rsidRDefault="00A0559A" w:rsidP="00A0559A">
      <w:pPr>
        <w:pStyle w:val="Caption"/>
        <w:spacing w:line="360" w:lineRule="auto"/>
      </w:pPr>
      <w:bookmarkStart w:id="123" w:name="_Ref268709230"/>
      <w:bookmarkStart w:id="124" w:name="_Toc269312573"/>
      <w:r>
        <w:t xml:space="preserve">Table </w:t>
      </w:r>
      <w:fldSimple w:instr=" SEQ Table \* ARABIC ">
        <w:r w:rsidR="00F06A24">
          <w:rPr>
            <w:noProof/>
          </w:rPr>
          <w:t>9</w:t>
        </w:r>
      </w:fldSimple>
      <w:r>
        <w:t>: Facet user story</w:t>
      </w:r>
      <w:bookmarkEnd w:id="123"/>
      <w:bookmarkEnd w:id="124"/>
    </w:p>
    <w:p w14:paraId="227C122D" w14:textId="77777777" w:rsidR="00990ED1" w:rsidRPr="00372545" w:rsidRDefault="00990ED1" w:rsidP="00CA4FD0">
      <w:pPr>
        <w:spacing w:line="360" w:lineRule="auto"/>
        <w:jc w:val="both"/>
      </w:pPr>
    </w:p>
    <w:p w14:paraId="365B72E9" w14:textId="3BD33636" w:rsidR="00666919" w:rsidRDefault="00EF5760" w:rsidP="00CA4FD0">
      <w:pPr>
        <w:pStyle w:val="Heading2"/>
        <w:spacing w:line="360" w:lineRule="auto"/>
      </w:pPr>
      <w:bookmarkStart w:id="125" w:name="_Ref268063913"/>
      <w:bookmarkStart w:id="126" w:name="_Toc269411825"/>
      <w:commentRangeStart w:id="127"/>
      <w:r>
        <w:t>Sushi Ontology</w:t>
      </w:r>
      <w:r w:rsidR="00A83825">
        <w:t xml:space="preserve"> Design</w:t>
      </w:r>
      <w:bookmarkEnd w:id="125"/>
      <w:bookmarkEnd w:id="126"/>
    </w:p>
    <w:p w14:paraId="601275CD" w14:textId="1CB98F03" w:rsidR="001C6D61" w:rsidRDefault="00E22934" w:rsidP="00CA4FD0">
      <w:pPr>
        <w:spacing w:line="36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891BD0" w:rsidP="00CA4FD0">
      <w:pPr>
        <w:pStyle w:val="Heading3"/>
        <w:spacing w:line="360" w:lineRule="auto"/>
        <w:rPr>
          <w:rFonts w:cs="Times New Roman"/>
        </w:rPr>
      </w:pPr>
      <w:bookmarkStart w:id="128" w:name="_Toc269411826"/>
      <w:commentRangeEnd w:id="127"/>
      <w:r>
        <w:rPr>
          <w:rStyle w:val="CommentReference"/>
          <w:rFonts w:eastAsiaTheme="minorEastAsia" w:cstheme="minorBidi"/>
          <w:b w:val="0"/>
          <w:bCs w:val="0"/>
          <w:color w:val="auto"/>
        </w:rPr>
        <w:commentReference w:id="127"/>
      </w:r>
      <w:r w:rsidR="00304C11" w:rsidRPr="00B951CD">
        <w:rPr>
          <w:rFonts w:cs="Times New Roman"/>
        </w:rPr>
        <w:t>Class Hierarchy</w:t>
      </w:r>
      <w:bookmarkEnd w:id="128"/>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129" w:name="_Ref267743703"/>
      <w:bookmarkStart w:id="130" w:name="_Toc269312598"/>
      <w:r>
        <w:t xml:space="preserve">Figure </w:t>
      </w:r>
      <w:fldSimple w:instr=" SEQ Figure \* ARABIC ">
        <w:r w:rsidR="00A6706C">
          <w:rPr>
            <w:noProof/>
          </w:rPr>
          <w:t>9</w:t>
        </w:r>
      </w:fldSimple>
      <w:bookmarkEnd w:id="129"/>
      <w:r>
        <w:t>: Class Hierarchy of the sushi ontology</w:t>
      </w:r>
      <w:bookmarkEnd w:id="130"/>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C431B2">
        <w:t xml:space="preserve">Figure </w:t>
      </w:r>
      <w:r w:rsidR="00C431B2">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w:t>
      </w:r>
      <w:proofErr w:type="spellStart"/>
      <w:r w:rsidR="00CC3B3F">
        <w:t>NamedSushi</w:t>
      </w:r>
      <w:proofErr w:type="spellEnd"/>
      <w:r w:rsidR="00CC3B3F">
        <w:t xml:space="preserve"> and </w:t>
      </w:r>
      <w:proofErr w:type="spellStart"/>
      <w:r w:rsidR="00CC3B3F">
        <w:t>SushiIngredient</w:t>
      </w:r>
      <w:proofErr w:type="spellEnd"/>
      <w:r w:rsidR="00CC3B3F">
        <w:t xml:space="preserve"> under the generic class Thing</w:t>
      </w:r>
      <w:r w:rsidR="00931B59">
        <w:t>.</w:t>
      </w:r>
      <w:r w:rsidR="008745EB">
        <w:t xml:space="preserve"> </w:t>
      </w:r>
      <w:proofErr w:type="spellStart"/>
      <w:r w:rsidR="008745EB">
        <w:t>NamedSushi</w:t>
      </w:r>
      <w:proofErr w:type="spellEnd"/>
      <w:r w:rsidR="008745EB">
        <w:t xml:space="preserve"> class describes different names of sushi such as </w:t>
      </w:r>
      <w:proofErr w:type="spellStart"/>
      <w:r w:rsidR="008745EB">
        <w:t>AvocadoMaki</w:t>
      </w:r>
      <w:proofErr w:type="spellEnd"/>
      <w:r w:rsidR="008745EB">
        <w:t xml:space="preserve"> and </w:t>
      </w:r>
      <w:proofErr w:type="spellStart"/>
      <w:r w:rsidR="008745EB">
        <w:t>BeefNigiri</w:t>
      </w:r>
      <w:proofErr w:type="spellEnd"/>
      <w:r w:rsidR="008745EB">
        <w:t xml:space="preserve">. While </w:t>
      </w:r>
      <w:proofErr w:type="spellStart"/>
      <w:r w:rsidR="008745EB">
        <w:t>SushiIngredient</w:t>
      </w:r>
      <w:proofErr w:type="spellEnd"/>
      <w:r w:rsidR="008745EB">
        <w:t xml:space="preserve">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proofErr w:type="spellStart"/>
      <w:r>
        <w:t>SushiIngredient</w:t>
      </w:r>
      <w:proofErr w:type="spellEnd"/>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 xml:space="preserve">expressions, like </w:t>
      </w:r>
      <w:proofErr w:type="spellStart"/>
      <w:r w:rsidR="00FE66ED">
        <w:t>vegetarianIngredients</w:t>
      </w:r>
      <w:proofErr w:type="spellEnd"/>
      <w:r w:rsidR="00FE66ED">
        <w:t xml:space="preserve">, </w:t>
      </w:r>
      <w:proofErr w:type="spellStart"/>
      <w:r w:rsidR="00FE66ED">
        <w:t>vegenIngredients</w:t>
      </w:r>
      <w:proofErr w:type="spellEnd"/>
      <w:r w:rsidR="00FE66ED">
        <w:t xml:space="preserve">, and </w:t>
      </w:r>
      <w:proofErr w:type="spellStart"/>
      <w:r w:rsidR="00FE66ED">
        <w:t>SpicyIngredients</w:t>
      </w:r>
      <w:proofErr w:type="spellEnd"/>
      <w:r w:rsidR="00FE66ED">
        <w:t>.</w:t>
      </w:r>
      <w:r w:rsidR="008C5083">
        <w:t xml:space="preserve"> </w:t>
      </w:r>
      <w:r w:rsidR="007B657C">
        <w:t xml:space="preserve">Any class under </w:t>
      </w:r>
      <w:proofErr w:type="spellStart"/>
      <w:r w:rsidR="007B657C">
        <w:t>sushiIngredient</w:t>
      </w:r>
      <w:proofErr w:type="spellEnd"/>
      <w:r w:rsidR="007B657C">
        <w:t xml:space="preserve">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w:t>
      </w:r>
      <w:proofErr w:type="spellStart"/>
      <w:r w:rsidR="003E29E0">
        <w:t>CookingStyle</w:t>
      </w:r>
      <w:proofErr w:type="spellEnd"/>
      <w:r w:rsidR="003E29E0">
        <w:t xml:space="preserve">, </w:t>
      </w:r>
      <w:r w:rsidR="008D3EE3">
        <w:t>Shape and S</w:t>
      </w:r>
      <w:r w:rsidR="00833E91">
        <w:t>weetness</w:t>
      </w:r>
      <w:r w:rsidR="008D3EE3">
        <w:t xml:space="preserve"> classes</w:t>
      </w:r>
      <w:r w:rsidR="002F6572">
        <w:t>. Spiciness class partition the spiciness into s</w:t>
      </w:r>
      <w:r w:rsidR="00710AFE">
        <w:t xml:space="preserve">picy and </w:t>
      </w:r>
      <w:proofErr w:type="spellStart"/>
      <w:r w:rsidR="00710AFE">
        <w:t>nonS</w:t>
      </w:r>
      <w:r w:rsidR="002F6572">
        <w:t>picy</w:t>
      </w:r>
      <w:proofErr w:type="spellEnd"/>
      <w:r w:rsidR="002F6572">
        <w:t>, and Sweetness into s</w:t>
      </w:r>
      <w:r w:rsidR="00710AFE">
        <w:t xml:space="preserve">weet and </w:t>
      </w:r>
      <w:proofErr w:type="spellStart"/>
      <w:r w:rsidR="00710AFE">
        <w:t>nonS</w:t>
      </w:r>
      <w:r w:rsidR="002F6572">
        <w:t>weet</w:t>
      </w:r>
      <w:proofErr w:type="spellEnd"/>
      <w:r w:rsidR="002F6572">
        <w: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131" w:name="_Toc269411827"/>
      <w:r w:rsidRPr="00B951CD">
        <w:rPr>
          <w:rFonts w:cs="Times New Roman"/>
        </w:rPr>
        <w:t>Properties</w:t>
      </w:r>
      <w:bookmarkEnd w:id="131"/>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132" w:name="_Ref267743782"/>
      <w:bookmarkStart w:id="133" w:name="_Toc269312599"/>
      <w:r>
        <w:t xml:space="preserve">Figure </w:t>
      </w:r>
      <w:fldSimple w:instr=" SEQ Figure \* ARABIC ">
        <w:r w:rsidR="00A6706C">
          <w:rPr>
            <w:noProof/>
          </w:rPr>
          <w:t>10</w:t>
        </w:r>
      </w:fldSimple>
      <w:bookmarkEnd w:id="132"/>
      <w:r>
        <w:t>: Object properties of the sushi ontology</w:t>
      </w:r>
      <w:bookmarkEnd w:id="133"/>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C431B2">
        <w:t xml:space="preserve">Figure </w:t>
      </w:r>
      <w:r w:rsidR="00C431B2">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proofErr w:type="spellStart"/>
      <w:proofErr w:type="gramStart"/>
      <w:r w:rsidR="00765A2F">
        <w:t>hasIngredient</w:t>
      </w:r>
      <w:proofErr w:type="spellEnd"/>
      <w:proofErr w:type="gramEnd"/>
      <w:r w:rsidR="00765A2F">
        <w:t xml:space="preserve"> object property play an important role since it connects </w:t>
      </w:r>
      <w:proofErr w:type="spellStart"/>
      <w:r w:rsidR="00765A2F">
        <w:t>NamedSushi</w:t>
      </w:r>
      <w:proofErr w:type="spellEnd"/>
      <w:r w:rsidR="00765A2F">
        <w:t xml:space="preserve"> class with </w:t>
      </w:r>
      <w:proofErr w:type="spellStart"/>
      <w:r w:rsidR="00765A2F">
        <w:t>SushiIngredients</w:t>
      </w:r>
      <w:proofErr w:type="spellEnd"/>
      <w:r w:rsidR="00765A2F">
        <w:t xml:space="preserve"> class.</w:t>
      </w:r>
      <w:r w:rsidR="00077026">
        <w:t xml:space="preserve"> The domain of </w:t>
      </w:r>
      <w:proofErr w:type="spellStart"/>
      <w:r w:rsidR="00077026">
        <w:t>hasIngredients</w:t>
      </w:r>
      <w:proofErr w:type="spellEnd"/>
      <w:r w:rsidR="00077026">
        <w:t xml:space="preserve"> </w:t>
      </w:r>
      <w:proofErr w:type="spellStart"/>
      <w:r w:rsidR="00077026">
        <w:t>NamedSushi</w:t>
      </w:r>
      <w:proofErr w:type="spellEnd"/>
      <w:r w:rsidR="00077026">
        <w:t xml:space="preserve"> and the range is </w:t>
      </w:r>
      <w:proofErr w:type="spellStart"/>
      <w:r w:rsidR="00077026">
        <w:t>SushiIngredients</w:t>
      </w:r>
      <w:proofErr w:type="spellEnd"/>
      <w:r w:rsidR="00077026">
        <w:t>.</w:t>
      </w:r>
      <w:r w:rsidR="00E83867">
        <w:t xml:space="preserve"> </w:t>
      </w:r>
      <w:r w:rsidR="00584CC5">
        <w:t xml:space="preserve">Any specified sushi query use </w:t>
      </w:r>
      <w:proofErr w:type="spellStart"/>
      <w:r w:rsidR="00584CC5">
        <w:t>hasIngredients</w:t>
      </w:r>
      <w:proofErr w:type="spellEnd"/>
      <w:r w:rsidR="00584CC5">
        <w:t xml:space="preserve">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proofErr w:type="spellStart"/>
      <w:r w:rsidR="005364FE">
        <w:t>hasSpicness</w:t>
      </w:r>
      <w:proofErr w:type="spellEnd"/>
      <w:r w:rsidR="005364FE">
        <w:t xml:space="preserve"> and </w:t>
      </w:r>
      <w:proofErr w:type="spellStart"/>
      <w:r w:rsidR="005364FE">
        <w:t>hasSweetness</w:t>
      </w:r>
      <w:proofErr w:type="spellEnd"/>
      <w:r w:rsidR="005364FE">
        <w:t xml:space="preserve"> represent test of sushi ingredients. </w:t>
      </w:r>
      <w:r w:rsidR="005E05FF">
        <w:t xml:space="preserve">They also represent the relations </w:t>
      </w:r>
      <w:r w:rsidR="00027578">
        <w:t>of</w:t>
      </w:r>
      <w:r w:rsidR="005E05FF">
        <w:t xml:space="preserve"> </w:t>
      </w:r>
      <w:proofErr w:type="spellStart"/>
      <w:r w:rsidR="00027578">
        <w:t>SushiIngredients</w:t>
      </w:r>
      <w:proofErr w:type="spellEnd"/>
      <w:r w:rsidR="00027578">
        <w:t xml:space="preserve"> and wither they are spicy, </w:t>
      </w:r>
      <w:proofErr w:type="spellStart"/>
      <w:r w:rsidR="00027578">
        <w:t>nonSpicy</w:t>
      </w:r>
      <w:proofErr w:type="spellEnd"/>
      <w:r w:rsidR="00027578">
        <w:t xml:space="preserve">, sweet, or </w:t>
      </w:r>
      <w:proofErr w:type="spellStart"/>
      <w:proofErr w:type="gramStart"/>
      <w:r w:rsidR="00027578">
        <w:t>nonSweet</w:t>
      </w:r>
      <w:proofErr w:type="spellEnd"/>
      <w:proofErr w:type="gramEnd"/>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w:t>
      </w:r>
      <w:proofErr w:type="spellStart"/>
      <w:r w:rsidR="00857738">
        <w:t>hasShape</w:t>
      </w:r>
      <w:proofErr w:type="spellEnd"/>
      <w:r w:rsidR="00857738">
        <w:t xml:space="preserve"> which illustrates </w:t>
      </w:r>
      <w:r w:rsidR="00992D2A">
        <w:t xml:space="preserve">the relation between a shape and a </w:t>
      </w:r>
      <w:proofErr w:type="spellStart"/>
      <w:r w:rsidR="00992D2A">
        <w:t>NamedSushi</w:t>
      </w:r>
      <w:proofErr w:type="spellEnd"/>
      <w:r w:rsidR="00992D2A">
        <w:t>.</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134" w:name="_Ref267743807"/>
      <w:bookmarkStart w:id="135" w:name="_Toc269312600"/>
      <w:r>
        <w:t xml:space="preserve">Figure </w:t>
      </w:r>
      <w:fldSimple w:instr=" SEQ Figure \* ARABIC ">
        <w:r w:rsidR="00A6706C">
          <w:rPr>
            <w:noProof/>
          </w:rPr>
          <w:t>11</w:t>
        </w:r>
      </w:fldSimple>
      <w:bookmarkEnd w:id="134"/>
      <w:r>
        <w:t>: Data properties of the sushi ontology</w:t>
      </w:r>
      <w:bookmarkEnd w:id="135"/>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C431B2">
        <w:t xml:space="preserve">Figure </w:t>
      </w:r>
      <w:r w:rsidR="00C431B2">
        <w:rPr>
          <w:noProof/>
        </w:rPr>
        <w:t>7</w:t>
      </w:r>
      <w:r>
        <w:fldChar w:fldCharType="end"/>
      </w:r>
      <w:r>
        <w:t xml:space="preserve"> </w:t>
      </w:r>
      <w:r w:rsidR="001935A9">
        <w:t xml:space="preserve">illustrates the data properties used in the ontology. There are two properties </w:t>
      </w:r>
      <w:proofErr w:type="spellStart"/>
      <w:r w:rsidR="001935A9">
        <w:t>hasCalories</w:t>
      </w:r>
      <w:proofErr w:type="spellEnd"/>
      <w:r w:rsidR="001935A9">
        <w:t xml:space="preserve"> that link specific sushi platter </w:t>
      </w:r>
      <w:r w:rsidR="007919D5">
        <w:t xml:space="preserve">and its caloric value. In the other hand, </w:t>
      </w:r>
      <w:proofErr w:type="spellStart"/>
      <w:r w:rsidR="007919D5">
        <w:t>hasPrice</w:t>
      </w:r>
      <w:proofErr w:type="spellEnd"/>
      <w:r w:rsidR="007919D5">
        <w:t xml:space="preserv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136" w:name="_Ref267743824"/>
      <w:bookmarkStart w:id="137" w:name="_Toc269312601"/>
      <w:r>
        <w:t xml:space="preserve">Figure </w:t>
      </w:r>
      <w:fldSimple w:instr=" SEQ Figure \* ARABIC ">
        <w:r w:rsidR="00A6706C">
          <w:rPr>
            <w:noProof/>
          </w:rPr>
          <w:t>12</w:t>
        </w:r>
      </w:fldSimple>
      <w:bookmarkEnd w:id="136"/>
      <w:r>
        <w:t>: Annotations properties of the sushi ontology</w:t>
      </w:r>
      <w:bookmarkEnd w:id="137"/>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C431B2">
        <w:t xml:space="preserve">Figure </w:t>
      </w:r>
      <w:r w:rsidR="00C431B2">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proofErr w:type="gramStart"/>
      <w:r w:rsidR="00242F1F">
        <w:t>hasRole</w:t>
      </w:r>
      <w:proofErr w:type="gramEnd"/>
      <w:r w:rsidR="00242F1F">
        <w:t xml:space="preserve"> property is used in identifying the role played by as certain class such as a role of a filter, facet, or </w:t>
      </w:r>
      <w:r w:rsidR="00442F6A">
        <w:t>ingredient class.</w:t>
      </w:r>
      <w:r w:rsidR="00B81FA2">
        <w:t xml:space="preserve"> </w:t>
      </w:r>
      <w:proofErr w:type="gramStart"/>
      <w:r w:rsidR="00B81FA2">
        <w:t>suffix</w:t>
      </w:r>
      <w:proofErr w:type="gramEnd"/>
      <w:r w:rsidR="00B81FA2">
        <w:t xml:space="preserve">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138" w:name="_Toc269411828"/>
      <w:r w:rsidRPr="00B951CD">
        <w:rPr>
          <w:rFonts w:cs="Times New Roman"/>
        </w:rPr>
        <w:t>Expressing Semantics</w:t>
      </w:r>
      <w:bookmarkEnd w:id="138"/>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139" w:name="_Ref267743853"/>
      <w:bookmarkStart w:id="140" w:name="_Toc269312602"/>
      <w:r>
        <w:t xml:space="preserve">Figure </w:t>
      </w:r>
      <w:fldSimple w:instr=" SEQ Figure \* ARABIC ">
        <w:r w:rsidR="00A6706C">
          <w:rPr>
            <w:noProof/>
          </w:rPr>
          <w:t>13</w:t>
        </w:r>
      </w:fldSimple>
      <w:bookmarkEnd w:id="139"/>
      <w:r>
        <w:t xml:space="preserve">: Semantics of </w:t>
      </w:r>
      <w:proofErr w:type="spellStart"/>
      <w:r>
        <w:t>EggOmlete</w:t>
      </w:r>
      <w:proofErr w:type="spellEnd"/>
      <w:r>
        <w:t xml:space="preserve"> class</w:t>
      </w:r>
      <w:bookmarkEnd w:id="140"/>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C431B2">
        <w:t xml:space="preserve">Figure </w:t>
      </w:r>
      <w:r w:rsidR="00C431B2">
        <w:rPr>
          <w:noProof/>
        </w:rPr>
        <w:t>9</w:t>
      </w:r>
      <w:r>
        <w:fldChar w:fldCharType="end"/>
      </w:r>
      <w:r>
        <w:t xml:space="preserve"> </w:t>
      </w:r>
      <w:r w:rsidR="00EC1442">
        <w:t xml:space="preserve">shows </w:t>
      </w:r>
      <w:r w:rsidR="00816752">
        <w:t xml:space="preserve">the semantics of </w:t>
      </w:r>
      <w:proofErr w:type="spellStart"/>
      <w:r w:rsidR="0080594E">
        <w:t>EggOmlete</w:t>
      </w:r>
      <w:proofErr w:type="spellEnd"/>
      <w:r w:rsidR="0080594E">
        <w:t xml:space="preserve"> under </w:t>
      </w:r>
      <w:proofErr w:type="spellStart"/>
      <w:r w:rsidR="0080594E">
        <w:t>SushiIngredient</w:t>
      </w:r>
      <w:proofErr w:type="spellEnd"/>
      <w:r w:rsidR="0080594E">
        <w:t xml:space="preserve"> class.</w:t>
      </w:r>
      <w:r w:rsidR="00914311">
        <w:t xml:space="preserve"> </w:t>
      </w:r>
      <w:r w:rsidR="003819E7">
        <w:t xml:space="preserve">This semantics state the taste </w:t>
      </w:r>
      <w:r w:rsidR="00A514B0">
        <w:t xml:space="preserve">of </w:t>
      </w:r>
      <w:proofErr w:type="spellStart"/>
      <w:r w:rsidR="00A514B0">
        <w:t>EggOmlete</w:t>
      </w:r>
      <w:proofErr w:type="spellEnd"/>
      <w:r w:rsidR="00A514B0">
        <w:t xml:space="preserve"> is </w:t>
      </w:r>
      <w:proofErr w:type="spellStart"/>
      <w:r w:rsidR="00A514B0">
        <w:t>NonSpicy</w:t>
      </w:r>
      <w:proofErr w:type="spellEnd"/>
      <w:r w:rsidR="00A514B0">
        <w:t xml:space="preserve"> and it is Sweet</w:t>
      </w:r>
      <w:r w:rsidR="004B22D6">
        <w:t xml:space="preserve"> by using the object property </w:t>
      </w:r>
      <w:proofErr w:type="spellStart"/>
      <w:r w:rsidR="004B22D6">
        <w:t>hasSpiciness</w:t>
      </w:r>
      <w:proofErr w:type="spellEnd"/>
      <w:r w:rsidR="004B22D6">
        <w:t xml:space="preserve"> and </w:t>
      </w:r>
      <w:proofErr w:type="spellStart"/>
      <w:r w:rsidR="004B22D6">
        <w:t>hasSweetness</w:t>
      </w:r>
      <w:proofErr w:type="spellEnd"/>
      <w:r w:rsidR="004B22D6">
        <w:t xml:space="preserve">.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141" w:name="_Ref267743873"/>
      <w:bookmarkStart w:id="142" w:name="_Toc269312603"/>
      <w:r>
        <w:t xml:space="preserve">Figure </w:t>
      </w:r>
      <w:fldSimple w:instr=" SEQ Figure \* ARABIC ">
        <w:r w:rsidR="00A6706C">
          <w:rPr>
            <w:noProof/>
          </w:rPr>
          <w:t>14</w:t>
        </w:r>
      </w:fldSimple>
      <w:bookmarkEnd w:id="141"/>
      <w:r>
        <w:t xml:space="preserve">:Semantics of </w:t>
      </w:r>
      <w:proofErr w:type="spellStart"/>
      <w:r>
        <w:t>SpicyIng</w:t>
      </w:r>
      <w:proofErr w:type="spellEnd"/>
      <w:r>
        <w:t xml:space="preserve"> class</w:t>
      </w:r>
      <w:bookmarkEnd w:id="142"/>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C431B2">
        <w:t xml:space="preserve">Figure </w:t>
      </w:r>
      <w:r w:rsidR="00C431B2">
        <w:rPr>
          <w:noProof/>
        </w:rPr>
        <w:t>10</w:t>
      </w:r>
      <w:r>
        <w:fldChar w:fldCharType="end"/>
      </w:r>
      <w:r w:rsidR="005025DF">
        <w:t xml:space="preserve"> states t</w:t>
      </w:r>
      <w:r w:rsidR="00834983">
        <w:t xml:space="preserve">he semantics of </w:t>
      </w:r>
      <w:proofErr w:type="spellStart"/>
      <w:r w:rsidR="00834983">
        <w:t>SpicyIng</w:t>
      </w:r>
      <w:proofErr w:type="spellEnd"/>
      <w:r w:rsidR="00834983">
        <w:t xml:space="preserve"> class. The meaning of this semantics is any </w:t>
      </w:r>
      <w:proofErr w:type="spellStart"/>
      <w:r w:rsidR="00834983">
        <w:t>SushiIngredinet</w:t>
      </w:r>
      <w:proofErr w:type="spellEnd"/>
      <w:r w:rsidR="00834983">
        <w:t xml:space="preserve"> that is Spicy. </w:t>
      </w:r>
      <w:r w:rsidR="00E31883">
        <w:t>The sweet characteristic could be able here also</w:t>
      </w:r>
      <w:r w:rsidR="00EB2547">
        <w:t xml:space="preserve"> using </w:t>
      </w:r>
      <w:proofErr w:type="spellStart"/>
      <w:r w:rsidR="00EB2547">
        <w:t>hasSweetness</w:t>
      </w:r>
      <w:proofErr w:type="spellEnd"/>
      <w:r w:rsidR="00EB2547">
        <w:t xml:space="preserve">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43" w:name="_Ref267743899"/>
      <w:bookmarkStart w:id="144" w:name="_Toc269312604"/>
      <w:r>
        <w:t xml:space="preserve">Figure </w:t>
      </w:r>
      <w:fldSimple w:instr=" SEQ Figure \* ARABIC ">
        <w:r w:rsidR="00A6706C">
          <w:rPr>
            <w:noProof/>
          </w:rPr>
          <w:t>15</w:t>
        </w:r>
      </w:fldSimple>
      <w:bookmarkEnd w:id="143"/>
      <w:r>
        <w:t xml:space="preserve">: Semantics of </w:t>
      </w:r>
      <w:proofErr w:type="spellStart"/>
      <w:r>
        <w:t>AvocadoMaki</w:t>
      </w:r>
      <w:proofErr w:type="spellEnd"/>
      <w:r>
        <w:t xml:space="preserve"> class</w:t>
      </w:r>
      <w:bookmarkEnd w:id="144"/>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rsidR="00C431B2">
        <w:t xml:space="preserve">Figure </w:t>
      </w:r>
      <w:r w:rsidR="00C431B2">
        <w:rPr>
          <w:noProof/>
        </w:rPr>
        <w:t>11</w:t>
      </w:r>
      <w:r>
        <w:fldChar w:fldCharType="end"/>
      </w:r>
      <w:r w:rsidR="00890E24">
        <w:t xml:space="preserve"> illustrates </w:t>
      </w:r>
      <w:r w:rsidR="00A27886">
        <w:t xml:space="preserve">the semantics of a </w:t>
      </w:r>
      <w:proofErr w:type="spellStart"/>
      <w:r w:rsidR="00A27886">
        <w:t>NamedSushi</w:t>
      </w:r>
      <w:proofErr w:type="spellEnd"/>
      <w:r w:rsidR="00A27886">
        <w:t xml:space="preserve"> class </w:t>
      </w:r>
      <w:proofErr w:type="spellStart"/>
      <w:r w:rsidR="00A07808">
        <w:t>AvocadoMaki</w:t>
      </w:r>
      <w:proofErr w:type="spellEnd"/>
      <w:r w:rsidR="00A07808">
        <w:t>.</w:t>
      </w:r>
      <w:r w:rsidR="00BD35DC">
        <w:t xml:space="preserve"> The first one </w:t>
      </w:r>
      <w:r w:rsidR="00862813">
        <w:t>specifies</w:t>
      </w:r>
      <w:r w:rsidR="00596199">
        <w:t xml:space="preserve"> a suitable category for </w:t>
      </w:r>
      <w:proofErr w:type="spellStart"/>
      <w:r w:rsidR="00862813">
        <w:t>AvocadoMaki</w:t>
      </w:r>
      <w:proofErr w:type="spellEnd"/>
      <w:r w:rsidR="00862813">
        <w:t xml:space="preserve"> that</w:t>
      </w:r>
      <w:r w:rsidR="00596199">
        <w:t xml:space="preserve"> is Maki Category.</w:t>
      </w:r>
      <w:r w:rsidR="00862813">
        <w:t xml:space="preserve"> </w:t>
      </w:r>
      <w:proofErr w:type="spellStart"/>
      <w:proofErr w:type="gramStart"/>
      <w:r w:rsidR="00862813">
        <w:t>hasIngredient</w:t>
      </w:r>
      <w:proofErr w:type="spellEnd"/>
      <w:proofErr w:type="gramEnd"/>
      <w:r w:rsidR="00862813">
        <w:t xml:space="preserve"> property is used to specify </w:t>
      </w:r>
      <w:r w:rsidR="004D5544">
        <w:t xml:space="preserve">the ingredients of </w:t>
      </w:r>
      <w:proofErr w:type="spellStart"/>
      <w:r w:rsidR="004D5544">
        <w:t>AvocadoMaki</w:t>
      </w:r>
      <w:proofErr w:type="spellEnd"/>
      <w:r w:rsidR="004D5544">
        <w:t xml:space="preserve">.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proofErr w:type="gramStart"/>
      <w:r w:rsidR="00FF7C12">
        <w:t xml:space="preserve">Rest of </w:t>
      </w:r>
      <w:proofErr w:type="spellStart"/>
      <w:r w:rsidR="00FF7C12">
        <w:t>SushiIngredients’s</w:t>
      </w:r>
      <w:proofErr w:type="spellEnd"/>
      <w:r w:rsidR="00FF7C12">
        <w:t xml:space="preserve"> subclasses are</w:t>
      </w:r>
      <w:proofErr w:type="gramEnd"/>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C431B2">
        <w:t xml:space="preserve">Figure </w:t>
      </w:r>
      <w:r w:rsidR="00C431B2">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C431B2">
        <w:t xml:space="preserve">Figure </w:t>
      </w:r>
      <w:r w:rsidR="00C431B2">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C431B2">
        <w:t xml:space="preserve">Figure </w:t>
      </w:r>
      <w:r w:rsidR="00C431B2">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C431B2">
        <w:t xml:space="preserve">Figure </w:t>
      </w:r>
      <w:r w:rsidR="00C431B2">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45" w:name="_Ref267743977"/>
      <w:bookmarkStart w:id="146" w:name="_Toc269312605"/>
      <w:r>
        <w:t xml:space="preserve">Figure </w:t>
      </w:r>
      <w:fldSimple w:instr=" SEQ Figure \* ARABIC ">
        <w:r w:rsidR="00A6706C">
          <w:rPr>
            <w:noProof/>
          </w:rPr>
          <w:t>16</w:t>
        </w:r>
      </w:fldSimple>
      <w:bookmarkEnd w:id="145"/>
      <w:r>
        <w:t>: Basic annotations diagram of sushi ontology</w:t>
      </w:r>
      <w:bookmarkEnd w:id="146"/>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47" w:name="_Ref267744028"/>
      <w:bookmarkStart w:id="148" w:name="_Toc269312606"/>
      <w:r>
        <w:t xml:space="preserve">Figure </w:t>
      </w:r>
      <w:fldSimple w:instr=" SEQ Figure \* ARABIC ">
        <w:r w:rsidR="00A6706C">
          <w:rPr>
            <w:noProof/>
          </w:rPr>
          <w:t>17</w:t>
        </w:r>
      </w:fldSimple>
      <w:bookmarkEnd w:id="147"/>
      <w:r>
        <w:t xml:space="preserve">: hasRole annotation used in </w:t>
      </w:r>
      <w:proofErr w:type="spellStart"/>
      <w:r>
        <w:t>NamedSushi</w:t>
      </w:r>
      <w:proofErr w:type="spellEnd"/>
      <w:r>
        <w:t xml:space="preserve"> class</w:t>
      </w:r>
      <w:bookmarkEnd w:id="148"/>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C431B2">
        <w:t xml:space="preserve">Figure </w:t>
      </w:r>
      <w:r w:rsidR="00C431B2">
        <w:rPr>
          <w:noProof/>
        </w:rPr>
        <w:t>13</w:t>
      </w:r>
      <w:r>
        <w:fldChar w:fldCharType="end"/>
      </w:r>
      <w:r w:rsidR="0075695C">
        <w:t xml:space="preserve"> shows that </w:t>
      </w:r>
      <w:proofErr w:type="spellStart"/>
      <w:r w:rsidR="0075695C">
        <w:t>NamedSushi</w:t>
      </w:r>
      <w:proofErr w:type="spellEnd"/>
      <w:r w:rsidR="0075695C">
        <w:t xml:space="preserve">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49" w:name="_Ref267744039"/>
      <w:bookmarkStart w:id="150" w:name="_Toc269312607"/>
      <w:r>
        <w:t xml:space="preserve">Figure </w:t>
      </w:r>
      <w:fldSimple w:instr=" SEQ Figure \* ARABIC ">
        <w:r w:rsidR="00A6706C">
          <w:rPr>
            <w:noProof/>
          </w:rPr>
          <w:t>18</w:t>
        </w:r>
      </w:fldSimple>
      <w:bookmarkEnd w:id="149"/>
      <w:r>
        <w:t xml:space="preserve">: hasRole annotation used in </w:t>
      </w:r>
      <w:proofErr w:type="spellStart"/>
      <w:r>
        <w:t>SushiIngredient</w:t>
      </w:r>
      <w:proofErr w:type="spellEnd"/>
      <w:r>
        <w:t xml:space="preserve"> class</w:t>
      </w:r>
      <w:bookmarkEnd w:id="150"/>
    </w:p>
    <w:p w14:paraId="43CFCF0E" w14:textId="2A8ED636" w:rsidR="000B737F" w:rsidRDefault="00EE500F" w:rsidP="00CA4FD0">
      <w:pPr>
        <w:spacing w:line="360" w:lineRule="auto"/>
        <w:jc w:val="both"/>
      </w:pPr>
      <w:proofErr w:type="gramStart"/>
      <w:r>
        <w:t>hasRole</w:t>
      </w:r>
      <w:proofErr w:type="gramEnd"/>
      <w:r>
        <w:t xml:space="preserv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C431B2">
        <w:t xml:space="preserve">Figure </w:t>
      </w:r>
      <w:r w:rsidR="00C431B2">
        <w:rPr>
          <w:noProof/>
        </w:rPr>
        <w:t>14</w:t>
      </w:r>
      <w:r w:rsidR="00B94F8D">
        <w:fldChar w:fldCharType="end"/>
      </w:r>
      <w:r w:rsidR="0055218B">
        <w:t xml:space="preserve">, </w:t>
      </w:r>
      <w:proofErr w:type="spellStart"/>
      <w:r w:rsidR="0055218B">
        <w:t>SushiIngredient</w:t>
      </w:r>
      <w:proofErr w:type="spellEnd"/>
      <w:r w:rsidR="0055218B">
        <w:t xml:space="preserve"> Class is annotated using hasRole annotation property with the constant value “IngClass” to </w:t>
      </w:r>
      <w:r w:rsidR="009D11AD">
        <w:t xml:space="preserve">indicate that </w:t>
      </w:r>
      <w:proofErr w:type="spellStart"/>
      <w:r w:rsidR="00F16DC5">
        <w:t>SushiIngredient</w:t>
      </w:r>
      <w:proofErr w:type="spellEnd"/>
      <w:r w:rsidR="00F16DC5">
        <w:t xml:space="preserve">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51" w:name="_Ref267744049"/>
      <w:bookmarkStart w:id="152" w:name="_Toc269312608"/>
      <w:r>
        <w:t xml:space="preserve">Figure </w:t>
      </w:r>
      <w:fldSimple w:instr=" SEQ Figure \* ARABIC ">
        <w:r w:rsidR="00A6706C">
          <w:rPr>
            <w:noProof/>
          </w:rPr>
          <w:t>19</w:t>
        </w:r>
      </w:fldSimple>
      <w:bookmarkEnd w:id="151"/>
      <w:r>
        <w:t xml:space="preserve">: The use of hasRole annotation property in </w:t>
      </w:r>
      <w:proofErr w:type="spellStart"/>
      <w:r>
        <w:t>hasIngredient</w:t>
      </w:r>
      <w:proofErr w:type="spellEnd"/>
      <w:r>
        <w:t xml:space="preserve"> object property</w:t>
      </w:r>
      <w:bookmarkEnd w:id="152"/>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C431B2">
        <w:t xml:space="preserve">Figure </w:t>
      </w:r>
      <w:r w:rsidR="00C431B2">
        <w:rPr>
          <w:noProof/>
        </w:rPr>
        <w:t>15</w:t>
      </w:r>
      <w:r>
        <w:fldChar w:fldCharType="end"/>
      </w:r>
      <w:r w:rsidR="002C6E73">
        <w:t xml:space="preserve"> shows the use of hasRole annotation property </w:t>
      </w:r>
      <w:r w:rsidR="008C2C4F">
        <w:t xml:space="preserve">in </w:t>
      </w:r>
      <w:proofErr w:type="spellStart"/>
      <w:r w:rsidR="008C2C4F">
        <w:t>hasIngredient</w:t>
      </w:r>
      <w:proofErr w:type="spellEnd"/>
      <w:r w:rsidR="008C2C4F">
        <w:t xml:space="preserve"> object prop</w:t>
      </w:r>
      <w:r w:rsidR="00D40616">
        <w:t xml:space="preserve">erty. </w:t>
      </w:r>
      <w:r w:rsidR="00571F23">
        <w:t xml:space="preserve">It means </w:t>
      </w:r>
      <w:proofErr w:type="spellStart"/>
      <w:r w:rsidR="00571F23">
        <w:t>hasIngredient</w:t>
      </w:r>
      <w:proofErr w:type="spellEnd"/>
      <w:r w:rsidR="00571F23">
        <w:t xml:space="preserve">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proofErr w:type="gramStart"/>
      <w:r>
        <w:t>hasRole</w:t>
      </w:r>
      <w:proofErr w:type="gramEnd"/>
      <w:r>
        <w:t xml:space="preserv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C431B2">
        <w:t xml:space="preserve">Figure </w:t>
      </w:r>
      <w:r w:rsidR="00C431B2">
        <w:rPr>
          <w:noProof/>
        </w:rPr>
        <w:t>16</w:t>
      </w:r>
      <w:r w:rsidR="00274417">
        <w:fldChar w:fldCharType="end"/>
      </w:r>
      <w:r w:rsidR="00274417">
        <w:t xml:space="preserve"> shows that </w:t>
      </w:r>
      <w:proofErr w:type="spellStart"/>
      <w:r w:rsidR="00274417">
        <w:t>VeganIngredient</w:t>
      </w:r>
      <w:proofErr w:type="spellEnd"/>
      <w:r w:rsidR="00274417">
        <w:t xml:space="preserve">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53" w:name="_Ref267745615"/>
      <w:bookmarkStart w:id="154" w:name="_Toc269312609"/>
      <w:r>
        <w:t xml:space="preserve">Figure </w:t>
      </w:r>
      <w:fldSimple w:instr=" SEQ Figure \* ARABIC ">
        <w:r w:rsidR="00A6706C">
          <w:rPr>
            <w:noProof/>
          </w:rPr>
          <w:t>20</w:t>
        </w:r>
      </w:fldSimple>
      <w:bookmarkEnd w:id="153"/>
      <w:r>
        <w:t xml:space="preserve">: hasRole annotation property used to determine </w:t>
      </w:r>
      <w:proofErr w:type="spellStart"/>
      <w:r>
        <w:t>VeganIngredient</w:t>
      </w:r>
      <w:proofErr w:type="spellEnd"/>
      <w:r>
        <w:t xml:space="preserve"> as a filter</w:t>
      </w:r>
      <w:bookmarkEnd w:id="154"/>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C431B2">
        <w:t xml:space="preserve">Figure </w:t>
      </w:r>
      <w:r w:rsidR="00C431B2">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C431B2">
        <w:t xml:space="preserve">Figure </w:t>
      </w:r>
      <w:r w:rsidR="00C431B2">
        <w:rPr>
          <w:noProof/>
        </w:rPr>
        <w:t>17</w:t>
      </w:r>
      <w:r w:rsidR="00335354">
        <w:fldChar w:fldCharType="end"/>
      </w:r>
      <w:r w:rsidR="00335354">
        <w:t xml:space="preserve"> </w:t>
      </w:r>
      <w:r w:rsidR="00263908">
        <w:t xml:space="preserve">shows the use of </w:t>
      </w:r>
      <w:proofErr w:type="gramStart"/>
      <w:r w:rsidR="00263908">
        <w:t>two annotation</w:t>
      </w:r>
      <w:proofErr w:type="gramEnd"/>
      <w:r w:rsidR="00263908">
        <w:t xml:space="preserve">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w:t>
      </w:r>
      <w:proofErr w:type="spellStart"/>
      <w:r w:rsidR="008F6696">
        <w:t>hasSweetness</w:t>
      </w:r>
      <w:proofErr w:type="spellEnd"/>
      <w:r w:rsidR="008F6696">
        <w:t xml:space="preserve"> object property shown in </w:t>
      </w:r>
      <w:r w:rsidR="008F6696">
        <w:fldChar w:fldCharType="begin"/>
      </w:r>
      <w:r w:rsidR="008F6696">
        <w:instrText xml:space="preserve"> REF _Ref267743782 \h </w:instrText>
      </w:r>
      <w:r w:rsidR="008F6696">
        <w:fldChar w:fldCharType="separate"/>
      </w:r>
      <w:r w:rsidR="00C431B2">
        <w:t xml:space="preserve">Figure </w:t>
      </w:r>
      <w:r w:rsidR="00C431B2">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55" w:name="_Ref267746329"/>
      <w:bookmarkStart w:id="156" w:name="_Toc269312610"/>
      <w:r>
        <w:t xml:space="preserve">Figure </w:t>
      </w:r>
      <w:fldSimple w:instr=" SEQ Figure \* ARABIC ">
        <w:r w:rsidR="00A6706C">
          <w:rPr>
            <w:noProof/>
          </w:rPr>
          <w:t>21</w:t>
        </w:r>
      </w:fldSimple>
      <w:bookmarkEnd w:id="155"/>
      <w:r>
        <w:t>: Facets are determined in the ontology</w:t>
      </w:r>
      <w:bookmarkEnd w:id="156"/>
    </w:p>
    <w:p w14:paraId="6B57EA1E" w14:textId="77777777" w:rsidR="00A0559A" w:rsidRDefault="00A0559A" w:rsidP="00A0559A">
      <w:pPr>
        <w:pStyle w:val="Heading2"/>
        <w:spacing w:line="360" w:lineRule="auto"/>
      </w:pPr>
      <w:bookmarkStart w:id="157" w:name="_Toc269411829"/>
      <w:r>
        <w:t>Conclusion</w:t>
      </w:r>
      <w:bookmarkEnd w:id="157"/>
    </w:p>
    <w:p w14:paraId="26BD641B" w14:textId="77777777" w:rsidR="00A0559A" w:rsidRDefault="00A0559A" w:rsidP="00A0559A">
      <w:pPr>
        <w:spacing w:line="360" w:lineRule="auto"/>
        <w:jc w:val="both"/>
      </w:pPr>
      <w:r>
        <w:t>This chapter presented the design process of the important aspects of the project. It started with the design of the sushi ontology that was used mainly with the tool. Then it moves to the design of different user stories, which have the role of determining the functionalities of the System. Finally, it shows the design process of the UI based on the ontology that was in used, and the user stories that specify the functionalities of the UI.</w:t>
      </w:r>
    </w:p>
    <w:p w14:paraId="4AB6262A" w14:textId="77777777" w:rsidR="00A0559A" w:rsidRDefault="00A0559A" w:rsidP="00A0559A">
      <w:pPr>
        <w:spacing w:line="360" w:lineRule="auto"/>
        <w:jc w:val="both"/>
      </w:pPr>
    </w:p>
    <w:p w14:paraId="48E3089A" w14:textId="77777777" w:rsidR="00A0559A" w:rsidRPr="00B00FF3" w:rsidRDefault="00A0559A" w:rsidP="00A0559A">
      <w:pPr>
        <w:spacing w:line="360" w:lineRule="auto"/>
        <w:jc w:val="both"/>
      </w:pPr>
      <w:r>
        <w:t>The next chapter gives details of the implementation process of the 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58" w:name="_Toc269411830"/>
      <w:r w:rsidRPr="00D46C40">
        <w:rPr>
          <w:rFonts w:cs="Times New Roman"/>
        </w:rPr>
        <w:t>IMPLEMENTATION</w:t>
      </w:r>
      <w:bookmarkEnd w:id="158"/>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59" w:name="_Toc269411831"/>
      <w:r>
        <w:t>User Interface Implementation</w:t>
      </w:r>
      <w:bookmarkEnd w:id="159"/>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60" w:name="_Toc269411832"/>
      <w:r>
        <w:t>Java</w:t>
      </w:r>
      <w:bookmarkEnd w:id="160"/>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proofErr w:type="gramStart"/>
      <w:r w:rsidR="00BD473A">
        <w:t>java</w:t>
      </w:r>
      <w:r w:rsidR="00560962">
        <w:t xml:space="preserve"> </w:t>
      </w:r>
      <w:r w:rsidR="00BD473A">
        <w:t>programming</w:t>
      </w:r>
      <w:proofErr w:type="gramEnd"/>
      <w:r w:rsidR="00BD473A">
        <w:t xml:space="preserve">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w:t>
      </w:r>
      <w:proofErr w:type="spellStart"/>
      <w:r w:rsidR="0038087E">
        <w:t>jave</w:t>
      </w:r>
      <w:proofErr w:type="spellEnd"/>
      <w:r w:rsidR="0038087E">
        <w:t xml:space="preser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67D4CFD2"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proofErr w:type="gramStart"/>
      <w:r w:rsidR="00B151AD">
        <w:t>the</w:t>
      </w:r>
      <w:proofErr w:type="gramEnd"/>
      <w:r w:rsidR="00B151AD">
        <w:t xml:space="preserve"> program is written as plan text then it gets compiled to </w:t>
      </w:r>
      <w:proofErr w:type="spellStart"/>
      <w:r w:rsidR="00B151AD">
        <w:t>bytecode</w:t>
      </w:r>
      <w:r w:rsidR="008651D7">
        <w:t>s</w:t>
      </w:r>
      <w:proofErr w:type="spellEnd"/>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 xml:space="preserve">have </w:t>
      </w:r>
      <w:proofErr w:type="gramStart"/>
      <w:r w:rsidR="00EB30DA">
        <w:t>consist</w:t>
      </w:r>
      <w:proofErr w:type="gramEnd"/>
      <w:r w:rsidR="00EB30DA">
        <w:t xml:space="preserve"> of software part that lay on the top of the second part which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61" w:name="_Toc269411833"/>
      <w:r>
        <w:t>Maven</w:t>
      </w:r>
      <w:bookmarkEnd w:id="161"/>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5E0DA9F7"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w:t>
      </w:r>
      <w:proofErr w:type="gramStart"/>
      <w:r>
        <w:t>defines</w:t>
      </w:r>
      <w:proofErr w:type="gramEnd"/>
      <w:r>
        <w:t xml:space="preserve"> maven as knowledge accumulation. </w:t>
      </w:r>
      <w:r w:rsidR="004B045F">
        <w:t xml:space="preserve">It is </w:t>
      </w:r>
      <w:proofErr w:type="gramStart"/>
      <w:r w:rsidR="004B045F">
        <w:t>a tool that simplify</w:t>
      </w:r>
      <w:proofErr w:type="gramEnd"/>
      <w:r w:rsidR="004B045F">
        <w:t xml:space="preserve">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proofErr w:type="spellStart"/>
      <w:r w:rsidR="00464C62">
        <w:t>informativity</w:t>
      </w:r>
      <w:proofErr w:type="spellEnd"/>
      <w:r w:rsidR="00464C62">
        <w:t>,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w:t>
      </w:r>
      <w:proofErr w:type="gramStart"/>
      <w:r w:rsidR="00607634">
        <w:t xml:space="preserve">objective all about </w:t>
      </w:r>
      <w:r w:rsidR="00D66822">
        <w:t>taking the best practice of building process and direct</w:t>
      </w:r>
      <w:proofErr w:type="gramEnd"/>
      <w:r w:rsidR="00D66822">
        <w:t xml:space="preserve">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62" w:name="_Toc269411834"/>
      <w:r>
        <w:t>OWL API</w:t>
      </w:r>
      <w:bookmarkEnd w:id="162"/>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C431B2">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63" w:name="_Toc269411835"/>
      <w:r>
        <w:t>Using Ontology Annotations</w:t>
      </w:r>
      <w:bookmarkEnd w:id="163"/>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proofErr w:type="gramStart"/>
      <w:r w:rsidR="001D644C">
        <w:t>defines</w:t>
      </w:r>
      <w:proofErr w:type="gramEnd"/>
      <w:r w:rsidR="001D644C">
        <w:t xml:space="preserve">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063AA103" w:rsidR="00B21DC4" w:rsidRDefault="002F7E4C" w:rsidP="001A7755">
      <w:pPr>
        <w:spacing w:line="360" w:lineRule="auto"/>
        <w:jc w:val="both"/>
      </w:pPr>
      <w:proofErr w:type="gramStart"/>
      <w:r>
        <w:t xml:space="preserve">Annotations </w:t>
      </w:r>
      <w:r w:rsidR="00AB0E07">
        <w:t>have been used</w:t>
      </w:r>
      <w:r w:rsidR="005177E1">
        <w:t xml:space="preserve"> by the new finder</w:t>
      </w:r>
      <w:r w:rsidR="00AB0E07">
        <w:t xml:space="preserve"> to store configurations inside the ontology</w:t>
      </w:r>
      <w:proofErr w:type="gramEnd"/>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F44B61">
        <w:fldChar w:fldCharType="begin"/>
      </w:r>
      <w:r w:rsidR="00F44B61">
        <w:instrText xml:space="preserve"> REF _Ref268074591 \h </w:instrText>
      </w:r>
      <w:r w:rsidR="00F44B61">
        <w:fldChar w:fldCharType="separate"/>
      </w:r>
      <w:r w:rsidR="00C431B2">
        <w:t xml:space="preserve">Figure </w:t>
      </w:r>
      <w:r w:rsidR="00C431B2">
        <w:rPr>
          <w:noProof/>
        </w:rPr>
        <w:t>18</w:t>
      </w:r>
      <w:r w:rsidR="00F44B61">
        <w:fldChar w:fldCharType="end"/>
      </w:r>
      <w:r w:rsidR="008F6C0B">
        <w:t xml:space="preserve"> shows</w:t>
      </w:r>
      <w:r w:rsidR="00223FCC">
        <w:t>.</w:t>
      </w:r>
      <w:r w:rsidR="002561ED">
        <w:t xml:space="preserve"> </w:t>
      </w:r>
      <w:r w:rsidR="00541568">
        <w:t xml:space="preserve">According to </w:t>
      </w:r>
      <w:r w:rsidR="00541568">
        <w:fldChar w:fldCharType="begin"/>
      </w:r>
      <w:r w:rsidR="00541568">
        <w:instrText xml:space="preserve"> REF _Ref268092426 \h </w:instrText>
      </w:r>
      <w:r w:rsidR="00541568">
        <w:fldChar w:fldCharType="separate"/>
      </w:r>
      <w:r w:rsidR="00C431B2">
        <w:t xml:space="preserve">Figure </w:t>
      </w:r>
      <w:r w:rsidR="00C431B2">
        <w:rPr>
          <w:noProof/>
        </w:rPr>
        <w:t>19</w:t>
      </w:r>
      <w:r w:rsidR="00541568">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proofErr w:type="gramStart"/>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C431B2">
        <w:t xml:space="preserve">Figure </w:t>
      </w:r>
      <w:r w:rsidR="00C431B2">
        <w:rPr>
          <w:noProof/>
        </w:rPr>
        <w:t>16</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C431B2">
        <w:t xml:space="preserve">Figure </w:t>
      </w:r>
      <w:r w:rsidR="00C431B2">
        <w:rPr>
          <w:noProof/>
        </w:rPr>
        <w:t>17</w:t>
      </w:r>
      <w:proofErr w:type="gramEnd"/>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64" w:name="_Toc269411836"/>
      <w:r>
        <w:t>Iterative and Incremental Development</w:t>
      </w:r>
      <w:bookmarkEnd w:id="164"/>
    </w:p>
    <w:p w14:paraId="17317331" w14:textId="4190E14B"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proofErr w:type="gramStart"/>
      <w:r w:rsidR="00EE4694">
        <w:t xml:space="preserve">, </w:t>
      </w:r>
      <w:r w:rsidR="009575CD">
        <w:t xml:space="preserve"> </w:t>
      </w:r>
      <w:r w:rsidR="0027297B">
        <w:t>configurations</w:t>
      </w:r>
      <w:proofErr w:type="gramEnd"/>
      <w:r w:rsidR="0027297B">
        <w:t xml:space="preserve">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 xml:space="preserve">to be able to run ontologies containing these configurations mentioned in </w:t>
      </w:r>
      <w:r w:rsidR="0021206A">
        <w:fldChar w:fldCharType="begin"/>
      </w:r>
      <w:r w:rsidR="0021206A">
        <w:instrText xml:space="preserve"> REF _Ref268092426 \h </w:instrText>
      </w:r>
      <w:r w:rsidR="0021206A">
        <w:fldChar w:fldCharType="separate"/>
      </w:r>
      <w:r w:rsidR="00C431B2">
        <w:t xml:space="preserve">Figure </w:t>
      </w:r>
      <w:r w:rsidR="00C431B2">
        <w:rPr>
          <w:noProof/>
        </w:rPr>
        <w:t>19</w:t>
      </w:r>
      <w:r w:rsidR="0021206A">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w:t>
      </w:r>
      <w:proofErr w:type="gramStart"/>
      <w:r w:rsidR="00F64AD0">
        <w:t>,</w:t>
      </w:r>
      <w:proofErr w:type="gramEnd"/>
      <w:r w:rsidR="00F64AD0">
        <w:t xml:space="preserve"> then </w:t>
      </w:r>
      <w:r w:rsidR="00EC1990">
        <w:t xml:space="preserve">new algorithms to get filters and display them were coded. </w:t>
      </w:r>
      <w:r w:rsidR="00427C33">
        <w:t xml:space="preserve">In the third iteration, </w:t>
      </w:r>
      <w:proofErr w:type="gramStart"/>
      <w:r w:rsidR="00A548D8">
        <w:t>sushi ontology was modified by adding new annotations to determine the facets to be applied on the search result</w:t>
      </w:r>
      <w:proofErr w:type="gramEnd"/>
      <w:r w:rsidR="00A548D8">
        <w:t xml:space="preserve">, then </w:t>
      </w:r>
      <w:r w:rsidR="00872496">
        <w:t>tool modified to find these facet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w:t>
      </w:r>
      <w:proofErr w:type="gramStart"/>
      <w:r w:rsidR="001033EB">
        <w:t xml:space="preserve">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proofErr w:type="gramEnd"/>
      <w:r w:rsidR="00F97553">
        <w:t>.</w:t>
      </w:r>
      <w:r w:rsidR="00AE092B">
        <w:t xml:space="preserve"> Finally, </w:t>
      </w:r>
      <w:r w:rsidR="00332547">
        <w:t>additional view was added to the tool to have two different views: tree and list view.</w:t>
      </w:r>
      <w:r w:rsidR="00C37349">
        <w:t xml:space="preserve"> After each i</w:t>
      </w:r>
      <w:r w:rsidR="000476E7">
        <w:t xml:space="preserve">teration </w:t>
      </w:r>
      <w:proofErr w:type="gramStart"/>
      <w:r w:rsidR="000476E7">
        <w:t>an</w:t>
      </w:r>
      <w:proofErr w:type="gramEnd"/>
      <w:r w:rsidR="000476E7">
        <w:t xml:space="preserve"> new working version of the tool was produced.</w:t>
      </w:r>
    </w:p>
    <w:p w14:paraId="359CD78E" w14:textId="6AA96EAB" w:rsidR="00E07030" w:rsidRDefault="00AD04ED" w:rsidP="00CB021A">
      <w:pPr>
        <w:pStyle w:val="Heading3"/>
        <w:spacing w:line="360" w:lineRule="auto"/>
        <w:jc w:val="both"/>
      </w:pPr>
      <w:bookmarkStart w:id="165" w:name="_Toc269411837"/>
      <w:r>
        <w:t>Upload Ontology to the Tool</w:t>
      </w:r>
      <w:bookmarkEnd w:id="165"/>
    </w:p>
    <w:p w14:paraId="2F8EBC13" w14:textId="46D41C85" w:rsidR="006A6F68" w:rsidRDefault="0084787B" w:rsidP="00CB021A">
      <w:pPr>
        <w:spacing w:line="360" w:lineRule="auto"/>
        <w:jc w:val="both"/>
      </w:pPr>
      <w:r>
        <w:t xml:space="preserve">Uploading ontology after being annotated is </w:t>
      </w:r>
      <w:r w:rsidR="00863DD2">
        <w:t xml:space="preserve">the first thing </w:t>
      </w:r>
      <w:proofErr w:type="gramStart"/>
      <w:r w:rsidR="00863DD2">
        <w:t>a user</w:t>
      </w:r>
      <w:r w:rsidR="008F5C8F">
        <w:t xml:space="preserve"> need</w:t>
      </w:r>
      <w:proofErr w:type="gramEnd"/>
      <w:r w:rsidR="008F5C8F">
        <w:t xml:space="preserve">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C431B2">
        <w:t xml:space="preserve">Figure </w:t>
      </w:r>
      <w:r w:rsidR="00C431B2">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C431B2">
        <w:t xml:space="preserve">Figure </w:t>
      </w:r>
      <w:r w:rsidR="00C431B2">
        <w:rPr>
          <w:noProof/>
        </w:rPr>
        <w:t>23</w:t>
      </w:r>
      <w:r w:rsidR="00750271">
        <w:fldChar w:fldCharType="end"/>
      </w:r>
      <w:r w:rsidR="00750271">
        <w:t xml:space="preserve"> demonstrates later runs after the first time. </w:t>
      </w:r>
      <w:r w:rsidR="00853502">
        <w:t xml:space="preserve">The </w:t>
      </w:r>
      <w:proofErr w:type="gramStart"/>
      <w:r w:rsidR="00853502">
        <w:t xml:space="preserve">tool gets the information from the </w:t>
      </w:r>
      <w:r w:rsidR="00405E41">
        <w:t>configuration file and display</w:t>
      </w:r>
      <w:proofErr w:type="gramEnd"/>
      <w:r w:rsidR="00405E41">
        <w:t xml:space="preserve"> it to the user. </w:t>
      </w:r>
      <w:r w:rsidR="007E0621">
        <w:t xml:space="preserve">Then it is </w:t>
      </w:r>
      <w:r w:rsidR="00375E23">
        <w:t xml:space="preserve">the </w:t>
      </w:r>
      <w:proofErr w:type="gramStart"/>
      <w:r w:rsidR="007E0621">
        <w:t>user choose</w:t>
      </w:r>
      <w:proofErr w:type="gramEnd"/>
      <w:r w:rsidR="007E0621">
        <w:t xml:space="preserve"> to modify these information and overwrite it</w:t>
      </w:r>
      <w:r w:rsidR="00375E23">
        <w:t xml:space="preserve"> or not</w:t>
      </w:r>
      <w:r w:rsidR="000E67DA">
        <w:t>.</w:t>
      </w:r>
      <w:r w:rsidR="00502F03">
        <w:t xml:space="preserve"> If the user choose to modify the </w:t>
      </w:r>
      <w:r w:rsidR="009B50FD">
        <w:t>ontology, logo, icon locat</w:t>
      </w:r>
      <w:r w:rsidR="001E202B">
        <w:t>ion</w:t>
      </w:r>
      <w:proofErr w:type="gramStart"/>
      <w:r w:rsidR="001E202B">
        <w:t>;</w:t>
      </w:r>
      <w:proofErr w:type="gramEnd"/>
      <w:r w:rsidR="001E202B">
        <w:t xml:space="preserve"> the user gets screen like the one in </w:t>
      </w:r>
      <w:r w:rsidR="001E202B">
        <w:fldChar w:fldCharType="begin"/>
      </w:r>
      <w:r w:rsidR="001E202B">
        <w:instrText xml:space="preserve"> REF _Ref268628266 \h </w:instrText>
      </w:r>
      <w:r w:rsidR="001E202B">
        <w:fldChar w:fldCharType="separate"/>
      </w:r>
      <w:r w:rsidR="00C431B2">
        <w:t xml:space="preserve">Figure </w:t>
      </w:r>
      <w:r w:rsidR="00C431B2">
        <w:rPr>
          <w:noProof/>
        </w:rPr>
        <w:t>22</w:t>
      </w:r>
      <w:r w:rsidR="001E202B">
        <w:fldChar w:fldCharType="end"/>
      </w:r>
      <w:r w:rsidR="001E202B">
        <w:t xml:space="preserve">. </w:t>
      </w:r>
      <w:r w:rsidR="00905C60">
        <w:t xml:space="preserve">However if the </w:t>
      </w:r>
      <w:proofErr w:type="gramStart"/>
      <w:r w:rsidR="00905C60">
        <w:t>user click</w:t>
      </w:r>
      <w:proofErr w:type="gramEnd"/>
      <w:r w:rsidR="00905C60">
        <w:t xml:space="preserve">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66" w:name="_Ref268628266"/>
      <w:bookmarkStart w:id="167" w:name="_Toc269312611"/>
      <w:r>
        <w:t xml:space="preserve">Figure </w:t>
      </w:r>
      <w:fldSimple w:instr=" SEQ Figure \* ARABIC ">
        <w:r w:rsidR="00A6706C">
          <w:rPr>
            <w:noProof/>
          </w:rPr>
          <w:t>22</w:t>
        </w:r>
      </w:fldSimple>
      <w:bookmarkEnd w:id="166"/>
      <w:r>
        <w:t>: Tool's first run</w:t>
      </w:r>
      <w:bookmarkEnd w:id="167"/>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7C28CD90" w:rsidR="00CF2C13" w:rsidRPr="00CF2C13" w:rsidRDefault="00CF2C13" w:rsidP="00CF2C13">
      <w:pPr>
        <w:pStyle w:val="Caption"/>
        <w:spacing w:line="360" w:lineRule="auto"/>
        <w:jc w:val="center"/>
      </w:pPr>
      <w:bookmarkStart w:id="168" w:name="_Ref268628476"/>
      <w:bookmarkStart w:id="169" w:name="_Toc269312612"/>
      <w:r>
        <w:t xml:space="preserve">Figure </w:t>
      </w:r>
      <w:fldSimple w:instr=" SEQ Figure \* ARABIC ">
        <w:r w:rsidR="00A6706C">
          <w:rPr>
            <w:noProof/>
          </w:rPr>
          <w:t>23</w:t>
        </w:r>
      </w:fldSimple>
      <w:bookmarkEnd w:id="168"/>
      <w:r>
        <w:t xml:space="preserve">: Tool's </w:t>
      </w:r>
      <w:proofErr w:type="gramStart"/>
      <w:r>
        <w:t>Later</w:t>
      </w:r>
      <w:proofErr w:type="gramEnd"/>
      <w:r>
        <w:t xml:space="preserve"> runs</w:t>
      </w:r>
      <w:bookmarkEnd w:id="169"/>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70" w:name="_Toc269411838"/>
      <w:r>
        <w:t>The Tool run different Ontologies</w:t>
      </w:r>
      <w:bookmarkEnd w:id="170"/>
    </w:p>
    <w:p w14:paraId="05C7FD73" w14:textId="77777777" w:rsidR="00021C0D" w:rsidRDefault="00021C0D" w:rsidP="00E51843">
      <w:pPr>
        <w:spacing w:line="360" w:lineRule="auto"/>
        <w:sectPr w:rsidR="00021C0D" w:rsidSect="00EB5326">
          <w:footerReference w:type="default" r:id="rId35"/>
          <w:pgSz w:w="11900" w:h="16840"/>
          <w:pgMar w:top="1440" w:right="1800" w:bottom="1440" w:left="1800" w:header="708" w:footer="708" w:gutter="0"/>
          <w:cols w:space="708"/>
          <w:titlePg/>
          <w:docGrid w:linePitch="360"/>
        </w:sectPr>
      </w:pPr>
    </w:p>
    <w:p w14:paraId="00FBA980" w14:textId="1CDFEC34"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w:t>
      </w:r>
      <w:proofErr w:type="gramStart"/>
      <w:r w:rsidR="00C837BA">
        <w:t xml:space="preserve">in </w:t>
      </w:r>
      <w:r w:rsidR="000552ED">
        <w:t xml:space="preserve">both </w:t>
      </w:r>
      <w:r w:rsidR="000552ED">
        <w:fldChar w:fldCharType="begin"/>
      </w:r>
      <w:r w:rsidR="000552ED">
        <w:instrText xml:space="preserve"> REF _Ref268076013 \h </w:instrText>
      </w:r>
      <w:r w:rsidR="000552ED">
        <w:fldChar w:fldCharType="separate"/>
      </w:r>
      <w:r w:rsidR="00C431B2">
        <w:t xml:space="preserve">Table </w:t>
      </w:r>
      <w:r w:rsidR="00C431B2">
        <w:rPr>
          <w:noProof/>
        </w:rPr>
        <w:t>3</w:t>
      </w:r>
      <w:proofErr w:type="gramEnd"/>
      <w:r w:rsidR="00C431B2">
        <w:t>: Run 2 user story</w:t>
      </w:r>
      <w:r w:rsidR="000552ED">
        <w:fldChar w:fldCharType="end"/>
      </w:r>
      <w:r w:rsidR="000552ED">
        <w:t xml:space="preserve"> and </w:t>
      </w:r>
      <w:r w:rsidR="000552ED">
        <w:fldChar w:fldCharType="begin"/>
      </w:r>
      <w:r w:rsidR="000552ED">
        <w:instrText xml:space="preserve"> REF _Ref268074591 \h </w:instrText>
      </w:r>
      <w:r w:rsidR="000552ED">
        <w:fldChar w:fldCharType="separate"/>
      </w:r>
      <w:r w:rsidR="00C431B2">
        <w:t xml:space="preserve">Figure </w:t>
      </w:r>
      <w:r w:rsidR="00C431B2">
        <w:rPr>
          <w:noProof/>
        </w:rPr>
        <w:t>18</w:t>
      </w:r>
      <w:r w:rsidR="000552ED">
        <w:fldChar w:fldCharType="end"/>
      </w:r>
      <w:r w:rsidR="00425BE1">
        <w:t xml:space="preserve">. </w:t>
      </w:r>
      <w:r w:rsidR="009C15B6">
        <w:t xml:space="preserve">On running the tool, it first </w:t>
      </w:r>
      <w:proofErr w:type="gramStart"/>
      <w:r w:rsidR="00481959">
        <w:t>search</w:t>
      </w:r>
      <w:proofErr w:type="gramEnd"/>
      <w:r w:rsidR="00481959">
        <w:t xml:space="preserve">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C431B2">
        <w:t xml:space="preserve">Figure </w:t>
      </w:r>
      <w:r w:rsidR="00C431B2">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which </w:t>
      </w:r>
      <w:proofErr w:type="gramStart"/>
      <w:r w:rsidR="00D03967">
        <w:t>run</w:t>
      </w:r>
      <w:proofErr w:type="gramEnd"/>
      <w:r w:rsidR="00D03967">
        <w:t xml:space="preserve">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C431B2">
        <w:t xml:space="preserve">Figure </w:t>
      </w:r>
      <w:r w:rsidR="00C431B2">
        <w:rPr>
          <w:noProof/>
        </w:rPr>
        <w:t>25</w:t>
      </w:r>
      <w:r w:rsidR="00814FE7">
        <w:fldChar w:fldCharType="end"/>
      </w:r>
      <w:r w:rsidR="00814FE7">
        <w:t xml:space="preserve"> </w:t>
      </w:r>
      <w:proofErr w:type="gramStart"/>
      <w:r w:rsidR="00814FE7">
        <w:t>shows</w:t>
      </w:r>
      <w:proofErr w:type="gramEnd"/>
      <w:r w:rsidR="00814FE7">
        <w:t xml:space="preserve">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C431B2">
        <w:t xml:space="preserve">Figure </w:t>
      </w:r>
      <w:r w:rsidR="00C431B2">
        <w:rPr>
          <w:noProof/>
        </w:rPr>
        <w:t>24</w:t>
      </w:r>
      <w:r w:rsidR="00963AC2">
        <w:fldChar w:fldCharType="end"/>
      </w:r>
      <w:r w:rsidR="00963AC2">
        <w:t xml:space="preserve"> and </w:t>
      </w:r>
      <w:r w:rsidR="00963AC2">
        <w:fldChar w:fldCharType="begin"/>
      </w:r>
      <w:r w:rsidR="00963AC2">
        <w:instrText xml:space="preserve"> REF _Ref268697300 \h </w:instrText>
      </w:r>
      <w:r w:rsidR="00963AC2">
        <w:fldChar w:fldCharType="separate"/>
      </w:r>
      <w:r w:rsidR="00C431B2">
        <w:rPr>
          <w:b/>
        </w:rPr>
        <w:t xml:space="preserve">Error! Reference source not </w:t>
      </w:r>
      <w:proofErr w:type="spellStart"/>
      <w:r w:rsidR="00C431B2">
        <w:rPr>
          <w:b/>
        </w:rPr>
        <w:t>found.</w:t>
      </w:r>
      <w:r w:rsidR="00963AC2">
        <w:fldChar w:fldCharType="end"/>
      </w:r>
      <w:r w:rsidR="00963AC2">
        <w:fldChar w:fldCharType="begin"/>
      </w:r>
      <w:r w:rsidR="00963AC2">
        <w:instrText xml:space="preserve"> REF _Ref268697213 \h </w:instrText>
      </w:r>
      <w:r w:rsidR="00963AC2">
        <w:fldChar w:fldCharType="separate"/>
      </w:r>
      <w:r w:rsidR="00C431B2">
        <w:t>Figure</w:t>
      </w:r>
      <w:proofErr w:type="spellEnd"/>
      <w:r w:rsidR="00C431B2">
        <w:t xml:space="preserve"> </w:t>
      </w:r>
      <w:r w:rsidR="00C431B2">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71" w:name="_Ref268696944"/>
      <w:bookmarkStart w:id="172" w:name="_Toc269312613"/>
      <w:r>
        <w:t xml:space="preserve">Figure </w:t>
      </w:r>
      <w:fldSimple w:instr=" SEQ Figure \* ARABIC ">
        <w:r w:rsidR="00A6706C">
          <w:rPr>
            <w:noProof/>
          </w:rPr>
          <w:t>24</w:t>
        </w:r>
      </w:fldSimple>
      <w:bookmarkEnd w:id="171"/>
      <w:r>
        <w:t>: Sushi ontology ingredients</w:t>
      </w:r>
      <w:bookmarkEnd w:id="172"/>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73" w:name="_Ref268697213"/>
      <w:bookmarkStart w:id="174" w:name="_Toc269312614"/>
      <w:r>
        <w:t xml:space="preserve">Figure </w:t>
      </w:r>
      <w:fldSimple w:instr=" SEQ Figure \* ARABIC ">
        <w:r w:rsidR="00A6706C">
          <w:rPr>
            <w:noProof/>
          </w:rPr>
          <w:t>25</w:t>
        </w:r>
      </w:fldSimple>
      <w:bookmarkEnd w:id="173"/>
      <w:r>
        <w:t>: Pizza ontology ingredients</w:t>
      </w:r>
      <w:bookmarkEnd w:id="174"/>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75" w:name="_Toc269411839"/>
      <w:r>
        <w:t>Filter Ingredients</w:t>
      </w:r>
      <w:bookmarkEnd w:id="175"/>
    </w:p>
    <w:p w14:paraId="0AB4FA9E" w14:textId="1743D6AD" w:rsidR="00ED725C" w:rsidRDefault="00DF4CC7" w:rsidP="00DF2D1B">
      <w:pPr>
        <w:spacing w:line="360" w:lineRule="auto"/>
        <w:jc w:val="both"/>
      </w:pPr>
      <w:r>
        <w:fldChar w:fldCharType="begin"/>
      </w:r>
      <w:r>
        <w:instrText xml:space="preserve"> REF _Ref268696944 \h </w:instrText>
      </w:r>
      <w:r>
        <w:fldChar w:fldCharType="separate"/>
      </w:r>
      <w:r w:rsidR="00C431B2">
        <w:t xml:space="preserve">Figure </w:t>
      </w:r>
      <w:r w:rsidR="00C431B2">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 </w:t>
      </w:r>
      <w:r w:rsidR="00356516">
        <w:fldChar w:fldCharType="begin"/>
      </w:r>
      <w:r w:rsidR="00356516">
        <w:instrText xml:space="preserve"> REF _Ref268178439 \h </w:instrText>
      </w:r>
      <w:r w:rsidR="00356516">
        <w:fldChar w:fldCharType="separate"/>
      </w:r>
      <w:r w:rsidR="00C431B2">
        <w:t xml:space="preserve">Table </w:t>
      </w:r>
      <w:r w:rsidR="00C431B2">
        <w:rPr>
          <w:noProof/>
        </w:rPr>
        <w:t>6</w:t>
      </w:r>
      <w:r w:rsidR="00C431B2">
        <w:t>: Tree View Filter user story</w:t>
      </w:r>
      <w:r w:rsidR="0035651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C431B2">
        <w:t xml:space="preserve">Figure </w:t>
      </w:r>
      <w:r w:rsidR="00C431B2">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t>
      </w:r>
      <w:proofErr w:type="gramStart"/>
      <w:r w:rsidR="00C073EF">
        <w:t>were annotated to be used</w:t>
      </w:r>
      <w:proofErr w:type="gramEnd"/>
      <w:r w:rsidR="00C073EF">
        <w:t xml:space="preserve"> as filters; these </w:t>
      </w:r>
      <w:r w:rsidR="00913885">
        <w:t xml:space="preserve">classes </w:t>
      </w:r>
      <w:r w:rsidR="00C073EF">
        <w:t>are: spicy, vegetarian, and vegan classes</w:t>
      </w:r>
      <w:r w:rsidR="007E7120">
        <w:t xml:space="preserve">. </w:t>
      </w:r>
      <w:proofErr w:type="gramStart"/>
      <w:r w:rsidR="008D25A7">
        <w:t>hasRole</w:t>
      </w:r>
      <w:proofErr w:type="gramEnd"/>
      <w:r w:rsidR="008D25A7">
        <w:t xml:space="preserve"> annotation property </w:t>
      </w:r>
      <w:r w:rsidR="00960520">
        <w:t xml:space="preserve">is </w:t>
      </w:r>
      <w:r w:rsidR="008D25A7">
        <w:t xml:space="preserve">associated with each one of these class. </w:t>
      </w:r>
      <w:r w:rsidR="00C52F0E">
        <w:t>On starting the application</w:t>
      </w:r>
      <w:r w:rsidR="008F232A">
        <w:t xml:space="preserve">, </w:t>
      </w:r>
      <w:r w:rsidR="00960520">
        <w:t xml:space="preserve">the </w:t>
      </w:r>
      <w:proofErr w:type="gramStart"/>
      <w:r w:rsidR="00960520">
        <w:t>tool</w:t>
      </w:r>
      <w:r w:rsidR="008F232A">
        <w:t xml:space="preserve"> starts searching for classes with filter annotations in them and display</w:t>
      </w:r>
      <w:proofErr w:type="gramEnd"/>
      <w:r w:rsidR="008F232A">
        <w:t xml:space="preserve">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76" w:name="_Ref268698127"/>
      <w:bookmarkStart w:id="177" w:name="_Toc269312615"/>
      <w:r>
        <w:t xml:space="preserve">Figure </w:t>
      </w:r>
      <w:fldSimple w:instr=" SEQ Figure \* ARABIC ">
        <w:r w:rsidR="00A6706C">
          <w:rPr>
            <w:noProof/>
          </w:rPr>
          <w:t>26</w:t>
        </w:r>
      </w:fldSimple>
      <w:bookmarkEnd w:id="176"/>
      <w:r>
        <w:t xml:space="preserve">: </w:t>
      </w:r>
      <w:r w:rsidR="00093EE3">
        <w:t>Sushi o</w:t>
      </w:r>
      <w:r>
        <w:t>ntolo</w:t>
      </w:r>
      <w:r w:rsidR="00093EE3">
        <w:t>gy f</w:t>
      </w:r>
      <w:r>
        <w:t>ilters</w:t>
      </w:r>
      <w:bookmarkEnd w:id="177"/>
    </w:p>
    <w:p w14:paraId="1C275389" w14:textId="415DE7B3" w:rsidR="006A0807" w:rsidRDefault="006A0807" w:rsidP="006E132E">
      <w:pPr>
        <w:pStyle w:val="Heading3"/>
        <w:spacing w:line="360" w:lineRule="auto"/>
        <w:jc w:val="both"/>
      </w:pPr>
      <w:bookmarkStart w:id="178" w:name="_Toc269411840"/>
      <w:r>
        <w:t>Filter the Search Result</w:t>
      </w:r>
      <w:bookmarkEnd w:id="178"/>
    </w:p>
    <w:p w14:paraId="57B2C284" w14:textId="52D73BC3"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C431B2">
        <w:t xml:space="preserve">Figure </w:t>
      </w:r>
      <w:r w:rsidR="00C431B2">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 xml:space="preserve">as mentioned in </w:t>
      </w:r>
      <w:r w:rsidR="00B81BF2">
        <w:fldChar w:fldCharType="begin"/>
      </w:r>
      <w:r w:rsidR="00B81BF2">
        <w:instrText xml:space="preserve"> REF _Ref268709230 \h </w:instrText>
      </w:r>
      <w:r w:rsidR="00B81BF2">
        <w:fldChar w:fldCharType="separate"/>
      </w:r>
      <w:r w:rsidR="00C431B2">
        <w:t xml:space="preserve">Table </w:t>
      </w:r>
      <w:r w:rsidR="00C431B2">
        <w:rPr>
          <w:noProof/>
        </w:rPr>
        <w:t>9</w:t>
      </w:r>
      <w:r w:rsidR="00C431B2">
        <w:t>: Facet user story</w:t>
      </w:r>
      <w:r w:rsidR="00B81BF2">
        <w:fldChar w:fldCharType="end"/>
      </w:r>
      <w:r w:rsidR="00B81BF2">
        <w:t xml:space="preserve">. </w:t>
      </w:r>
      <w:r w:rsidR="00112CF6">
        <w:t xml:space="preserve">Value partition class like Spicy class </w:t>
      </w:r>
      <w:r w:rsidR="004B1411">
        <w:t xml:space="preserve">needs to have two annotation properties: hasRole, and hasProperty. </w:t>
      </w:r>
      <w:proofErr w:type="gramStart"/>
      <w:r w:rsidR="0044316B">
        <w:t>hasRole</w:t>
      </w:r>
      <w:proofErr w:type="gramEnd"/>
      <w:r w:rsidR="0044316B">
        <w:t xml:space="preserve"> property define the role of the class which is facet, and hasProperty property determine which object property </w:t>
      </w:r>
      <w:r w:rsidR="00E017F3">
        <w:t>link the Spicy class with an ingredient class.</w:t>
      </w:r>
      <w:r w:rsidR="007571C2">
        <w:t xml:space="preserve"> </w:t>
      </w:r>
      <w:r w:rsidR="009D69D6">
        <w:t>After annotating the sushi ontology</w:t>
      </w:r>
      <w:r w:rsidR="008A5C0D">
        <w:t xml:space="preserve"> with facets annotations</w:t>
      </w:r>
      <w:proofErr w:type="gramStart"/>
      <w:r w:rsidR="009575C8">
        <w:t>;</w:t>
      </w:r>
      <w:proofErr w:type="gramEnd"/>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C431B2">
        <w:t xml:space="preserve">Figure </w:t>
      </w:r>
      <w:r w:rsidR="00C431B2">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w:t>
      </w:r>
      <w:proofErr w:type="gramStart"/>
      <w:r w:rsidR="00CB0744">
        <w:t>user choose</w:t>
      </w:r>
      <w:proofErr w:type="gramEnd"/>
      <w:r w:rsidR="00CB0744">
        <w:t xml:space="preserve"> all results, then the unfiltered results shows.</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79" w:name="_Ref268708326"/>
      <w:bookmarkStart w:id="180" w:name="_Toc269312616"/>
      <w:r>
        <w:t xml:space="preserve">Figure </w:t>
      </w:r>
      <w:fldSimple w:instr=" SEQ Figure \* ARABIC ">
        <w:r w:rsidR="00A6706C">
          <w:rPr>
            <w:noProof/>
          </w:rPr>
          <w:t>27</w:t>
        </w:r>
      </w:fldSimple>
      <w:bookmarkEnd w:id="179"/>
      <w:r>
        <w:t>: No facet is specified</w:t>
      </w:r>
      <w:bookmarkEnd w:id="180"/>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81" w:name="_Ref268709716"/>
      <w:bookmarkStart w:id="182" w:name="_Ref268709688"/>
      <w:bookmarkStart w:id="183" w:name="_Toc269312617"/>
      <w:r>
        <w:t xml:space="preserve">Figure </w:t>
      </w:r>
      <w:fldSimple w:instr=" SEQ Figure \* ARABIC ">
        <w:r w:rsidR="00A6706C">
          <w:rPr>
            <w:noProof/>
          </w:rPr>
          <w:t>28</w:t>
        </w:r>
      </w:fldSimple>
      <w:bookmarkEnd w:id="181"/>
      <w:r>
        <w:t>: Spicy face</w:t>
      </w:r>
      <w:bookmarkEnd w:id="182"/>
      <w:r w:rsidR="00117C09">
        <w:t>t</w:t>
      </w:r>
      <w:bookmarkEnd w:id="183"/>
    </w:p>
    <w:p w14:paraId="30B05169" w14:textId="1D7315CC" w:rsidR="006A0807" w:rsidRDefault="006A0807" w:rsidP="00DF2D1B">
      <w:pPr>
        <w:pStyle w:val="Heading3"/>
        <w:spacing w:line="360" w:lineRule="auto"/>
        <w:jc w:val="both"/>
      </w:pPr>
      <w:bookmarkStart w:id="184" w:name="_Toc269411841"/>
      <w:r>
        <w:t>Display and Switch Between languages</w:t>
      </w:r>
      <w:bookmarkEnd w:id="184"/>
    </w:p>
    <w:p w14:paraId="054967DC" w14:textId="509F94F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C431B2">
        <w:t xml:space="preserve">Figure </w:t>
      </w:r>
      <w:r w:rsidR="00C431B2">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C431B2">
        <w:t xml:space="preserve">Figure </w:t>
      </w:r>
      <w:r w:rsidR="00C431B2">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w:t>
      </w:r>
      <w:proofErr w:type="gramStart"/>
      <w:r w:rsidR="005C3AE3">
        <w:t>the  selected</w:t>
      </w:r>
      <w:proofErr w:type="gramEnd"/>
      <w:r w:rsidR="005C3AE3">
        <w:t xml:space="preserve">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85" w:name="_Ref268766151"/>
      <w:bookmarkStart w:id="186" w:name="_Toc269312618"/>
      <w:r>
        <w:t xml:space="preserve">Figure </w:t>
      </w:r>
      <w:fldSimple w:instr=" SEQ Figure \* ARABIC ">
        <w:r w:rsidR="00A6706C">
          <w:rPr>
            <w:noProof/>
          </w:rPr>
          <w:t>29</w:t>
        </w:r>
      </w:fldSimple>
      <w:bookmarkEnd w:id="185"/>
      <w:r>
        <w:t>: Shown available languages in the ontology</w:t>
      </w:r>
      <w:bookmarkEnd w:id="186"/>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6E029860" w:rsidR="00117C09" w:rsidRPr="00117C09" w:rsidRDefault="00117C09" w:rsidP="00117C09">
      <w:pPr>
        <w:pStyle w:val="Caption"/>
        <w:spacing w:line="360" w:lineRule="auto"/>
        <w:jc w:val="center"/>
      </w:pPr>
      <w:bookmarkStart w:id="187" w:name="_Ref268767572"/>
      <w:bookmarkStart w:id="188" w:name="_Toc269312619"/>
      <w:r>
        <w:t xml:space="preserve">Figure </w:t>
      </w:r>
      <w:fldSimple w:instr=" SEQ Figure \* ARABIC ">
        <w:r w:rsidR="00A6706C">
          <w:rPr>
            <w:noProof/>
          </w:rPr>
          <w:t>30</w:t>
        </w:r>
      </w:fldSimple>
      <w:bookmarkEnd w:id="187"/>
      <w:r>
        <w:t xml:space="preserve">: View </w:t>
      </w:r>
      <w:proofErr w:type="gramStart"/>
      <w:r>
        <w:t>After</w:t>
      </w:r>
      <w:proofErr w:type="gramEnd"/>
      <w:r>
        <w:t xml:space="preserve"> selecting French language</w:t>
      </w:r>
      <w:bookmarkEnd w:id="188"/>
    </w:p>
    <w:p w14:paraId="6317F0A0" w14:textId="4AEFF3B5" w:rsidR="006A0807" w:rsidRDefault="00D97CDA" w:rsidP="00AF2E11">
      <w:pPr>
        <w:pStyle w:val="Heading3"/>
        <w:spacing w:line="360" w:lineRule="auto"/>
        <w:jc w:val="both"/>
      </w:pPr>
      <w:bookmarkStart w:id="189" w:name="_Toc269411842"/>
      <w:r>
        <w:t>M</w:t>
      </w:r>
      <w:r w:rsidRPr="00D97CDA">
        <w:t>iscellaneous</w:t>
      </w:r>
      <w:bookmarkEnd w:id="189"/>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586E70EC"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C431B2">
        <w:t xml:space="preserve">Figure </w:t>
      </w:r>
      <w:r w:rsidR="00C431B2">
        <w:rPr>
          <w:noProof/>
        </w:rPr>
        <w:t>30</w:t>
      </w:r>
      <w:r w:rsidR="00F70F92">
        <w:fldChar w:fldCharType="end"/>
      </w:r>
      <w:r w:rsidR="000A0F93">
        <w:t xml:space="preserve">, </w:t>
      </w:r>
      <w:r w:rsidR="009C31B3">
        <w:t xml:space="preserve">filters that are produced from the ontology </w:t>
      </w:r>
      <w:proofErr w:type="gramStart"/>
      <w:r w:rsidR="009C31B3">
        <w:t>is</w:t>
      </w:r>
      <w:proofErr w:type="gramEnd"/>
      <w:r w:rsidR="009C31B3">
        <w:t xml:space="preserve"> only present in the tree view. </w:t>
      </w:r>
      <w:proofErr w:type="gramStart"/>
      <w:r w:rsidR="000718F3">
        <w:t>Whereas, l</w:t>
      </w:r>
      <w:r w:rsidR="009C31B3">
        <w:t xml:space="preserve">ist view contains all of the ingredients in </w:t>
      </w:r>
      <w:r w:rsidR="009C31B3" w:rsidRPr="009C31B3">
        <w:t xml:space="preserve">alphabetical </w:t>
      </w:r>
      <w:r w:rsidR="009C31B3">
        <w:t>order</w:t>
      </w:r>
      <w:r w:rsidR="00513E80">
        <w:t>.</w:t>
      </w:r>
      <w:proofErr w:type="gramEnd"/>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C431B2">
        <w:t xml:space="preserve">Figure </w:t>
      </w:r>
      <w:r w:rsidR="00C431B2">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90" w:name="_Ref268781288"/>
      <w:bookmarkStart w:id="191" w:name="_Toc269312620"/>
      <w:r>
        <w:t xml:space="preserve">Figure </w:t>
      </w:r>
      <w:fldSimple w:instr=" SEQ Figure \* ARABIC ">
        <w:r w:rsidR="00A6706C">
          <w:rPr>
            <w:noProof/>
          </w:rPr>
          <w:t>31</w:t>
        </w:r>
      </w:fldSimple>
      <w:bookmarkEnd w:id="190"/>
      <w:r>
        <w:t>: List view</w:t>
      </w:r>
      <w:bookmarkEnd w:id="191"/>
    </w:p>
    <w:p w14:paraId="01377AFF" w14:textId="660A7628"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C431B2">
        <w:t xml:space="preserve">Figure </w:t>
      </w:r>
      <w:r w:rsidR="00C431B2">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 xml:space="preserve">Three labels can be changed the filters heading label in the tree view, </w:t>
      </w:r>
      <w:proofErr w:type="gramStart"/>
      <w:r w:rsidR="00C143CD">
        <w:t>the includes</w:t>
      </w:r>
      <w:proofErr w:type="gramEnd"/>
      <w:r w:rsidR="00C143CD">
        <w:t xml:space="preserve"> and the excludes labels in the query panel.</w:t>
      </w:r>
      <w:r w:rsidR="009415AA">
        <w:t xml:space="preserve"> In the other </w:t>
      </w:r>
      <w:proofErr w:type="gramStart"/>
      <w:r w:rsidR="009415AA">
        <w:t>hand ,</w:t>
      </w:r>
      <w:proofErr w:type="gramEnd"/>
      <w:r w:rsidR="009415AA">
        <w:t xml:space="preserve">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92" w:name="_Ref268783775"/>
      <w:bookmarkStart w:id="193" w:name="_Toc269312621"/>
      <w:r>
        <w:t xml:space="preserve">Figure </w:t>
      </w:r>
      <w:fldSimple w:instr=" SEQ Figure \* ARABIC ">
        <w:r w:rsidR="00A6706C">
          <w:rPr>
            <w:noProof/>
          </w:rPr>
          <w:t>32</w:t>
        </w:r>
      </w:fldSimple>
      <w:bookmarkEnd w:id="192"/>
      <w:r>
        <w:t>: Change labels' &amp; buttons' text</w:t>
      </w:r>
      <w:bookmarkEnd w:id="193"/>
    </w:p>
    <w:p w14:paraId="68B9E1D8" w14:textId="020600A8" w:rsidR="004B79F8" w:rsidRDefault="004B79F8" w:rsidP="00AF2E11">
      <w:pPr>
        <w:pStyle w:val="Heading2"/>
        <w:spacing w:line="360" w:lineRule="auto"/>
        <w:jc w:val="both"/>
      </w:pPr>
      <w:bookmarkStart w:id="194" w:name="_Toc269411843"/>
      <w:r>
        <w:t>Limitations</w:t>
      </w:r>
      <w:bookmarkEnd w:id="194"/>
    </w:p>
    <w:p w14:paraId="434218BD" w14:textId="4933BCC6"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 xml:space="preserve">Annotations as metadata for the ontology </w:t>
      </w:r>
      <w:proofErr w:type="gramStart"/>
      <w:r w:rsidR="00BE3AAD">
        <w:t>classes</w:t>
      </w:r>
      <w:r w:rsidR="00912523">
        <w:t>,</w:t>
      </w:r>
      <w:proofErr w:type="gramEnd"/>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25D384CF" w14:textId="694016BD" w:rsidR="00B06A5F" w:rsidRDefault="00B06A5F" w:rsidP="007B21EA">
      <w:pPr>
        <w:pStyle w:val="ListParagraph"/>
        <w:numPr>
          <w:ilvl w:val="0"/>
          <w:numId w:val="36"/>
        </w:numPr>
        <w:spacing w:after="240" w:line="360" w:lineRule="auto"/>
        <w:ind w:left="714" w:hanging="357"/>
        <w:jc w:val="both"/>
      </w:pPr>
      <w:r>
        <w:t>OWL</w:t>
      </w:r>
      <w:r w:rsidR="002E750B">
        <w:t xml:space="preserve"> annotations.</w:t>
      </w:r>
    </w:p>
    <w:p w14:paraId="08E4C19E" w14:textId="77777777" w:rsidR="00C431B2" w:rsidRDefault="00A74F2D" w:rsidP="00A04BAE">
      <w:pPr>
        <w:keepNext/>
        <w:spacing w:after="120"/>
        <w:jc w:val="center"/>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 xml:space="preserve">In OWL there are two types of classes: named </w:t>
      </w:r>
      <w:proofErr w:type="gramStart"/>
      <w:r w:rsidR="0067201F">
        <w:t>class which</w:t>
      </w:r>
      <w:proofErr w:type="gramEnd"/>
      <w:r w:rsidR="0067201F">
        <w:t xml:space="preserve"> is created and defined by the ontology developer, and unnamed class which is a class expression.</w:t>
      </w:r>
      <w:r w:rsidR="00E35770">
        <w:t xml:space="preserve"> </w:t>
      </w:r>
      <w:r w:rsidR="00295CCC">
        <w:t>The</w:t>
      </w:r>
      <w:r w:rsidR="00E35770">
        <w:t xml:space="preserve"> best use of filters is with unnamed classes since the named one </w:t>
      </w:r>
      <w:proofErr w:type="gramStart"/>
      <w:r w:rsidR="00E35770">
        <w:t>are</w:t>
      </w:r>
      <w:proofErr w:type="gramEnd"/>
      <w:r w:rsidR="00E35770">
        <w:t xml:space="preserv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w:t>
      </w:r>
      <w:proofErr w:type="gramStart"/>
      <w:r w:rsidR="000849A6">
        <w:t>filter</w:t>
      </w:r>
      <w:proofErr w:type="gramEnd"/>
      <w:r w:rsidR="000849A6">
        <w:t xml:space="preserve">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15013A">
        <w:t xml:space="preserve"> </w:t>
      </w:r>
      <w:r w:rsidR="004F4F4C">
        <w:fldChar w:fldCharType="begin"/>
      </w:r>
      <w:r w:rsidR="004F4F4C">
        <w:instrText xml:space="preserve"> REF _Ref268810612 \h </w:instrText>
      </w:r>
      <w:r w:rsidR="004F4F4C">
        <w:fldChar w:fldCharType="separate"/>
      </w:r>
      <w:r w:rsidR="00C431B2">
        <w:rPr>
          <w:noProof/>
        </w:rPr>
        <w:drawing>
          <wp:inline distT="0" distB="0" distL="0" distR="0" wp14:anchorId="1EC06D14" wp14:editId="09658B19">
            <wp:extent cx="5270500" cy="3338195"/>
            <wp:effectExtent l="25400" t="25400" r="381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7AF3A301" w14:textId="0554F08F" w:rsidR="00DF7889" w:rsidRDefault="00C431B2" w:rsidP="004A056F">
      <w:pPr>
        <w:spacing w:line="360" w:lineRule="auto"/>
        <w:jc w:val="both"/>
      </w:pPr>
      <w:r>
        <w:t xml:space="preserve">Figure </w:t>
      </w:r>
      <w:r>
        <w:rPr>
          <w:noProof/>
        </w:rPr>
        <w:t>33</w:t>
      </w:r>
      <w:r>
        <w:t xml:space="preserve">: Annotations of IRIs and Anonymous Individuals in OWL 2 </w:t>
      </w:r>
      <w:r>
        <w:rPr>
          <w:noProof/>
        </w:rPr>
        <w:t>[24]</w:t>
      </w:r>
      <w:r w:rsidR="004F4F4C">
        <w:fldChar w:fldCharType="end"/>
      </w:r>
      <w:r w:rsidR="004F4F4C">
        <w:t>.</w:t>
      </w:r>
      <w:r w:rsidR="00A07475">
        <w:t xml:space="preserve"> </w:t>
      </w:r>
      <w:r w:rsidR="00F5526A">
        <w:t>As a result of this</w:t>
      </w:r>
      <w:r w:rsidR="00A07475">
        <w:t xml:space="preserve"> limitation, </w:t>
      </w:r>
      <w:proofErr w:type="gramStart"/>
      <w:r w:rsidR="00A07475">
        <w:t>user see</w:t>
      </w:r>
      <w:proofErr w:type="gramEnd"/>
      <w:r w:rsidR="00A07475">
        <w:t xml:space="preserve"> the filter as filter and as a class.</w:t>
      </w:r>
    </w:p>
    <w:p w14:paraId="10AC6B13" w14:textId="61373A32" w:rsidR="00E841FC" w:rsidRDefault="004A056F" w:rsidP="00A04BAE">
      <w:pPr>
        <w:keepNext/>
        <w:spacing w:after="120"/>
        <w:jc w:val="center"/>
      </w:pPr>
      <w:bookmarkStart w:id="195"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96" w:name="_Toc269312622"/>
      <w:r>
        <w:t xml:space="preserve">Figure </w:t>
      </w:r>
      <w:fldSimple w:instr=" SEQ Figure \* ARABIC ">
        <w:r w:rsidR="00A6706C">
          <w:rPr>
            <w:noProof/>
          </w:rPr>
          <w:t>33</w:t>
        </w:r>
      </w:fldSimple>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96"/>
      <w:r w:rsidR="008B481F">
        <w:fldChar w:fldCharType="end"/>
      </w:r>
      <w:bookmarkEnd w:id="195"/>
    </w:p>
    <w:p w14:paraId="3BA55733" w14:textId="77777777" w:rsidR="00C64562" w:rsidRDefault="003B77D1" w:rsidP="00870B86">
      <w:pPr>
        <w:pStyle w:val="Heading2"/>
        <w:spacing w:line="360" w:lineRule="auto"/>
        <w:jc w:val="both"/>
      </w:pPr>
      <w:bookmarkStart w:id="197" w:name="_Toc269411844"/>
      <w:r>
        <w:t>Conclusion</w:t>
      </w:r>
      <w:bookmarkEnd w:id="197"/>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156AF550" w14:textId="1BD54074" w:rsidR="00692AC2" w:rsidRDefault="006315D4" w:rsidP="00C55383">
      <w:pPr>
        <w:pStyle w:val="Heading2"/>
        <w:numPr>
          <w:ilvl w:val="0"/>
          <w:numId w:val="0"/>
        </w:numPr>
        <w:spacing w:line="360" w:lineRule="auto"/>
        <w:jc w:val="both"/>
      </w:pPr>
      <w:r>
        <w:br w:type="page"/>
      </w:r>
    </w:p>
    <w:p w14:paraId="336A8665" w14:textId="2ADA2E42" w:rsidR="00692AC2" w:rsidRDefault="00D2099C" w:rsidP="00EC248B">
      <w:pPr>
        <w:pStyle w:val="Heading1"/>
        <w:spacing w:line="360" w:lineRule="auto"/>
        <w:jc w:val="both"/>
        <w:rPr>
          <w:rFonts w:cs="Times New Roman"/>
        </w:rPr>
      </w:pPr>
      <w:bookmarkStart w:id="198" w:name="_Toc269411845"/>
      <w:r w:rsidRPr="00D2099C">
        <w:rPr>
          <w:rFonts w:cs="Times New Roman"/>
        </w:rPr>
        <w:t>EVALUATION AND CRITICAL ANALYSIS</w:t>
      </w:r>
      <w:bookmarkEnd w:id="198"/>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99" w:name="_Toc269411846"/>
      <w:r>
        <w:t>Survey</w:t>
      </w:r>
      <w:bookmarkEnd w:id="199"/>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w:t>
      </w:r>
      <w:proofErr w:type="spellStart"/>
      <w:r>
        <w:t>SurveyMonkey</w:t>
      </w:r>
      <w:proofErr w:type="spellEnd"/>
      <w:r>
        <w:t xml:space="preserve">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200" w:name="_Ref269221162"/>
      <w:bookmarkStart w:id="201" w:name="_Toc269411847"/>
      <w:r w:rsidRPr="003C39FF">
        <w:rPr>
          <w:rFonts w:cs="Times New Roman"/>
        </w:rPr>
        <w:t>Questions</w:t>
      </w:r>
      <w:bookmarkEnd w:id="200"/>
      <w:bookmarkEnd w:id="201"/>
    </w:p>
    <w:p w14:paraId="2DD8038B" w14:textId="3F91A927" w:rsidR="00A107F6" w:rsidRPr="00FF3D48"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414889">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202" w:name="_Ref268971699"/>
      <w:bookmarkStart w:id="203" w:name="_Toc269312574"/>
      <w:r>
        <w:t xml:space="preserve">Table </w:t>
      </w:r>
      <w:fldSimple w:instr=" SEQ Table \* ARABIC ">
        <w:r w:rsidR="00F06A24">
          <w:rPr>
            <w:noProof/>
          </w:rPr>
          <w:t>10</w:t>
        </w:r>
      </w:fldSimple>
      <w:bookmarkEnd w:id="202"/>
      <w:r>
        <w:t>: Configuration questions</w:t>
      </w:r>
      <w:bookmarkEnd w:id="203"/>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 xml:space="preserve">ound </w:t>
            </w:r>
            <w:proofErr w:type="spellStart"/>
            <w:r>
              <w:rPr>
                <w:rFonts w:cs="Times New Roman"/>
              </w:rPr>
              <w:t>multi­view</w:t>
            </w:r>
            <w:proofErr w:type="spellEnd"/>
            <w:r>
              <w:rPr>
                <w:rFonts w:cs="Times New Roman"/>
              </w:rPr>
              <w:t xml:space="preserve">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 xml:space="preserve">aving </w:t>
            </w:r>
            <w:proofErr w:type="spellStart"/>
            <w:r w:rsidRPr="004A1AEB">
              <w:rPr>
                <w:rFonts w:cs="Times New Roman"/>
              </w:rPr>
              <w:t>multi­view</w:t>
            </w:r>
            <w:proofErr w:type="spellEnd"/>
            <w:r w:rsidRPr="004A1AEB">
              <w:rPr>
                <w:rFonts w:cs="Times New Roman"/>
              </w:rPr>
              <w:t xml:space="preserve">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204" w:name="_Toc269312575"/>
      <w:r>
        <w:t xml:space="preserve">Table </w:t>
      </w:r>
      <w:fldSimple w:instr=" SEQ Table \* ARABIC ">
        <w:r w:rsidR="00F06A24">
          <w:rPr>
            <w:noProof/>
          </w:rPr>
          <w:t>11</w:t>
        </w:r>
      </w:fldSimple>
      <w:r>
        <w:t>: Views questions</w:t>
      </w:r>
      <w:bookmarkEnd w:id="204"/>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205" w:name="_Toc269312576"/>
      <w:r>
        <w:t xml:space="preserve">Table </w:t>
      </w:r>
      <w:fldSimple w:instr=" SEQ Table \* ARABIC ">
        <w:r w:rsidR="00F06A24">
          <w:rPr>
            <w:noProof/>
          </w:rPr>
          <w:t>12</w:t>
        </w:r>
      </w:fldSimple>
      <w:r>
        <w:t>: Tree filtering questions</w:t>
      </w:r>
      <w:bookmarkEnd w:id="205"/>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206" w:name="_Toc269312577"/>
      <w:r>
        <w:t xml:space="preserve">Table </w:t>
      </w:r>
      <w:fldSimple w:instr=" SEQ Table \* ARABIC ">
        <w:r w:rsidR="00F06A24">
          <w:rPr>
            <w:noProof/>
          </w:rPr>
          <w:t>13</w:t>
        </w:r>
      </w:fldSimple>
      <w:r>
        <w:t>: List filtering questions</w:t>
      </w:r>
      <w:bookmarkEnd w:id="206"/>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207" w:name="_Toc269312578"/>
      <w:r>
        <w:t xml:space="preserve">Table </w:t>
      </w:r>
      <w:fldSimple w:instr=" SEQ Table \* ARABIC ">
        <w:r w:rsidR="00F06A24">
          <w:rPr>
            <w:noProof/>
          </w:rPr>
          <w:t>14</w:t>
        </w:r>
      </w:fldSimple>
      <w:r>
        <w:t>: Used language in the ontology questions</w:t>
      </w:r>
      <w:bookmarkEnd w:id="207"/>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208" w:name="_Toc269312579"/>
      <w:r>
        <w:t xml:space="preserve">Table </w:t>
      </w:r>
      <w:fldSimple w:instr=" SEQ Table \* ARABIC ">
        <w:r w:rsidR="00F06A24">
          <w:rPr>
            <w:noProof/>
          </w:rPr>
          <w:t>15</w:t>
        </w:r>
      </w:fldSimple>
      <w:r>
        <w:t>: Facets questions</w:t>
      </w:r>
      <w:bookmarkEnd w:id="208"/>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209" w:name="_Ref268971718"/>
      <w:bookmarkStart w:id="210" w:name="_Toc269312580"/>
      <w:r>
        <w:t xml:space="preserve">Table </w:t>
      </w:r>
      <w:fldSimple w:instr=" SEQ Table \* ARABIC ">
        <w:r w:rsidR="00F06A24">
          <w:rPr>
            <w:noProof/>
          </w:rPr>
          <w:t>16</w:t>
        </w:r>
      </w:fldSimple>
      <w:bookmarkEnd w:id="209"/>
      <w:r>
        <w:t>: Instructions question</w:t>
      </w:r>
      <w:bookmarkEnd w:id="210"/>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211" w:name="_Ref268971971"/>
      <w:bookmarkStart w:id="212" w:name="_Toc269312581"/>
      <w:r>
        <w:t xml:space="preserve">Table </w:t>
      </w:r>
      <w:fldSimple w:instr=" SEQ Table \* ARABIC ">
        <w:r w:rsidR="00F06A24">
          <w:rPr>
            <w:noProof/>
          </w:rPr>
          <w:t>17</w:t>
        </w:r>
      </w:fldSimple>
      <w:bookmarkEnd w:id="211"/>
      <w:r>
        <w:t>: Comment question</w:t>
      </w:r>
      <w:bookmarkEnd w:id="212"/>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t xml:space="preserve">Table </w:t>
      </w:r>
      <w:r>
        <w:rPr>
          <w:noProof/>
        </w:rPr>
        <w:t>10</w:t>
      </w:r>
      <w:r>
        <w:fldChar w:fldCharType="end"/>
      </w:r>
      <w:r>
        <w:t xml:space="preserve"> - </w:t>
      </w:r>
      <w:r>
        <w:fldChar w:fldCharType="begin"/>
      </w:r>
      <w:r>
        <w:instrText xml:space="preserve"> REF _Ref268971718 \h </w:instrText>
      </w:r>
      <w:r>
        <w:fldChar w:fldCharType="separate"/>
      </w:r>
      <w:r>
        <w:t xml:space="preserve">Table </w:t>
      </w:r>
      <w:r>
        <w:rPr>
          <w:noProof/>
        </w:rPr>
        <w:t>16</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EA4466">
        <w:t xml:space="preserve">Table </w:t>
      </w:r>
      <w:r w:rsidR="00EA4466">
        <w:rPr>
          <w:noProof/>
        </w:rPr>
        <w:t>17</w:t>
      </w:r>
      <w:r w:rsidR="00EA4466">
        <w:fldChar w:fldCharType="end"/>
      </w:r>
      <w:r w:rsidR="00EA4466">
        <w:t xml:space="preserve"> </w:t>
      </w:r>
      <w:r w:rsidR="00AB2E34">
        <w:t>of type text to allow the user input feedback in general.</w:t>
      </w:r>
    </w:p>
    <w:p w14:paraId="0282E6CF" w14:textId="072819AF" w:rsidR="003C39FF" w:rsidRDefault="003C39FF" w:rsidP="003747E5">
      <w:pPr>
        <w:pStyle w:val="Heading3"/>
        <w:spacing w:line="360" w:lineRule="auto"/>
        <w:jc w:val="both"/>
        <w:rPr>
          <w:rFonts w:cs="Times New Roman"/>
        </w:rPr>
      </w:pPr>
      <w:bookmarkStart w:id="213" w:name="_Toc269411848"/>
      <w:r w:rsidRPr="003C39FF">
        <w:rPr>
          <w:rFonts w:cs="Times New Roman"/>
        </w:rPr>
        <w:t>Participants</w:t>
      </w:r>
      <w:bookmarkEnd w:id="213"/>
    </w:p>
    <w:p w14:paraId="051CA365" w14:textId="272D313E" w:rsidR="003747E5" w:rsidRDefault="003747E5" w:rsidP="000D0561">
      <w:pPr>
        <w:spacing w:line="360" w:lineRule="auto"/>
        <w:jc w:val="both"/>
      </w:pPr>
      <w:r>
        <w:t xml:space="preserve">This subsection </w:t>
      </w:r>
      <w:r w:rsidR="00B339E3">
        <w:t xml:space="preserve">discusses </w:t>
      </w:r>
      <w:r w:rsidR="000D0561">
        <w:t>right participants to evaluate t</w:t>
      </w:r>
      <w:r w:rsidR="00BA6BCD">
        <w:t xml:space="preserve">he tool and answer the survey, the </w:t>
      </w:r>
      <w:r w:rsidR="00BE3001">
        <w:t xml:space="preserve">way of the communication with the participants, </w:t>
      </w:r>
      <w:r w:rsidR="0020078D">
        <w:t>the evaluation process, and the number of participants who participated.</w:t>
      </w:r>
    </w:p>
    <w:p w14:paraId="49829D35" w14:textId="77777777" w:rsidR="004960F4" w:rsidRPr="003747E5" w:rsidRDefault="004960F4" w:rsidP="003747E5">
      <w:pPr>
        <w:spacing w:line="360" w:lineRule="auto"/>
      </w:pPr>
    </w:p>
    <w:p w14:paraId="5690AFD8" w14:textId="35E867B8" w:rsidR="009344AD" w:rsidRDefault="003B5FC0" w:rsidP="0022250A">
      <w:pPr>
        <w:spacing w:line="360" w:lineRule="auto"/>
        <w:jc w:val="both"/>
      </w:pPr>
      <w:r>
        <w:t>The right people to evaluate the tool are people have b</w:t>
      </w:r>
      <w:r w:rsidR="00F212FC">
        <w:t>asic knowledge about ontology engineering</w:t>
      </w:r>
      <w:r w:rsidR="003E0603">
        <w:t xml:space="preserve">. Since the tool requires </w:t>
      </w:r>
      <w:r w:rsidR="00FE7611">
        <w:t>configured ontology using annotations, people know how to annotate ontology and where to annotate are the suitable ones to evaluate the tool.</w:t>
      </w:r>
      <w:r w:rsidR="00E0494E">
        <w:t xml:space="preserve"> </w:t>
      </w:r>
      <w:r w:rsidR="00D16EAA">
        <w:t xml:space="preserve">This experiment has been conducted with the help of some classmates who have taken Ontology Engineering and Web Semantics Web course unit. Since, they have the basic knowledge to </w:t>
      </w:r>
      <w:r w:rsidR="003F7DC4">
        <w:t xml:space="preserve">annotate ontology, </w:t>
      </w:r>
      <w:r w:rsidR="00D16EAA">
        <w:t>configure, run, and evaluate the tool.</w:t>
      </w:r>
      <w:r w:rsidR="00834F2C">
        <w:t xml:space="preserve"> </w:t>
      </w:r>
      <w:r w:rsidR="00E0494E">
        <w:t xml:space="preserve">Participants were approached </w:t>
      </w:r>
      <w:r w:rsidR="00646B3B">
        <w:t xml:space="preserve">online </w:t>
      </w:r>
      <w:r w:rsidR="00E0494E">
        <w:t>via an email</w:t>
      </w:r>
      <w:r w:rsidR="00646B3B">
        <w:t xml:space="preserve"> asking them to help evaluating my MSc project.</w:t>
      </w:r>
      <w:r w:rsidR="00E0494E">
        <w:t xml:space="preserve">  </w:t>
      </w:r>
      <w:r w:rsidR="00C80F19">
        <w:t>The email contains</w:t>
      </w:r>
      <w:r w:rsidR="00834F2C">
        <w:t xml:space="preserve"> the jar file of the application,</w:t>
      </w:r>
      <w:r w:rsidR="000F5BE9">
        <w:t xml:space="preserve"> annotated ontology (the sushi ontology), un-annotated ontology (the pizza ontology), the logo image, the icon </w:t>
      </w:r>
      <w:r w:rsidR="00712B43">
        <w:t>image, and an instructions file.</w:t>
      </w:r>
      <w:r w:rsidR="00BD1DFA">
        <w:t xml:space="preserve"> First the participant is asked to run the tool with </w:t>
      </w:r>
      <w:r w:rsidR="00F50555">
        <w:t xml:space="preserve">ontology that has specific annotations and see all the functionalities of the tool. After that, the participant is asked to annotate another ontology with </w:t>
      </w:r>
      <w:r w:rsidR="004C2FBD">
        <w:t>specific annotations to make it work with the tool.</w:t>
      </w:r>
      <w:r w:rsidR="006D6755">
        <w:t xml:space="preserve"> </w:t>
      </w:r>
      <w:proofErr w:type="gramStart"/>
      <w:r w:rsidR="006D6755">
        <w:t>For each major functionality</w:t>
      </w:r>
      <w:proofErr w:type="gramEnd"/>
      <w:r w:rsidR="006D6755">
        <w:t xml:space="preserve"> to be added and viewed, the participant needs to add some annotations</w:t>
      </w:r>
      <w:r w:rsidR="00166772">
        <w:t xml:space="preserve"> in the ontology</w:t>
      </w:r>
      <w:r w:rsidR="006D6755">
        <w:t>.</w:t>
      </w:r>
      <w:r w:rsidR="00166772">
        <w:t xml:space="preserve"> The email was sent to about 10 students. However, only five students have responded and done the evaluation and answer the survey.</w:t>
      </w:r>
      <w:r w:rsidR="00FD6134">
        <w:t xml:space="preserve"> </w:t>
      </w:r>
      <w:r w:rsidR="003D07A4">
        <w:t>The lack of participant</w:t>
      </w:r>
      <w:r w:rsidR="00DE18F2">
        <w:t xml:space="preserve"> is</w:t>
      </w:r>
      <w:r w:rsidR="003D07A4">
        <w:t xml:space="preserve"> due to </w:t>
      </w:r>
      <w:r w:rsidR="00DE18F2">
        <w:t>not finding more people with knowledge in ontology engineering.</w:t>
      </w:r>
      <w:r w:rsidR="0022250A" w:rsidRPr="0022250A">
        <w:t xml:space="preserve"> </w:t>
      </w:r>
      <w:r w:rsidR="0022250A">
        <w:t>Since the evaluator needs to have basic knowledge about ontology engineering, a person who misses this knowledge cannot evaluate the tool.</w:t>
      </w:r>
      <w:r w:rsidR="00EF4723">
        <w:t xml:space="preserve"> </w:t>
      </w:r>
    </w:p>
    <w:p w14:paraId="2B2A0C56" w14:textId="20B30E7D" w:rsidR="003C39FF" w:rsidRDefault="003C39FF" w:rsidP="00D54F92">
      <w:pPr>
        <w:pStyle w:val="Heading3"/>
        <w:spacing w:line="360" w:lineRule="auto"/>
        <w:jc w:val="both"/>
        <w:rPr>
          <w:rFonts w:cs="Times New Roman"/>
        </w:rPr>
      </w:pPr>
      <w:bookmarkStart w:id="214" w:name="_Toc269411849"/>
      <w:r w:rsidRPr="003C39FF">
        <w:rPr>
          <w:rFonts w:cs="Times New Roman"/>
        </w:rPr>
        <w:t>Results</w:t>
      </w:r>
      <w:bookmarkEnd w:id="214"/>
    </w:p>
    <w:p w14:paraId="6B8D95DC" w14:textId="2FB4AD8C" w:rsidR="006D5028" w:rsidRDefault="00A72F5C" w:rsidP="00AA21FD">
      <w:pPr>
        <w:spacing w:line="360" w:lineRule="auto"/>
        <w:jc w:val="both"/>
      </w:pPr>
      <w:r>
        <w:t xml:space="preserve">This subsection </w:t>
      </w:r>
      <w:r w:rsidR="00AD00D4">
        <w:t>shows</w:t>
      </w:r>
      <w:r>
        <w:t xml:space="preserve"> </w:t>
      </w:r>
      <w:r w:rsidR="00AA21FD">
        <w:t xml:space="preserve">the participants’ </w:t>
      </w:r>
      <w:r w:rsidR="006D5028">
        <w:t>responses as</w:t>
      </w:r>
      <w:r w:rsidR="00AA21FD">
        <w:t xml:space="preserve"> they </w:t>
      </w:r>
      <w:r w:rsidR="006D5028">
        <w:t xml:space="preserve">are </w:t>
      </w:r>
      <w:r w:rsidR="00AA21FD">
        <w:t xml:space="preserve">collected in </w:t>
      </w:r>
      <w:proofErr w:type="spellStart"/>
      <w:r w:rsidR="00AA21FD">
        <w:t>SurveyMonky</w:t>
      </w:r>
      <w:proofErr w:type="spellEnd"/>
      <w:r w:rsidR="00AA21FD">
        <w:t xml:space="preserve"> website.</w:t>
      </w:r>
      <w:r w:rsidR="006D5028">
        <w:t xml:space="preserve"> </w:t>
      </w:r>
      <w:r w:rsidR="001E67D5">
        <w:t>Notice that most of the questions of type rating scale where the an</w:t>
      </w:r>
      <w:r w:rsidR="005A1AC4">
        <w:t>swers are rating from Strongly Agree to Strongly D</w:t>
      </w:r>
      <w:r w:rsidR="00B86BE5">
        <w:t>isagree</w:t>
      </w:r>
      <w:r w:rsidR="001E67D5">
        <w:t xml:space="preserve">. </w:t>
      </w:r>
      <w:r w:rsidR="005E566C">
        <w:t xml:space="preserve">Last question is of the text where </w:t>
      </w:r>
      <w:r w:rsidR="00E61906">
        <w:t>the answer to the question is a feedback.</w:t>
      </w:r>
      <w:r w:rsidR="00D849FE">
        <w:t xml:space="preserve"> </w:t>
      </w:r>
      <w:r w:rsidR="00310CEB">
        <w:t xml:space="preserve">Answers follow the same structure as the one mentioned in </w:t>
      </w:r>
      <w:r w:rsidR="00310CEB">
        <w:fldChar w:fldCharType="begin"/>
      </w:r>
      <w:r w:rsidR="00310CEB">
        <w:instrText xml:space="preserve"> REF _Ref269221162 \r \h </w:instrText>
      </w:r>
      <w:r w:rsidR="00310CEB">
        <w:fldChar w:fldCharType="separate"/>
      </w:r>
      <w:r w:rsidR="00310CEB">
        <w:t>7.1.1</w:t>
      </w:r>
      <w:r w:rsidR="00310CEB">
        <w:fldChar w:fldCharType="end"/>
      </w:r>
      <w:r w:rsidR="00310CEB">
        <w:t xml:space="preserve"> that the q</w:t>
      </w:r>
      <w:r w:rsidR="00D849FE">
        <w:t>uestions were divided into 8 categories</w:t>
      </w:r>
      <w:r w:rsidR="00B022AB">
        <w:t>.</w:t>
      </w:r>
    </w:p>
    <w:p w14:paraId="46AB8B8A" w14:textId="77777777" w:rsidR="00182583" w:rsidRDefault="00182583" w:rsidP="00AA21FD">
      <w:pPr>
        <w:spacing w:line="360" w:lineRule="auto"/>
        <w:jc w:val="both"/>
      </w:pPr>
    </w:p>
    <w:p w14:paraId="6C692207" w14:textId="505A7FF0" w:rsidR="00A06222" w:rsidRDefault="0037315E" w:rsidP="00AA21FD">
      <w:pPr>
        <w:spacing w:line="360" w:lineRule="auto"/>
        <w:jc w:val="both"/>
      </w:pPr>
      <w:r>
        <w:fldChar w:fldCharType="begin"/>
      </w:r>
      <w:r>
        <w:instrText xml:space="preserve"> REF _Ref269221492 \h </w:instrText>
      </w:r>
      <w:r>
        <w:fldChar w:fldCharType="separate"/>
      </w:r>
      <w:r>
        <w:t xml:space="preserve">Figure </w:t>
      </w:r>
      <w:r>
        <w:rPr>
          <w:noProof/>
        </w:rPr>
        <w:t>34</w:t>
      </w:r>
      <w:r>
        <w:fldChar w:fldCharType="end"/>
      </w:r>
      <w:r>
        <w:t xml:space="preserve"> and </w:t>
      </w:r>
      <w:r>
        <w:fldChar w:fldCharType="begin"/>
      </w:r>
      <w:r>
        <w:instrText xml:space="preserve"> REF _Ref269221503 \h </w:instrText>
      </w:r>
      <w:r>
        <w:fldChar w:fldCharType="end"/>
      </w:r>
      <w:r w:rsidR="000F3BA8">
        <w:fldChar w:fldCharType="begin"/>
      </w:r>
      <w:r w:rsidR="000F3BA8">
        <w:instrText xml:space="preserve"> REF _Ref269230809 \h </w:instrText>
      </w:r>
      <w:r w:rsidR="000F3BA8">
        <w:fldChar w:fldCharType="separate"/>
      </w:r>
      <w:r w:rsidR="000F3BA8">
        <w:t xml:space="preserve">Table </w:t>
      </w:r>
      <w:r w:rsidR="000F3BA8">
        <w:rPr>
          <w:noProof/>
        </w:rPr>
        <w:t>18</w:t>
      </w:r>
      <w:r w:rsidR="000F3BA8">
        <w:fldChar w:fldCharType="end"/>
      </w:r>
      <w:r w:rsidR="00AA1021">
        <w:t xml:space="preserve"> demonstrate the results of questions in configuration category.</w:t>
      </w:r>
      <w:r w:rsidR="00BC2D12">
        <w:t xml:space="preserve"> For the first question,</w:t>
      </w:r>
      <w:r w:rsidR="00AA1021">
        <w:t xml:space="preserve"> </w:t>
      </w:r>
      <w:r w:rsidR="00F44150">
        <w:t xml:space="preserve">100% of the participants think that the tool able to run </w:t>
      </w:r>
      <w:r w:rsidR="007A005B">
        <w:t>ontologies</w:t>
      </w:r>
      <w:r w:rsidR="00F44150">
        <w:t xml:space="preserve"> with specific annotations</w:t>
      </w:r>
      <w:r w:rsidR="007A005B">
        <w:t xml:space="preserve">. </w:t>
      </w:r>
      <w:r w:rsidR="00F44150">
        <w:t>60% of those participants strongly think that the case.</w:t>
      </w:r>
      <w:r w:rsidR="00BC2D12">
        <w:t xml:space="preserve"> The second question got similar </w:t>
      </w:r>
      <w:r w:rsidR="006E5179">
        <w:t>result, 100% of the participants a</w:t>
      </w:r>
      <w:r w:rsidR="00630951">
        <w:t>gree, that the process of annotating ontology to make work with the tool, is easy.</w:t>
      </w:r>
      <w:r w:rsidR="00837875">
        <w:t xml:space="preserve"> 60% strongly agree with this while the other 40% just agree.</w:t>
      </w:r>
      <w:r w:rsidR="00326CC3">
        <w:t xml:space="preserve"> </w:t>
      </w:r>
      <w:r w:rsidR="004A37EB">
        <w:t>The result for the last question in the configuration section was satisfactory, since 100% strongly think the instructions provided to annotate ontology were easy to follow.</w:t>
      </w:r>
    </w:p>
    <w:p w14:paraId="61E08D74" w14:textId="77777777" w:rsidR="00C45759" w:rsidRDefault="00C45759" w:rsidP="00C45759">
      <w:pPr>
        <w:keepNext/>
        <w:jc w:val="center"/>
      </w:pPr>
      <w:r w:rsidRPr="00C45759">
        <w:rPr>
          <w:noProof/>
        </w:rPr>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71B432E3" w14:textId="3EB1C6F8" w:rsidR="006D5028" w:rsidRDefault="00C45759" w:rsidP="00C45759">
      <w:pPr>
        <w:pStyle w:val="Caption"/>
        <w:spacing w:line="360" w:lineRule="auto"/>
        <w:jc w:val="center"/>
      </w:pPr>
      <w:bookmarkStart w:id="215" w:name="_Ref269221492"/>
      <w:bookmarkStart w:id="216" w:name="_Toc269312623"/>
      <w:r>
        <w:t xml:space="preserve">Figure </w:t>
      </w:r>
      <w:fldSimple w:instr=" SEQ Figure \* ARABIC ">
        <w:r w:rsidR="00A6706C">
          <w:rPr>
            <w:noProof/>
          </w:rPr>
          <w:t>34</w:t>
        </w:r>
      </w:fldSimple>
      <w:bookmarkEnd w:id="215"/>
      <w:r w:rsidR="00AA2301">
        <w:t>: Result c</w:t>
      </w:r>
      <w:r>
        <w:t xml:space="preserve">hart for </w:t>
      </w:r>
      <w:r w:rsidR="00A446EE">
        <w:t>c</w:t>
      </w:r>
      <w:r w:rsidR="00AF7F05">
        <w:t>onfiguration</w:t>
      </w:r>
      <w:r w:rsidR="00A446EE">
        <w:t xml:space="preserve"> section</w:t>
      </w:r>
      <w:r w:rsidR="008C5584">
        <w:t xml:space="preserve"> </w:t>
      </w:r>
      <w:r w:rsidR="008C5584">
        <w:fldChar w:fldCharType="begin"/>
      </w:r>
      <w:r w:rsidR="008C5584">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fldChar w:fldCharType="separate"/>
      </w:r>
      <w:r w:rsidR="008C5584">
        <w:rPr>
          <w:noProof/>
        </w:rPr>
        <w:t>[26]</w:t>
      </w:r>
      <w:bookmarkEnd w:id="216"/>
      <w:r w:rsidR="008C5584">
        <w:fldChar w:fldCharType="end"/>
      </w:r>
    </w:p>
    <w:p w14:paraId="33C37CE2" w14:textId="77777777" w:rsidR="00420477" w:rsidRDefault="00AF080F" w:rsidP="00420477">
      <w:pPr>
        <w:keepNext/>
        <w:jc w:val="center"/>
      </w:pPr>
      <w:r w:rsidRPr="00AF080F">
        <w:rPr>
          <w:noProof/>
        </w:rPr>
        <w:drawing>
          <wp:inline distT="0" distB="0" distL="0" distR="0" wp14:anchorId="0871A72A" wp14:editId="10E232C0">
            <wp:extent cx="5270500" cy="2697055"/>
            <wp:effectExtent l="25400" t="25400" r="12700" b="20955"/>
            <wp:docPr id="1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7"/>
                    <a:stretch>
                      <a:fillRect/>
                    </a:stretch>
                  </pic:blipFill>
                  <pic:spPr>
                    <a:xfrm>
                      <a:off x="0" y="0"/>
                      <a:ext cx="5270500" cy="2697055"/>
                    </a:xfrm>
                    <a:prstGeom prst="rect">
                      <a:avLst/>
                    </a:prstGeom>
                    <a:ln>
                      <a:solidFill>
                        <a:srgbClr val="000000"/>
                      </a:solidFill>
                    </a:ln>
                  </pic:spPr>
                </pic:pic>
              </a:graphicData>
            </a:graphic>
          </wp:inline>
        </w:drawing>
      </w:r>
    </w:p>
    <w:p w14:paraId="5202950E" w14:textId="498D619B" w:rsidR="00AF080F" w:rsidRPr="00AF080F" w:rsidRDefault="00420477" w:rsidP="00420477">
      <w:pPr>
        <w:pStyle w:val="Caption"/>
        <w:jc w:val="center"/>
      </w:pPr>
      <w:bookmarkStart w:id="217" w:name="_Ref269230809"/>
      <w:bookmarkStart w:id="218" w:name="_Toc269312582"/>
      <w:r>
        <w:t xml:space="preserve">Table </w:t>
      </w:r>
      <w:fldSimple w:instr=" SEQ Table \* ARABIC ">
        <w:r w:rsidR="00F06A24">
          <w:rPr>
            <w:noProof/>
          </w:rPr>
          <w:t>18</w:t>
        </w:r>
      </w:fldSimple>
      <w:bookmarkEnd w:id="217"/>
      <w:r>
        <w:t xml:space="preserve">: Result data table for configuration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8"/>
      <w:r>
        <w:fldChar w:fldCharType="end"/>
      </w:r>
    </w:p>
    <w:p w14:paraId="3381EBC9" w14:textId="19DC8934" w:rsidR="00D31D4B" w:rsidRDefault="008C1AC0" w:rsidP="00AA21FD">
      <w:pPr>
        <w:spacing w:line="360" w:lineRule="auto"/>
        <w:jc w:val="both"/>
      </w:pPr>
      <w:r>
        <w:fldChar w:fldCharType="begin"/>
      </w:r>
      <w:r>
        <w:instrText xml:space="preserve"> REF _Ref269231250 \h </w:instrText>
      </w:r>
      <w:r>
        <w:fldChar w:fldCharType="separate"/>
      </w:r>
      <w:r>
        <w:t xml:space="preserve">Figure </w:t>
      </w:r>
      <w:r>
        <w:rPr>
          <w:noProof/>
        </w:rPr>
        <w:t>35</w:t>
      </w:r>
      <w:r>
        <w:fldChar w:fldCharType="end"/>
      </w:r>
      <w:r>
        <w:t xml:space="preserve"> </w:t>
      </w:r>
      <w:r w:rsidR="009562C5">
        <w:t xml:space="preserve">and </w:t>
      </w:r>
      <w:r w:rsidR="000F3BA8">
        <w:fldChar w:fldCharType="begin"/>
      </w:r>
      <w:r w:rsidR="000F3BA8">
        <w:instrText xml:space="preserve"> REF _Ref269230831 \h </w:instrText>
      </w:r>
      <w:r w:rsidR="000F3BA8">
        <w:fldChar w:fldCharType="separate"/>
      </w:r>
      <w:r w:rsidR="000F3BA8">
        <w:t xml:space="preserve">Table </w:t>
      </w:r>
      <w:r w:rsidR="000F3BA8">
        <w:rPr>
          <w:noProof/>
        </w:rPr>
        <w:t>19</w:t>
      </w:r>
      <w:r w:rsidR="000F3BA8">
        <w:fldChar w:fldCharType="end"/>
      </w:r>
      <w:r w:rsidR="000F3BA8">
        <w:t xml:space="preserve"> </w:t>
      </w:r>
      <w:r w:rsidR="00C80C77">
        <w:t xml:space="preserve">demonstrate </w:t>
      </w:r>
      <w:r w:rsidR="00AE7DCC">
        <w:t xml:space="preserve">the results of </w:t>
      </w:r>
      <w:r w:rsidR="00F4553C">
        <w:t>the questions of views section</w:t>
      </w:r>
      <w:r w:rsidR="00626BAA">
        <w:t xml:space="preserve">. </w:t>
      </w:r>
      <w:r w:rsidR="00A50348">
        <w:t xml:space="preserve">There are three questions, </w:t>
      </w:r>
      <w:r w:rsidR="00496BC5">
        <w:t xml:space="preserve">100% of the participants </w:t>
      </w:r>
      <w:r w:rsidR="00DF53C9">
        <w:t>think</w:t>
      </w:r>
      <w:r w:rsidR="00496BC5">
        <w:t xml:space="preserve"> having different views a neat feature</w:t>
      </w:r>
      <w:r w:rsidR="00DF53C9">
        <w:t xml:space="preserve">. </w:t>
      </w:r>
      <w:r w:rsidR="00107F3C">
        <w:t>40% like it very much whereas the rest are just happy with it</w:t>
      </w:r>
      <w:r w:rsidR="00DF53C9">
        <w:t>.</w:t>
      </w:r>
      <w:r w:rsidR="00194A28">
        <w:t xml:space="preserve"> In the second question, </w:t>
      </w:r>
      <w:r w:rsidR="00A96546">
        <w:t xml:space="preserve">all of </w:t>
      </w:r>
      <w:r w:rsidR="00D83606">
        <w:t xml:space="preserve">evaluators </w:t>
      </w:r>
      <w:r w:rsidR="00561D33">
        <w:t xml:space="preserve">think that having different views makes browsing ingredients easier. </w:t>
      </w:r>
      <w:r w:rsidR="001A2E8F">
        <w:t xml:space="preserve">The </w:t>
      </w:r>
      <w:r w:rsidR="007A7775">
        <w:t>majority with 60% strongly agrees that it is ease the process of browsing for ingredients.</w:t>
      </w:r>
      <w:r w:rsidR="002C6473">
        <w:t xml:space="preserve"> </w:t>
      </w:r>
      <w:r w:rsidR="00E578EF">
        <w:t xml:space="preserve">80% of the </w:t>
      </w:r>
      <w:r w:rsidR="00FE136F">
        <w:t>participants agree that switching between views is easy, where</w:t>
      </w:r>
      <w:r w:rsidR="00E41CEB">
        <w:t>as the other 20%</w:t>
      </w:r>
      <w:r w:rsidR="00447334">
        <w:t xml:space="preserve"> have neutral opinion.</w:t>
      </w:r>
      <w:r w:rsidR="00526F42">
        <w:t xml:space="preserve"> Among the 80% who agree 60% strongly think it easy to switch between views.</w:t>
      </w:r>
    </w:p>
    <w:p w14:paraId="58A2FFD6" w14:textId="77777777" w:rsidR="00BB1CD1" w:rsidRDefault="00A446EE" w:rsidP="00BB1CD1">
      <w:pPr>
        <w:keepNext/>
        <w:jc w:val="center"/>
      </w:pPr>
      <w:r w:rsidRPr="00A446EE">
        <w:rPr>
          <w:noProof/>
        </w:rPr>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8"/>
                    <a:stretch>
                      <a:fillRect/>
                    </a:stretch>
                  </pic:blipFill>
                  <pic:spPr>
                    <a:xfrm>
                      <a:off x="0" y="0"/>
                      <a:ext cx="5270500" cy="2351072"/>
                    </a:xfrm>
                    <a:prstGeom prst="rect">
                      <a:avLst/>
                    </a:prstGeom>
                    <a:ln>
                      <a:solidFill>
                        <a:srgbClr val="000000"/>
                      </a:solidFill>
                    </a:ln>
                  </pic:spPr>
                </pic:pic>
              </a:graphicData>
            </a:graphic>
          </wp:inline>
        </w:drawing>
      </w:r>
    </w:p>
    <w:p w14:paraId="2C8BD869" w14:textId="070D2C18" w:rsidR="002E2316" w:rsidRDefault="00BB1CD1" w:rsidP="00BB1CD1">
      <w:pPr>
        <w:pStyle w:val="Caption"/>
        <w:jc w:val="center"/>
      </w:pPr>
      <w:bookmarkStart w:id="219" w:name="_Ref269231250"/>
      <w:bookmarkStart w:id="220" w:name="_Toc269312624"/>
      <w:r>
        <w:t xml:space="preserve">Figure </w:t>
      </w:r>
      <w:fldSimple w:instr=" SEQ Figure \* ARABIC ">
        <w:r w:rsidR="00A6706C">
          <w:rPr>
            <w:noProof/>
          </w:rPr>
          <w:t>35</w:t>
        </w:r>
      </w:fldSimple>
      <w:bookmarkEnd w:id="219"/>
      <w:r>
        <w:t xml:space="preserve">: Result chart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0"/>
      <w:r>
        <w:fldChar w:fldCharType="end"/>
      </w:r>
    </w:p>
    <w:p w14:paraId="4D0AA52E" w14:textId="77777777" w:rsidR="007E0C40" w:rsidRDefault="00EF11C5" w:rsidP="007E0C40">
      <w:pPr>
        <w:keepNext/>
        <w:jc w:val="center"/>
      </w:pPr>
      <w:r w:rsidRPr="00EF11C5">
        <w:rPr>
          <w:noProof/>
        </w:rPr>
        <w:drawing>
          <wp:inline distT="0" distB="0" distL="0" distR="0" wp14:anchorId="453A8B7E" wp14:editId="56ACD456">
            <wp:extent cx="5270500" cy="2156029"/>
            <wp:effectExtent l="25400" t="25400" r="12700" b="28575"/>
            <wp:docPr id="22"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9"/>
                    <a:stretch>
                      <a:fillRect/>
                    </a:stretch>
                  </pic:blipFill>
                  <pic:spPr>
                    <a:xfrm>
                      <a:off x="0" y="0"/>
                      <a:ext cx="5270500" cy="2156029"/>
                    </a:xfrm>
                    <a:prstGeom prst="rect">
                      <a:avLst/>
                    </a:prstGeom>
                    <a:ln>
                      <a:solidFill>
                        <a:srgbClr val="000000"/>
                      </a:solidFill>
                    </a:ln>
                  </pic:spPr>
                </pic:pic>
              </a:graphicData>
            </a:graphic>
          </wp:inline>
        </w:drawing>
      </w:r>
    </w:p>
    <w:p w14:paraId="49E4645C" w14:textId="1BE02677" w:rsidR="008141AD" w:rsidRDefault="007E0C40" w:rsidP="007E0C40">
      <w:pPr>
        <w:pStyle w:val="Caption"/>
        <w:jc w:val="center"/>
      </w:pPr>
      <w:bookmarkStart w:id="221" w:name="_Ref269230831"/>
      <w:bookmarkStart w:id="222" w:name="_Toc269312583"/>
      <w:r>
        <w:t xml:space="preserve">Table </w:t>
      </w:r>
      <w:fldSimple w:instr=" SEQ Table \* ARABIC ">
        <w:r w:rsidR="00F06A24">
          <w:rPr>
            <w:noProof/>
          </w:rPr>
          <w:t>19</w:t>
        </w:r>
      </w:fldSimple>
      <w:bookmarkEnd w:id="221"/>
      <w:r>
        <w:t xml:space="preserve">: Result data table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2"/>
      <w:r>
        <w:fldChar w:fldCharType="end"/>
      </w:r>
    </w:p>
    <w:p w14:paraId="16D331BE" w14:textId="4616DBFD" w:rsidR="000E74BC" w:rsidRDefault="00C6032E" w:rsidP="00885FEC">
      <w:pPr>
        <w:spacing w:line="360" w:lineRule="auto"/>
        <w:jc w:val="both"/>
      </w:pPr>
      <w:r>
        <w:fldChar w:fldCharType="begin"/>
      </w:r>
      <w:r>
        <w:instrText xml:space="preserve"> REF _Ref269231233 \h </w:instrText>
      </w:r>
      <w:r>
        <w:fldChar w:fldCharType="separate"/>
      </w:r>
      <w:r>
        <w:t xml:space="preserve">Figure </w:t>
      </w:r>
      <w:r>
        <w:rPr>
          <w:noProof/>
        </w:rPr>
        <w:t>36</w:t>
      </w:r>
      <w:r>
        <w:fldChar w:fldCharType="end"/>
      </w:r>
      <w:r>
        <w:t xml:space="preserve"> </w:t>
      </w:r>
      <w:r w:rsidR="00F7683A">
        <w:t xml:space="preserve">and </w:t>
      </w:r>
      <w:r w:rsidR="004E7AE3">
        <w:fldChar w:fldCharType="begin"/>
      </w:r>
      <w:r w:rsidR="004E7AE3">
        <w:instrText xml:space="preserve"> REF _Ref269230852 \h </w:instrText>
      </w:r>
      <w:r w:rsidR="004E7AE3">
        <w:fldChar w:fldCharType="separate"/>
      </w:r>
      <w:r w:rsidR="004E7AE3">
        <w:t xml:space="preserve">Table </w:t>
      </w:r>
      <w:r w:rsidR="004E7AE3">
        <w:rPr>
          <w:noProof/>
        </w:rPr>
        <w:t>20</w:t>
      </w:r>
      <w:r w:rsidR="004E7AE3">
        <w:fldChar w:fldCharType="end"/>
      </w:r>
      <w:r w:rsidR="004E7AE3">
        <w:t xml:space="preserve"> </w:t>
      </w:r>
      <w:r w:rsidR="00A44D98">
        <w:t xml:space="preserve">demonstrate the results of tree filter section where the questions are about filters in tree view. </w:t>
      </w:r>
      <w:r w:rsidR="001A5F12">
        <w:t>There are five questions in this section</w:t>
      </w:r>
      <w:r w:rsidR="0083347A">
        <w:t xml:space="preserve">. </w:t>
      </w:r>
      <w:r w:rsidR="00A96845">
        <w:t>80% of the participants see that the filters are specified in the ontology file. However, the remaining 20% does not have opinions about it.</w:t>
      </w:r>
      <w:r w:rsidR="00A62764">
        <w:t xml:space="preserve"> </w:t>
      </w:r>
      <w:r w:rsidR="00510AAA">
        <w:t>For the second question, all the participants think if no filters specified in the ontology then non will show in the application tool. All the participants strongly agree with the statement that adding filter annotations are very easy to do. In the fourth question, all evaluators see that filters help in narrowing down ingredients to construct search queries.</w:t>
      </w:r>
      <w:r w:rsidR="007707C5">
        <w:t xml:space="preserve"> Finally, </w:t>
      </w:r>
      <w:r w:rsidR="009131F8">
        <w:t>80% see that having filters ease the process of constructing search queries, whereas the remaining 20% have no opinion.</w:t>
      </w:r>
    </w:p>
    <w:p w14:paraId="15608C6B" w14:textId="77777777" w:rsidR="00C40BFA" w:rsidRDefault="00FA7DF6" w:rsidP="00C40BFA">
      <w:pPr>
        <w:keepNext/>
        <w:jc w:val="center"/>
      </w:pPr>
      <w:r w:rsidRPr="00FA7DF6">
        <w:rPr>
          <w:noProof/>
        </w:rPr>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7D484235" w14:textId="1C9E7168" w:rsidR="00885FEC" w:rsidRDefault="00C40BFA" w:rsidP="00DD1FCA">
      <w:pPr>
        <w:pStyle w:val="Caption"/>
        <w:jc w:val="center"/>
      </w:pPr>
      <w:bookmarkStart w:id="223" w:name="_Ref269231233"/>
      <w:bookmarkStart w:id="224" w:name="_Toc269312625"/>
      <w:r>
        <w:t xml:space="preserve">Figure </w:t>
      </w:r>
      <w:fldSimple w:instr=" SEQ Figure \* ARABIC ">
        <w:r w:rsidR="00A6706C">
          <w:rPr>
            <w:noProof/>
          </w:rPr>
          <w:t>36</w:t>
        </w:r>
      </w:fldSimple>
      <w:bookmarkEnd w:id="223"/>
      <w:r>
        <w:t>: Result chart for tree filt</w:t>
      </w:r>
      <w:r w:rsidR="00DD1FCA">
        <w:t>er</w:t>
      </w:r>
      <w:r>
        <w:t>ing section</w:t>
      </w:r>
      <w:r w:rsidR="00DD1FCA">
        <w:t xml:space="preserve"> </w:t>
      </w:r>
      <w:r w:rsidR="00DD1FCA">
        <w:fldChar w:fldCharType="begin"/>
      </w:r>
      <w:r w:rsidR="00DD1FCA">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fldChar w:fldCharType="separate"/>
      </w:r>
      <w:r w:rsidR="00DD1FCA">
        <w:rPr>
          <w:noProof/>
        </w:rPr>
        <w:t>[26]</w:t>
      </w:r>
      <w:bookmarkEnd w:id="224"/>
      <w:r w:rsidR="00DD1FCA">
        <w:fldChar w:fldCharType="end"/>
      </w:r>
    </w:p>
    <w:p w14:paraId="23DCC842" w14:textId="77777777" w:rsidR="0065217C" w:rsidRDefault="00825A9B" w:rsidP="0065217C">
      <w:pPr>
        <w:keepNext/>
        <w:jc w:val="center"/>
      </w:pPr>
      <w:r w:rsidRPr="00825A9B">
        <w:rPr>
          <w:noProof/>
        </w:rPr>
        <w:drawing>
          <wp:inline distT="0" distB="0" distL="0" distR="0" wp14:anchorId="01413404" wp14:editId="0EB17BDE">
            <wp:extent cx="5270500" cy="3744322"/>
            <wp:effectExtent l="25400" t="25400" r="12700" b="15240"/>
            <wp:docPr id="30"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1"/>
                    <a:stretch>
                      <a:fillRect/>
                    </a:stretch>
                  </pic:blipFill>
                  <pic:spPr>
                    <a:xfrm>
                      <a:off x="0" y="0"/>
                      <a:ext cx="5270500" cy="3744322"/>
                    </a:xfrm>
                    <a:prstGeom prst="rect">
                      <a:avLst/>
                    </a:prstGeom>
                    <a:ln>
                      <a:solidFill>
                        <a:srgbClr val="000000"/>
                      </a:solidFill>
                    </a:ln>
                  </pic:spPr>
                </pic:pic>
              </a:graphicData>
            </a:graphic>
          </wp:inline>
        </w:drawing>
      </w:r>
    </w:p>
    <w:p w14:paraId="2A9BD702" w14:textId="6A105DB7" w:rsidR="00FA7DF6" w:rsidRDefault="0065217C" w:rsidP="00CA4226">
      <w:pPr>
        <w:pStyle w:val="Caption"/>
        <w:jc w:val="center"/>
      </w:pPr>
      <w:bookmarkStart w:id="225" w:name="_Ref269230852"/>
      <w:bookmarkStart w:id="226" w:name="_Toc269312584"/>
      <w:r>
        <w:t xml:space="preserve">Table </w:t>
      </w:r>
      <w:fldSimple w:instr=" SEQ Table \* ARABIC ">
        <w:r w:rsidR="00F06A24">
          <w:rPr>
            <w:noProof/>
          </w:rPr>
          <w:t>20</w:t>
        </w:r>
      </w:fldSimple>
      <w:bookmarkEnd w:id="225"/>
      <w:r>
        <w:t xml:space="preserve">: Result data table for tree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6"/>
      <w:r>
        <w:fldChar w:fldCharType="end"/>
      </w:r>
    </w:p>
    <w:p w14:paraId="6DA02B57" w14:textId="358DBE82" w:rsidR="00825A9B" w:rsidRDefault="008C1AC0" w:rsidP="00D50DA3">
      <w:pPr>
        <w:spacing w:line="360" w:lineRule="auto"/>
        <w:jc w:val="both"/>
      </w:pPr>
      <w:r>
        <w:fldChar w:fldCharType="begin"/>
      </w:r>
      <w:r>
        <w:instrText xml:space="preserve"> REF _Ref269231279 \h </w:instrText>
      </w:r>
      <w:r>
        <w:fldChar w:fldCharType="separate"/>
      </w:r>
      <w:r>
        <w:t xml:space="preserve">Figure </w:t>
      </w:r>
      <w:r>
        <w:rPr>
          <w:noProof/>
        </w:rPr>
        <w:t>37</w:t>
      </w:r>
      <w:r>
        <w:fldChar w:fldCharType="end"/>
      </w:r>
      <w:r>
        <w:t xml:space="preserve"> and </w:t>
      </w:r>
      <w:r>
        <w:fldChar w:fldCharType="begin"/>
      </w:r>
      <w:r>
        <w:instrText xml:space="preserve"> REF _Ref269231292 \h </w:instrText>
      </w:r>
      <w:r>
        <w:fldChar w:fldCharType="separate"/>
      </w:r>
      <w:r>
        <w:t xml:space="preserve">Table </w:t>
      </w:r>
      <w:r>
        <w:rPr>
          <w:noProof/>
        </w:rPr>
        <w:t>21</w:t>
      </w:r>
      <w:r>
        <w:fldChar w:fldCharType="end"/>
      </w:r>
      <w:r w:rsidR="00C133C1">
        <w:t>show the result of the question in the list filtering section.</w:t>
      </w:r>
      <w:r w:rsidR="00321534">
        <w:t xml:space="preserve"> 80% agree that list filters are not specified in the ontology, whereas 20% think it is </w:t>
      </w:r>
      <w:r w:rsidR="00AB651F">
        <w:t>specified</w:t>
      </w:r>
      <w:r w:rsidR="00321534">
        <w:t xml:space="preserve"> in the ontology.</w:t>
      </w:r>
      <w:r w:rsidR="00AB651F">
        <w:t xml:space="preserve"> </w:t>
      </w:r>
      <w:r w:rsidR="006B13BD">
        <w:t>As for the second question, a</w:t>
      </w:r>
      <w:r w:rsidR="00AB651F">
        <w:t>ll participants agree that list filtering works with any ontology.</w:t>
      </w:r>
      <w:r w:rsidR="0050485D">
        <w:t xml:space="preserve"> The result of question three shows most of the participant</w:t>
      </w:r>
      <w:r w:rsidR="007B4AE1">
        <w:t>s</w:t>
      </w:r>
      <w:r w:rsidR="0050485D">
        <w:t xml:space="preserve"> with 80% </w:t>
      </w:r>
      <w:r w:rsidR="000E0A39">
        <w:t>agree that</w:t>
      </w:r>
      <w:r w:rsidR="0050485D">
        <w:t xml:space="preserve"> the filters ease the process of finding specific </w:t>
      </w:r>
      <w:r w:rsidR="00CC131B">
        <w:t>ingredients,</w:t>
      </w:r>
      <w:r w:rsidR="0050485D">
        <w:t xml:space="preserve"> </w:t>
      </w:r>
      <w:r w:rsidR="00CC131B">
        <w:t xml:space="preserve">whereas the rest 20% have no opinion. </w:t>
      </w:r>
      <w:r w:rsidR="005701AE">
        <w:t xml:space="preserve">The last question’s result shows </w:t>
      </w:r>
      <w:r w:rsidR="007B4AE1">
        <w:t xml:space="preserve">80% agree that </w:t>
      </w:r>
      <w:r w:rsidR="00052E9A">
        <w:t>filtering narrows down the content of the ingredient to form a search query, however 20% has no opinion.</w:t>
      </w:r>
    </w:p>
    <w:p w14:paraId="1A04B1FF" w14:textId="77777777" w:rsidR="00E07630" w:rsidRDefault="00EB263F" w:rsidP="00E07630">
      <w:pPr>
        <w:keepNext/>
        <w:jc w:val="center"/>
      </w:pPr>
      <w:r w:rsidRPr="00EB263F">
        <w:rPr>
          <w:noProof/>
        </w:rPr>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2"/>
                    <a:stretch>
                      <a:fillRect/>
                    </a:stretch>
                  </pic:blipFill>
                  <pic:spPr>
                    <a:xfrm>
                      <a:off x="0" y="0"/>
                      <a:ext cx="5270500" cy="2484620"/>
                    </a:xfrm>
                    <a:prstGeom prst="rect">
                      <a:avLst/>
                    </a:prstGeom>
                    <a:ln>
                      <a:solidFill>
                        <a:schemeClr val="tx1"/>
                      </a:solidFill>
                    </a:ln>
                  </pic:spPr>
                </pic:pic>
              </a:graphicData>
            </a:graphic>
          </wp:inline>
        </w:drawing>
      </w:r>
    </w:p>
    <w:p w14:paraId="38A01D23" w14:textId="24F91F65" w:rsidR="00825A9B" w:rsidRDefault="00E07630" w:rsidP="00E07630">
      <w:pPr>
        <w:pStyle w:val="Caption"/>
        <w:jc w:val="center"/>
      </w:pPr>
      <w:bookmarkStart w:id="227" w:name="_Ref269231279"/>
      <w:bookmarkStart w:id="228" w:name="_Toc269312626"/>
      <w:r>
        <w:t xml:space="preserve">Figure </w:t>
      </w:r>
      <w:fldSimple w:instr=" SEQ Figure \* ARABIC ">
        <w:r w:rsidR="00A6706C">
          <w:rPr>
            <w:noProof/>
          </w:rPr>
          <w:t>37</w:t>
        </w:r>
      </w:fldSimple>
      <w:bookmarkEnd w:id="227"/>
      <w:r>
        <w:t xml:space="preserve">: Result chart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8"/>
      <w:r>
        <w:fldChar w:fldCharType="end"/>
      </w:r>
    </w:p>
    <w:p w14:paraId="08DAC63E" w14:textId="77777777" w:rsidR="00E50E7C" w:rsidRDefault="00EB263F" w:rsidP="00E50E7C">
      <w:pPr>
        <w:keepNext/>
        <w:jc w:val="center"/>
      </w:pPr>
      <w:r w:rsidRPr="00EB263F">
        <w:rPr>
          <w:noProof/>
        </w:rPr>
        <w:drawing>
          <wp:inline distT="0" distB="0" distL="0" distR="0" wp14:anchorId="078F9DB6" wp14:editId="4017A683">
            <wp:extent cx="5270500" cy="2936821"/>
            <wp:effectExtent l="25400" t="25400" r="12700" b="35560"/>
            <wp:docPr id="42"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3"/>
                    <a:stretch>
                      <a:fillRect/>
                    </a:stretch>
                  </pic:blipFill>
                  <pic:spPr>
                    <a:xfrm>
                      <a:off x="0" y="0"/>
                      <a:ext cx="5270500" cy="2936821"/>
                    </a:xfrm>
                    <a:prstGeom prst="rect">
                      <a:avLst/>
                    </a:prstGeom>
                    <a:ln>
                      <a:solidFill>
                        <a:srgbClr val="000000"/>
                      </a:solidFill>
                    </a:ln>
                  </pic:spPr>
                </pic:pic>
              </a:graphicData>
            </a:graphic>
          </wp:inline>
        </w:drawing>
      </w:r>
    </w:p>
    <w:p w14:paraId="718A94BD" w14:textId="31E562AB" w:rsidR="00825A9B" w:rsidRDefault="00E50E7C" w:rsidP="00E50E7C">
      <w:pPr>
        <w:pStyle w:val="Caption"/>
        <w:jc w:val="center"/>
      </w:pPr>
      <w:bookmarkStart w:id="229" w:name="_Ref269231292"/>
      <w:bookmarkStart w:id="230" w:name="_Toc269312585"/>
      <w:bookmarkStart w:id="231" w:name="_Ref269231287"/>
      <w:r>
        <w:t xml:space="preserve">Table </w:t>
      </w:r>
      <w:fldSimple w:instr=" SEQ Table \* ARABIC ">
        <w:r w:rsidR="00F06A24">
          <w:rPr>
            <w:noProof/>
          </w:rPr>
          <w:t>21</w:t>
        </w:r>
      </w:fldSimple>
      <w:bookmarkEnd w:id="229"/>
      <w:r>
        <w:t xml:space="preserve">: Result data table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0"/>
      <w:r>
        <w:fldChar w:fldCharType="end"/>
      </w:r>
      <w:bookmarkEnd w:id="231"/>
    </w:p>
    <w:p w14:paraId="5A1F176F" w14:textId="12AA0C5F" w:rsidR="00EB263F" w:rsidRDefault="00EE2786" w:rsidP="006F6B93">
      <w:pPr>
        <w:spacing w:line="360" w:lineRule="auto"/>
        <w:jc w:val="both"/>
      </w:pPr>
      <w:r>
        <w:fldChar w:fldCharType="begin"/>
      </w:r>
      <w:r>
        <w:instrText xml:space="preserve"> REF _Ref269232940 \h </w:instrText>
      </w:r>
      <w:r>
        <w:fldChar w:fldCharType="separate"/>
      </w:r>
      <w:r>
        <w:t xml:space="preserve">Figure </w:t>
      </w:r>
      <w:r>
        <w:rPr>
          <w:noProof/>
        </w:rPr>
        <w:t>38</w:t>
      </w:r>
      <w:r>
        <w:fldChar w:fldCharType="end"/>
      </w:r>
      <w:r>
        <w:t xml:space="preserve"> and </w:t>
      </w:r>
      <w:r>
        <w:fldChar w:fldCharType="begin"/>
      </w:r>
      <w:r>
        <w:instrText xml:space="preserve"> REF _Ref269232954 \h </w:instrText>
      </w:r>
      <w:r>
        <w:fldChar w:fldCharType="separate"/>
      </w:r>
      <w:r>
        <w:t xml:space="preserve">Table </w:t>
      </w:r>
      <w:r>
        <w:rPr>
          <w:noProof/>
        </w:rPr>
        <w:t>22</w:t>
      </w:r>
      <w:r>
        <w:fldChar w:fldCharType="end"/>
      </w:r>
      <w:r>
        <w:t xml:space="preserve"> </w:t>
      </w:r>
      <w:r w:rsidR="00E45895">
        <w:t>demonstrate the result of the question for the languages section.</w:t>
      </w:r>
      <w:r w:rsidR="009B614A">
        <w:t xml:space="preserve"> In the first question, 80% </w:t>
      </w:r>
      <w:r w:rsidR="00785837">
        <w:t xml:space="preserve">agree that the tool shows available languages used to labeled ontology. However, 20% has no </w:t>
      </w:r>
      <w:r w:rsidR="00A317A6">
        <w:t>opinion</w:t>
      </w:r>
      <w:r w:rsidR="00785837">
        <w:t xml:space="preserve">. </w:t>
      </w:r>
      <w:r w:rsidR="00384939">
        <w:t xml:space="preserve">In the second question the majority with 60% does not see percentage of language represented in the ontology, whereas 40% see that. </w:t>
      </w:r>
      <w:r w:rsidR="00C55EF4">
        <w:t xml:space="preserve">In the third question, all participants agree </w:t>
      </w:r>
      <w:r w:rsidR="008D463D">
        <w:t>that displaying different languages is easy.</w:t>
      </w:r>
      <w:r w:rsidR="00BA17CD">
        <w:t xml:space="preserve"> As for the last question, </w:t>
      </w:r>
      <w:r w:rsidR="00B71718">
        <w:t>majority agrees</w:t>
      </w:r>
      <w:r w:rsidR="00BA17CD">
        <w:t xml:space="preserve"> that English the default language, only 20% does not have an opinion.</w:t>
      </w:r>
    </w:p>
    <w:p w14:paraId="2DA55052" w14:textId="77777777" w:rsidR="00B36526" w:rsidRDefault="00B36526" w:rsidP="00B36526">
      <w:pPr>
        <w:keepNext/>
        <w:jc w:val="center"/>
      </w:pPr>
      <w:r w:rsidRPr="00B36526">
        <w:rPr>
          <w:noProof/>
        </w:rPr>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4"/>
                    <a:stretch>
                      <a:fillRect/>
                    </a:stretch>
                  </pic:blipFill>
                  <pic:spPr>
                    <a:xfrm>
                      <a:off x="0" y="0"/>
                      <a:ext cx="5270500" cy="2484620"/>
                    </a:xfrm>
                    <a:prstGeom prst="rect">
                      <a:avLst/>
                    </a:prstGeom>
                    <a:ln>
                      <a:solidFill>
                        <a:srgbClr val="000000"/>
                      </a:solidFill>
                    </a:ln>
                  </pic:spPr>
                </pic:pic>
              </a:graphicData>
            </a:graphic>
          </wp:inline>
        </w:drawing>
      </w:r>
    </w:p>
    <w:p w14:paraId="570E3FF1" w14:textId="420E421B" w:rsidR="00C36B21" w:rsidRDefault="00B36526" w:rsidP="00B36526">
      <w:pPr>
        <w:pStyle w:val="Caption"/>
        <w:spacing w:line="360" w:lineRule="auto"/>
        <w:jc w:val="center"/>
      </w:pPr>
      <w:bookmarkStart w:id="232" w:name="_Ref269232940"/>
      <w:bookmarkStart w:id="233" w:name="_Toc269312627"/>
      <w:r>
        <w:t xml:space="preserve">Figure </w:t>
      </w:r>
      <w:fldSimple w:instr=" SEQ Figure \* ARABIC ">
        <w:r w:rsidR="00A6706C">
          <w:rPr>
            <w:noProof/>
          </w:rPr>
          <w:t>38</w:t>
        </w:r>
      </w:fldSimple>
      <w:bookmarkEnd w:id="232"/>
      <w:r w:rsidR="004E4AE4">
        <w:t>: Result chat for language</w:t>
      </w:r>
      <w:r>
        <w:t xml:space="preserv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3"/>
      <w:r>
        <w:fldChar w:fldCharType="end"/>
      </w:r>
    </w:p>
    <w:p w14:paraId="3ECD4C86" w14:textId="77777777" w:rsidR="004E4AE4" w:rsidRDefault="004E4AE4" w:rsidP="004E4AE4">
      <w:pPr>
        <w:keepNext/>
        <w:jc w:val="center"/>
      </w:pPr>
      <w:r w:rsidRPr="004E4AE4">
        <w:rPr>
          <w:noProof/>
        </w:rPr>
        <w:drawing>
          <wp:inline distT="0" distB="0" distL="0" distR="0" wp14:anchorId="019BF8B0" wp14:editId="27FC961E">
            <wp:extent cx="5270500" cy="2936821"/>
            <wp:effectExtent l="25400" t="25400" r="12700" b="35560"/>
            <wp:docPr id="44"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5"/>
                    <a:stretch>
                      <a:fillRect/>
                    </a:stretch>
                  </pic:blipFill>
                  <pic:spPr>
                    <a:xfrm>
                      <a:off x="0" y="0"/>
                      <a:ext cx="5270500" cy="2936821"/>
                    </a:xfrm>
                    <a:prstGeom prst="rect">
                      <a:avLst/>
                    </a:prstGeom>
                    <a:ln>
                      <a:solidFill>
                        <a:srgbClr val="000000"/>
                      </a:solidFill>
                    </a:ln>
                  </pic:spPr>
                </pic:pic>
              </a:graphicData>
            </a:graphic>
          </wp:inline>
        </w:drawing>
      </w:r>
    </w:p>
    <w:p w14:paraId="0190D0AE" w14:textId="2B5FE94A" w:rsidR="00BF29A9" w:rsidRDefault="004E4AE4" w:rsidP="004E4AE4">
      <w:pPr>
        <w:pStyle w:val="Caption"/>
        <w:jc w:val="center"/>
      </w:pPr>
      <w:bookmarkStart w:id="234" w:name="_Ref269232954"/>
      <w:bookmarkStart w:id="235" w:name="_Toc269312586"/>
      <w:r>
        <w:t xml:space="preserve">Table </w:t>
      </w:r>
      <w:fldSimple w:instr=" SEQ Table \* ARABIC ">
        <w:r w:rsidR="00F06A24">
          <w:rPr>
            <w:noProof/>
          </w:rPr>
          <w:t>22</w:t>
        </w:r>
      </w:fldSimple>
      <w:bookmarkEnd w:id="234"/>
      <w:r>
        <w:t xml:space="preserve">: Result data table for language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5"/>
      <w:r>
        <w:fldChar w:fldCharType="end"/>
      </w:r>
    </w:p>
    <w:p w14:paraId="72D2D951" w14:textId="6D9604DE" w:rsidR="00BF29A9" w:rsidRPr="00B10284" w:rsidRDefault="00B10284" w:rsidP="00204626">
      <w:pPr>
        <w:spacing w:line="360" w:lineRule="auto"/>
        <w:jc w:val="both"/>
      </w:pPr>
      <w:r>
        <w:fldChar w:fldCharType="begin"/>
      </w:r>
      <w:r>
        <w:instrText xml:space="preserve"> REF _Ref269234249 \h </w:instrText>
      </w:r>
      <w:r>
        <w:fldChar w:fldCharType="separate"/>
      </w:r>
      <w:r>
        <w:t xml:space="preserve">Figure </w:t>
      </w:r>
      <w:r>
        <w:rPr>
          <w:noProof/>
        </w:rPr>
        <w:t>39</w:t>
      </w:r>
      <w:r>
        <w:fldChar w:fldCharType="end"/>
      </w:r>
      <w:r>
        <w:t xml:space="preserve"> and </w:t>
      </w:r>
      <w:r>
        <w:fldChar w:fldCharType="begin"/>
      </w:r>
      <w:r>
        <w:instrText xml:space="preserve"> REF _Ref269234263 \h </w:instrText>
      </w:r>
      <w:r>
        <w:fldChar w:fldCharType="separate"/>
      </w:r>
      <w:r>
        <w:t xml:space="preserve">Table </w:t>
      </w:r>
      <w:r>
        <w:rPr>
          <w:noProof/>
        </w:rPr>
        <w:t>23</w:t>
      </w:r>
      <w:r>
        <w:fldChar w:fldCharType="end"/>
      </w:r>
      <w:r w:rsidR="0095465E">
        <w:t xml:space="preserve"> show the result of the questions in the </w:t>
      </w:r>
      <w:r w:rsidR="006F7550">
        <w:t xml:space="preserve">facets section. </w:t>
      </w:r>
      <w:r w:rsidR="00AE0BF3">
        <w:t xml:space="preserve">60% agree that </w:t>
      </w:r>
      <w:r w:rsidR="003F48C5">
        <w:t>facets help narrowing down the result of the search query.</w:t>
      </w:r>
      <w:r w:rsidR="00E708AE">
        <w:t xml:space="preserve"> However, 40% has no opinion. In the second question, all participants agree that facets are determined in the ontology. Similar results found for both questions three the four. All participants think it is easy to annotation ontology with facets annotation, and displayed facets depend on the ontology and its annotations.</w:t>
      </w:r>
      <w:r>
        <w:tab/>
      </w:r>
    </w:p>
    <w:p w14:paraId="45F61193" w14:textId="77777777" w:rsidR="009214DB" w:rsidRDefault="009214DB" w:rsidP="009214DB">
      <w:pPr>
        <w:keepNext/>
        <w:jc w:val="center"/>
      </w:pPr>
      <w:r w:rsidRPr="009214DB">
        <w:rPr>
          <w:noProof/>
        </w:rPr>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6"/>
                    <a:stretch>
                      <a:fillRect/>
                    </a:stretch>
                  </pic:blipFill>
                  <pic:spPr>
                    <a:xfrm>
                      <a:off x="0" y="0"/>
                      <a:ext cx="5270500" cy="2484620"/>
                    </a:xfrm>
                    <a:prstGeom prst="rect">
                      <a:avLst/>
                    </a:prstGeom>
                    <a:ln>
                      <a:solidFill>
                        <a:srgbClr val="000000"/>
                      </a:solidFill>
                    </a:ln>
                  </pic:spPr>
                </pic:pic>
              </a:graphicData>
            </a:graphic>
          </wp:inline>
        </w:drawing>
      </w:r>
    </w:p>
    <w:p w14:paraId="0E88483E" w14:textId="4600F43A" w:rsidR="00BF29A9" w:rsidRDefault="009214DB" w:rsidP="009214DB">
      <w:pPr>
        <w:pStyle w:val="Caption"/>
        <w:jc w:val="center"/>
      </w:pPr>
      <w:bookmarkStart w:id="236" w:name="_Ref269234249"/>
      <w:bookmarkStart w:id="237" w:name="_Toc269312628"/>
      <w:bookmarkStart w:id="238" w:name="_Ref269234225"/>
      <w:r>
        <w:t xml:space="preserve">Figure </w:t>
      </w:r>
      <w:fldSimple w:instr=" SEQ Figure \* ARABIC ">
        <w:r w:rsidR="00A6706C">
          <w:rPr>
            <w:noProof/>
          </w:rPr>
          <w:t>39</w:t>
        </w:r>
      </w:fldSimple>
      <w:bookmarkEnd w:id="236"/>
      <w:r>
        <w:t xml:space="preserve">: Result chart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37"/>
      <w:r>
        <w:fldChar w:fldCharType="end"/>
      </w:r>
      <w:bookmarkEnd w:id="238"/>
    </w:p>
    <w:p w14:paraId="150A7C81" w14:textId="77777777" w:rsidR="004C3A23" w:rsidRDefault="004C3A23" w:rsidP="004C3A23">
      <w:pPr>
        <w:keepNext/>
        <w:jc w:val="center"/>
      </w:pPr>
      <w:r w:rsidRPr="004C3A23">
        <w:rPr>
          <w:noProof/>
        </w:rPr>
        <w:drawing>
          <wp:inline distT="0" distB="0" distL="0" distR="0" wp14:anchorId="247F1B16" wp14:editId="1432BD94">
            <wp:extent cx="5270500" cy="2821286"/>
            <wp:effectExtent l="25400" t="25400" r="12700" b="24130"/>
            <wp:docPr id="46"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7"/>
                    <a:stretch>
                      <a:fillRect/>
                    </a:stretch>
                  </pic:blipFill>
                  <pic:spPr>
                    <a:xfrm>
                      <a:off x="0" y="0"/>
                      <a:ext cx="5270500" cy="2821286"/>
                    </a:xfrm>
                    <a:prstGeom prst="rect">
                      <a:avLst/>
                    </a:prstGeom>
                    <a:ln>
                      <a:solidFill>
                        <a:srgbClr val="000000"/>
                      </a:solidFill>
                    </a:ln>
                  </pic:spPr>
                </pic:pic>
              </a:graphicData>
            </a:graphic>
          </wp:inline>
        </w:drawing>
      </w:r>
    </w:p>
    <w:p w14:paraId="75D2F5A8" w14:textId="5198E009" w:rsidR="00EB263F" w:rsidRDefault="004C3A23" w:rsidP="004C3A23">
      <w:pPr>
        <w:pStyle w:val="Caption"/>
        <w:jc w:val="center"/>
      </w:pPr>
      <w:bookmarkStart w:id="239" w:name="_Ref269234263"/>
      <w:bookmarkStart w:id="240" w:name="_Toc269312587"/>
      <w:r>
        <w:t xml:space="preserve">Table </w:t>
      </w:r>
      <w:fldSimple w:instr=" SEQ Table \* ARABIC ">
        <w:r w:rsidR="00F06A24">
          <w:rPr>
            <w:noProof/>
          </w:rPr>
          <w:t>23</w:t>
        </w:r>
      </w:fldSimple>
      <w:bookmarkEnd w:id="239"/>
      <w:r>
        <w:t xml:space="preserve">: Result data table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40"/>
      <w:r>
        <w:fldChar w:fldCharType="end"/>
      </w:r>
    </w:p>
    <w:p w14:paraId="3927234B" w14:textId="2213E3DA" w:rsidR="00EB263F" w:rsidRDefault="001A4070" w:rsidP="006F6B93">
      <w:pPr>
        <w:spacing w:line="360" w:lineRule="auto"/>
        <w:jc w:val="both"/>
      </w:pPr>
      <w:r>
        <w:fldChar w:fldCharType="begin"/>
      </w:r>
      <w:r>
        <w:instrText xml:space="preserve"> REF _Ref269235501 \h </w:instrText>
      </w:r>
      <w:r>
        <w:fldChar w:fldCharType="separate"/>
      </w:r>
      <w:r>
        <w:t xml:space="preserve">Figure </w:t>
      </w:r>
      <w:r>
        <w:rPr>
          <w:noProof/>
        </w:rPr>
        <w:t>40</w:t>
      </w:r>
      <w:r>
        <w:fldChar w:fldCharType="end"/>
      </w:r>
      <w:r>
        <w:t xml:space="preserve"> and </w:t>
      </w:r>
      <w:r>
        <w:fldChar w:fldCharType="begin"/>
      </w:r>
      <w:r>
        <w:instrText xml:space="preserve"> REF _Ref269235484 \h </w:instrText>
      </w:r>
      <w:r>
        <w:fldChar w:fldCharType="separate"/>
      </w:r>
      <w:r>
        <w:t xml:space="preserve">Table </w:t>
      </w:r>
      <w:r>
        <w:rPr>
          <w:noProof/>
        </w:rPr>
        <w:t>24</w:t>
      </w:r>
      <w:r>
        <w:fldChar w:fldCharType="end"/>
      </w:r>
      <w:r w:rsidR="00510060">
        <w:t xml:space="preserve"> shows the result of the instructions section that contains only one question.</w:t>
      </w:r>
      <w:r w:rsidR="00D54483">
        <w:t xml:space="preserve"> 100% agrees that the given instructions were easy to follow.</w:t>
      </w:r>
    </w:p>
    <w:p w14:paraId="17FE95C0" w14:textId="77777777" w:rsidR="00A6706C" w:rsidRDefault="00A6706C" w:rsidP="00A6706C">
      <w:pPr>
        <w:keepNext/>
        <w:jc w:val="center"/>
      </w:pPr>
      <w:r w:rsidRPr="00A6706C">
        <w:rPr>
          <w:noProof/>
        </w:rPr>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8"/>
                    <a:stretch>
                      <a:fillRect/>
                    </a:stretch>
                  </pic:blipFill>
                  <pic:spPr>
                    <a:xfrm>
                      <a:off x="0" y="0"/>
                      <a:ext cx="5270500" cy="2218144"/>
                    </a:xfrm>
                    <a:prstGeom prst="rect">
                      <a:avLst/>
                    </a:prstGeom>
                    <a:ln>
                      <a:solidFill>
                        <a:srgbClr val="000000"/>
                      </a:solidFill>
                    </a:ln>
                  </pic:spPr>
                </pic:pic>
              </a:graphicData>
            </a:graphic>
          </wp:inline>
        </w:drawing>
      </w:r>
    </w:p>
    <w:p w14:paraId="50B0D225" w14:textId="12C2EDD0" w:rsidR="00A6706C" w:rsidRDefault="00A6706C" w:rsidP="00A6706C">
      <w:pPr>
        <w:pStyle w:val="Caption"/>
        <w:jc w:val="center"/>
      </w:pPr>
      <w:bookmarkStart w:id="241" w:name="_Ref269235501"/>
      <w:bookmarkStart w:id="242" w:name="_Toc269312629"/>
      <w:bookmarkStart w:id="243" w:name="_Ref269235497"/>
      <w:r>
        <w:t xml:space="preserve">Figure </w:t>
      </w:r>
      <w:fldSimple w:instr=" SEQ Figure \* ARABIC ">
        <w:r>
          <w:rPr>
            <w:noProof/>
          </w:rPr>
          <w:t>40</w:t>
        </w:r>
      </w:fldSimple>
      <w:bookmarkEnd w:id="241"/>
      <w:r>
        <w:t xml:space="preserve">: Result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42"/>
      <w:r>
        <w:fldChar w:fldCharType="end"/>
      </w:r>
      <w:bookmarkEnd w:id="243"/>
    </w:p>
    <w:p w14:paraId="67FE8415" w14:textId="77777777" w:rsidR="00457067" w:rsidRDefault="00457067" w:rsidP="00457067">
      <w:pPr>
        <w:keepNext/>
        <w:jc w:val="center"/>
      </w:pPr>
      <w:r w:rsidRPr="00457067">
        <w:rPr>
          <w:noProof/>
        </w:rPr>
        <w:drawing>
          <wp:inline distT="0" distB="0" distL="0" distR="0" wp14:anchorId="750D023F" wp14:editId="54D6119F">
            <wp:extent cx="5270500" cy="1108762"/>
            <wp:effectExtent l="25400" t="25400" r="12700" b="34290"/>
            <wp:docPr id="48"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9"/>
                    <a:stretch>
                      <a:fillRect/>
                    </a:stretch>
                  </pic:blipFill>
                  <pic:spPr>
                    <a:xfrm>
                      <a:off x="0" y="0"/>
                      <a:ext cx="5270500" cy="1108762"/>
                    </a:xfrm>
                    <a:prstGeom prst="rect">
                      <a:avLst/>
                    </a:prstGeom>
                    <a:ln>
                      <a:solidFill>
                        <a:srgbClr val="000000"/>
                      </a:solidFill>
                    </a:ln>
                  </pic:spPr>
                </pic:pic>
              </a:graphicData>
            </a:graphic>
          </wp:inline>
        </w:drawing>
      </w:r>
    </w:p>
    <w:p w14:paraId="3E0BC304" w14:textId="4A989DF5" w:rsidR="00457CD8" w:rsidRDefault="00457067" w:rsidP="00457067">
      <w:pPr>
        <w:pStyle w:val="Caption"/>
        <w:jc w:val="center"/>
      </w:pPr>
      <w:bookmarkStart w:id="244" w:name="_Ref269235484"/>
      <w:bookmarkStart w:id="245" w:name="_Toc269312588"/>
      <w:r>
        <w:t xml:space="preserve">Table </w:t>
      </w:r>
      <w:fldSimple w:instr=" SEQ Table \* ARABIC ">
        <w:r w:rsidR="00F06A24">
          <w:rPr>
            <w:noProof/>
          </w:rPr>
          <w:t>24</w:t>
        </w:r>
      </w:fldSimple>
      <w:bookmarkEnd w:id="244"/>
      <w:r>
        <w:t xml:space="preserve">: Result data table for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45"/>
      <w:r>
        <w:fldChar w:fldCharType="end"/>
      </w:r>
    </w:p>
    <w:p w14:paraId="05229A46" w14:textId="33CE3D05" w:rsidR="00E21CAE" w:rsidRPr="00825A9B" w:rsidRDefault="00C16494" w:rsidP="00E21CAE">
      <w:pPr>
        <w:spacing w:line="360" w:lineRule="auto"/>
        <w:jc w:val="both"/>
      </w:pPr>
      <w:r>
        <w:t>The last section is feedback section.</w:t>
      </w:r>
      <w:r w:rsidR="00842716">
        <w:t xml:space="preserve"> Feedbacks </w:t>
      </w:r>
      <w:r w:rsidR="00005B5C">
        <w:t>were</w:t>
      </w:r>
      <w:r w:rsidR="00842716">
        <w:t xml:space="preserve"> about allowing more than one filter to be selected and percentage of a language is not shown. </w:t>
      </w:r>
      <w:r w:rsidR="00E21CAE">
        <w:t>All feedback</w:t>
      </w:r>
      <w:r w:rsidR="00D84779">
        <w:t>s</w:t>
      </w:r>
      <w:r w:rsidR="00E21CAE">
        <w:t xml:space="preserve"> are true in some sense. </w:t>
      </w:r>
      <w:r w:rsidR="005851AE">
        <w:t xml:space="preserve">Allowing more than one filter to be selected could be more desirable. </w:t>
      </w:r>
      <w:r w:rsidR="00B80EB9">
        <w:t xml:space="preserve">As for the percentage of languages, it is shown be user need to </w:t>
      </w:r>
      <w:proofErr w:type="spellStart"/>
      <w:r w:rsidR="00B80EB9">
        <w:t>havor</w:t>
      </w:r>
      <w:proofErr w:type="spellEnd"/>
      <w:r w:rsidR="00B80EB9">
        <w:t xml:space="preserve"> over the language to see the percentage. However, this can be enhanced in the future.</w:t>
      </w:r>
    </w:p>
    <w:p w14:paraId="286E0B45" w14:textId="1BDCA101" w:rsidR="003C39FF" w:rsidRDefault="00625A5B" w:rsidP="00556A95">
      <w:pPr>
        <w:pStyle w:val="Heading3"/>
        <w:spacing w:line="360" w:lineRule="auto"/>
        <w:jc w:val="both"/>
        <w:rPr>
          <w:rFonts w:cs="Times New Roman"/>
        </w:rPr>
      </w:pPr>
      <w:bookmarkStart w:id="246" w:name="_Toc269411850"/>
      <w:r>
        <w:rPr>
          <w:rFonts w:cs="Times New Roman"/>
        </w:rPr>
        <w:t>Critical Analysis</w:t>
      </w:r>
      <w:bookmarkEnd w:id="246"/>
    </w:p>
    <w:p w14:paraId="5B43C940" w14:textId="2919D957" w:rsidR="00FB3F7D" w:rsidRDefault="009E533F" w:rsidP="00556A95">
      <w:pPr>
        <w:spacing w:line="360" w:lineRule="auto"/>
        <w:jc w:val="both"/>
      </w:pPr>
      <w:r>
        <w:t xml:space="preserve">In the project evaluation plan section </w:t>
      </w:r>
      <w:r>
        <w:fldChar w:fldCharType="begin"/>
      </w:r>
      <w:r>
        <w:instrText xml:space="preserve"> REF _Ref269236673 \r \h </w:instrText>
      </w:r>
      <w:r>
        <w:fldChar w:fldCharType="separate"/>
      </w:r>
      <w:r>
        <w:t>3.3</w:t>
      </w:r>
      <w:r>
        <w:fldChar w:fldCharType="end"/>
      </w:r>
      <w:r w:rsidR="00D11604">
        <w:t xml:space="preserve">, there are </w:t>
      </w:r>
      <w:r w:rsidR="001A487E">
        <w:t>five measures that are been used to evaluate the project</w:t>
      </w:r>
      <w:r w:rsidR="00874E77">
        <w:t>.</w:t>
      </w:r>
      <w:r w:rsidR="00442C2D">
        <w:t xml:space="preserve"> </w:t>
      </w:r>
      <w:r w:rsidR="00A35DE0">
        <w:t>Those measure</w:t>
      </w:r>
      <w:r w:rsidR="000F349B">
        <w:t>s</w:t>
      </w:r>
      <w:r w:rsidR="00A35DE0">
        <w:t xml:space="preserve"> intersect with</w:t>
      </w:r>
      <w:r w:rsidR="003105BB">
        <w:t xml:space="preserve"> the evaluation questions </w:t>
      </w:r>
      <w:r w:rsidR="001C2D7D">
        <w:t xml:space="preserve">in section </w:t>
      </w:r>
      <w:r w:rsidR="001C2D7D">
        <w:fldChar w:fldCharType="begin"/>
      </w:r>
      <w:r w:rsidR="001C2D7D">
        <w:instrText xml:space="preserve"> REF _Ref269221162 \r \h </w:instrText>
      </w:r>
      <w:r w:rsidR="001C2D7D">
        <w:fldChar w:fldCharType="separate"/>
      </w:r>
      <w:r w:rsidR="001C2D7D">
        <w:t>6.1.1</w:t>
      </w:r>
      <w:r w:rsidR="001C2D7D">
        <w:fldChar w:fldCharType="end"/>
      </w:r>
      <w:r w:rsidR="00A35DE0">
        <w:t xml:space="preserve"> intersect to finally evaluate the whole project.</w:t>
      </w:r>
    </w:p>
    <w:tbl>
      <w:tblPr>
        <w:tblStyle w:val="TableGrid"/>
        <w:tblW w:w="8752" w:type="dxa"/>
        <w:jc w:val="center"/>
        <w:tblLook w:val="06A0" w:firstRow="1" w:lastRow="0" w:firstColumn="1" w:lastColumn="0" w:noHBand="1" w:noVBand="1"/>
      </w:tblPr>
      <w:tblGrid>
        <w:gridCol w:w="1670"/>
        <w:gridCol w:w="1468"/>
        <w:gridCol w:w="1396"/>
        <w:gridCol w:w="1401"/>
        <w:gridCol w:w="1350"/>
        <w:gridCol w:w="1467"/>
      </w:tblGrid>
      <w:tr w:rsidR="00442C2D" w14:paraId="3FA6DF6B" w14:textId="77777777" w:rsidTr="00D902A8">
        <w:trPr>
          <w:jc w:val="center"/>
        </w:trPr>
        <w:tc>
          <w:tcPr>
            <w:tcW w:w="1563" w:type="dxa"/>
            <w:vAlign w:val="center"/>
          </w:tcPr>
          <w:p w14:paraId="1563F7D2" w14:textId="77777777" w:rsidR="00442C2D" w:rsidRPr="00F41316" w:rsidRDefault="00442C2D" w:rsidP="00442C2D">
            <w:pPr>
              <w:spacing w:line="360" w:lineRule="auto"/>
              <w:jc w:val="center"/>
              <w:rPr>
                <w:b/>
              </w:rPr>
            </w:pPr>
          </w:p>
        </w:tc>
        <w:tc>
          <w:tcPr>
            <w:tcW w:w="1478" w:type="dxa"/>
            <w:vAlign w:val="center"/>
          </w:tcPr>
          <w:p w14:paraId="3726F9B9" w14:textId="6359BED4" w:rsidR="00442C2D" w:rsidRPr="00F41316" w:rsidRDefault="00442C2D" w:rsidP="00442C2D">
            <w:pPr>
              <w:spacing w:line="360" w:lineRule="auto"/>
              <w:jc w:val="center"/>
              <w:rPr>
                <w:b/>
                <w:sz w:val="20"/>
                <w:szCs w:val="20"/>
              </w:rPr>
            </w:pPr>
            <w:r w:rsidRPr="00F41316">
              <w:rPr>
                <w:b/>
                <w:sz w:val="20"/>
                <w:szCs w:val="20"/>
              </w:rPr>
              <w:t>Deliverability</w:t>
            </w:r>
          </w:p>
        </w:tc>
        <w:tc>
          <w:tcPr>
            <w:tcW w:w="1410" w:type="dxa"/>
            <w:vAlign w:val="center"/>
          </w:tcPr>
          <w:p w14:paraId="6D46FE27" w14:textId="50FA9DA7" w:rsidR="00442C2D" w:rsidRPr="00F41316" w:rsidRDefault="00442C2D" w:rsidP="00442C2D">
            <w:pPr>
              <w:spacing w:line="360" w:lineRule="auto"/>
              <w:jc w:val="center"/>
              <w:rPr>
                <w:b/>
                <w:sz w:val="20"/>
                <w:szCs w:val="20"/>
              </w:rPr>
            </w:pPr>
            <w:r w:rsidRPr="00F41316">
              <w:rPr>
                <w:b/>
                <w:sz w:val="20"/>
                <w:szCs w:val="20"/>
              </w:rPr>
              <w:t>Accessibility</w:t>
            </w:r>
          </w:p>
        </w:tc>
        <w:tc>
          <w:tcPr>
            <w:tcW w:w="1412" w:type="dxa"/>
            <w:vAlign w:val="center"/>
          </w:tcPr>
          <w:p w14:paraId="5791171A" w14:textId="2654CFEF" w:rsidR="00442C2D" w:rsidRPr="00F41316" w:rsidRDefault="00442C2D" w:rsidP="00442C2D">
            <w:pPr>
              <w:spacing w:line="360" w:lineRule="auto"/>
              <w:jc w:val="center"/>
              <w:rPr>
                <w:b/>
                <w:sz w:val="20"/>
                <w:szCs w:val="20"/>
              </w:rPr>
            </w:pPr>
            <w:r w:rsidRPr="00F41316">
              <w:rPr>
                <w:b/>
                <w:sz w:val="20"/>
                <w:szCs w:val="20"/>
              </w:rPr>
              <w:t>(</w:t>
            </w:r>
            <w:proofErr w:type="gramStart"/>
            <w:r w:rsidRPr="00F41316">
              <w:rPr>
                <w:b/>
                <w:sz w:val="20"/>
                <w:szCs w:val="20"/>
              </w:rPr>
              <w:t>Re)usability</w:t>
            </w:r>
            <w:proofErr w:type="gramEnd"/>
          </w:p>
        </w:tc>
        <w:tc>
          <w:tcPr>
            <w:tcW w:w="1350" w:type="dxa"/>
            <w:vAlign w:val="center"/>
          </w:tcPr>
          <w:p w14:paraId="743020E0" w14:textId="7E7B5A69" w:rsidR="00442C2D" w:rsidRPr="00F41316" w:rsidRDefault="00442C2D" w:rsidP="00442C2D">
            <w:pPr>
              <w:spacing w:line="360" w:lineRule="auto"/>
              <w:jc w:val="center"/>
              <w:rPr>
                <w:b/>
                <w:sz w:val="20"/>
                <w:szCs w:val="20"/>
              </w:rPr>
            </w:pPr>
            <w:r w:rsidRPr="00F41316">
              <w:rPr>
                <w:b/>
                <w:sz w:val="20"/>
                <w:szCs w:val="20"/>
              </w:rPr>
              <w:t>Easily Configurable</w:t>
            </w:r>
          </w:p>
        </w:tc>
        <w:tc>
          <w:tcPr>
            <w:tcW w:w="1539" w:type="dxa"/>
            <w:vAlign w:val="center"/>
          </w:tcPr>
          <w:p w14:paraId="756A28CF" w14:textId="378EF0F8" w:rsidR="00442C2D" w:rsidRPr="00F41316" w:rsidRDefault="00442C2D" w:rsidP="00442C2D">
            <w:pPr>
              <w:spacing w:line="360" w:lineRule="auto"/>
              <w:jc w:val="center"/>
              <w:rPr>
                <w:b/>
                <w:sz w:val="20"/>
                <w:szCs w:val="20"/>
              </w:rPr>
            </w:pPr>
            <w:r w:rsidRPr="00F41316">
              <w:rPr>
                <w:b/>
                <w:sz w:val="20"/>
                <w:szCs w:val="20"/>
              </w:rPr>
              <w:t>Narrow down search query</w:t>
            </w:r>
          </w:p>
        </w:tc>
      </w:tr>
      <w:tr w:rsidR="00442C2D" w14:paraId="02743CC3" w14:textId="77777777" w:rsidTr="00D902A8">
        <w:trPr>
          <w:jc w:val="center"/>
        </w:trPr>
        <w:tc>
          <w:tcPr>
            <w:tcW w:w="1563" w:type="dxa"/>
            <w:vAlign w:val="center"/>
          </w:tcPr>
          <w:p w14:paraId="7FD5F0A5" w14:textId="6569A8B5" w:rsidR="00442C2D" w:rsidRPr="00F1404F" w:rsidRDefault="00442C2D" w:rsidP="002A565B">
            <w:pPr>
              <w:spacing w:line="360" w:lineRule="auto"/>
              <w:rPr>
                <w:b/>
              </w:rPr>
            </w:pPr>
            <w:r w:rsidRPr="00F1404F">
              <w:rPr>
                <w:b/>
              </w:rPr>
              <w:t>Configuration</w:t>
            </w:r>
          </w:p>
        </w:tc>
        <w:tc>
          <w:tcPr>
            <w:tcW w:w="1478" w:type="dxa"/>
            <w:vAlign w:val="center"/>
          </w:tcPr>
          <w:p w14:paraId="4D7DF5E8" w14:textId="37ED3B39" w:rsidR="00442C2D" w:rsidRDefault="006D3818" w:rsidP="002A565B">
            <w:pPr>
              <w:spacing w:line="360" w:lineRule="auto"/>
              <w:jc w:val="center"/>
            </w:pPr>
            <w:r>
              <w:t>X</w:t>
            </w:r>
          </w:p>
        </w:tc>
        <w:tc>
          <w:tcPr>
            <w:tcW w:w="1410" w:type="dxa"/>
            <w:vAlign w:val="center"/>
          </w:tcPr>
          <w:p w14:paraId="744FAACE" w14:textId="2079938D" w:rsidR="00442C2D" w:rsidRDefault="006D3818" w:rsidP="002A565B">
            <w:pPr>
              <w:spacing w:line="360" w:lineRule="auto"/>
              <w:jc w:val="center"/>
            </w:pPr>
            <w:r>
              <w:t>X</w:t>
            </w:r>
          </w:p>
        </w:tc>
        <w:tc>
          <w:tcPr>
            <w:tcW w:w="1412" w:type="dxa"/>
            <w:vAlign w:val="center"/>
          </w:tcPr>
          <w:p w14:paraId="2F58A5C3" w14:textId="5CA178AC" w:rsidR="00442C2D" w:rsidRDefault="006D3818" w:rsidP="002A565B">
            <w:pPr>
              <w:spacing w:line="360" w:lineRule="auto"/>
              <w:jc w:val="center"/>
            </w:pPr>
            <w:r>
              <w:t>X</w:t>
            </w:r>
          </w:p>
        </w:tc>
        <w:tc>
          <w:tcPr>
            <w:tcW w:w="1350" w:type="dxa"/>
            <w:vAlign w:val="center"/>
          </w:tcPr>
          <w:p w14:paraId="76DBE64E" w14:textId="399F3C12" w:rsidR="00442C2D" w:rsidRDefault="006D3818" w:rsidP="002A565B">
            <w:pPr>
              <w:spacing w:line="360" w:lineRule="auto"/>
              <w:jc w:val="center"/>
            </w:pPr>
            <w:r>
              <w:t>X</w:t>
            </w:r>
          </w:p>
        </w:tc>
        <w:tc>
          <w:tcPr>
            <w:tcW w:w="1539" w:type="dxa"/>
            <w:vAlign w:val="center"/>
          </w:tcPr>
          <w:p w14:paraId="6D1F2E93" w14:textId="77777777" w:rsidR="00442C2D" w:rsidRDefault="00442C2D" w:rsidP="002A565B">
            <w:pPr>
              <w:spacing w:line="360" w:lineRule="auto"/>
              <w:jc w:val="center"/>
            </w:pPr>
          </w:p>
        </w:tc>
      </w:tr>
      <w:tr w:rsidR="00442C2D" w14:paraId="0064186C" w14:textId="77777777" w:rsidTr="00D902A8">
        <w:trPr>
          <w:jc w:val="center"/>
        </w:trPr>
        <w:tc>
          <w:tcPr>
            <w:tcW w:w="1563" w:type="dxa"/>
            <w:vAlign w:val="center"/>
          </w:tcPr>
          <w:p w14:paraId="404BBC10" w14:textId="217A1740" w:rsidR="00442C2D" w:rsidRPr="00F1404F" w:rsidRDefault="00442C2D" w:rsidP="002A565B">
            <w:pPr>
              <w:spacing w:line="360" w:lineRule="auto"/>
              <w:rPr>
                <w:b/>
              </w:rPr>
            </w:pPr>
            <w:r w:rsidRPr="00F1404F">
              <w:rPr>
                <w:b/>
              </w:rPr>
              <w:t>Views</w:t>
            </w:r>
          </w:p>
        </w:tc>
        <w:tc>
          <w:tcPr>
            <w:tcW w:w="1478" w:type="dxa"/>
            <w:vAlign w:val="center"/>
          </w:tcPr>
          <w:p w14:paraId="347A86A2" w14:textId="2305D007" w:rsidR="00442C2D" w:rsidRDefault="006D3818" w:rsidP="002A565B">
            <w:pPr>
              <w:spacing w:line="360" w:lineRule="auto"/>
              <w:jc w:val="center"/>
            </w:pPr>
            <w:r>
              <w:t>X</w:t>
            </w:r>
          </w:p>
        </w:tc>
        <w:tc>
          <w:tcPr>
            <w:tcW w:w="1410" w:type="dxa"/>
            <w:vAlign w:val="center"/>
          </w:tcPr>
          <w:p w14:paraId="5B8BD702" w14:textId="731E4CB4" w:rsidR="00442C2D" w:rsidRDefault="006D3818" w:rsidP="002A565B">
            <w:pPr>
              <w:spacing w:line="360" w:lineRule="auto"/>
              <w:jc w:val="center"/>
            </w:pPr>
            <w:r>
              <w:t>X</w:t>
            </w:r>
          </w:p>
        </w:tc>
        <w:tc>
          <w:tcPr>
            <w:tcW w:w="1412" w:type="dxa"/>
            <w:vAlign w:val="center"/>
          </w:tcPr>
          <w:p w14:paraId="1EC43F9F" w14:textId="77777777" w:rsidR="00442C2D" w:rsidRDefault="00442C2D" w:rsidP="002A565B">
            <w:pPr>
              <w:spacing w:line="360" w:lineRule="auto"/>
              <w:jc w:val="center"/>
            </w:pPr>
          </w:p>
        </w:tc>
        <w:tc>
          <w:tcPr>
            <w:tcW w:w="1350" w:type="dxa"/>
            <w:vAlign w:val="center"/>
          </w:tcPr>
          <w:p w14:paraId="69C96CB5" w14:textId="77777777" w:rsidR="00442C2D" w:rsidRDefault="00442C2D" w:rsidP="002A565B">
            <w:pPr>
              <w:spacing w:line="360" w:lineRule="auto"/>
              <w:jc w:val="center"/>
            </w:pPr>
          </w:p>
        </w:tc>
        <w:tc>
          <w:tcPr>
            <w:tcW w:w="1539" w:type="dxa"/>
            <w:vAlign w:val="center"/>
          </w:tcPr>
          <w:p w14:paraId="6F5C5390" w14:textId="77777777" w:rsidR="00442C2D" w:rsidRDefault="00442C2D" w:rsidP="002A565B">
            <w:pPr>
              <w:spacing w:line="360" w:lineRule="auto"/>
              <w:jc w:val="center"/>
            </w:pPr>
          </w:p>
        </w:tc>
      </w:tr>
      <w:tr w:rsidR="00442C2D" w14:paraId="07DED1F5" w14:textId="77777777" w:rsidTr="00D902A8">
        <w:trPr>
          <w:jc w:val="center"/>
        </w:trPr>
        <w:tc>
          <w:tcPr>
            <w:tcW w:w="1563" w:type="dxa"/>
            <w:vAlign w:val="center"/>
          </w:tcPr>
          <w:p w14:paraId="1B098F2C" w14:textId="63D570AA" w:rsidR="00442C2D" w:rsidRPr="00F1404F" w:rsidRDefault="00442C2D" w:rsidP="002A565B">
            <w:pPr>
              <w:spacing w:line="360" w:lineRule="auto"/>
              <w:rPr>
                <w:b/>
              </w:rPr>
            </w:pPr>
            <w:r w:rsidRPr="00F1404F">
              <w:rPr>
                <w:b/>
              </w:rPr>
              <w:t>Tree Filtering</w:t>
            </w:r>
          </w:p>
        </w:tc>
        <w:tc>
          <w:tcPr>
            <w:tcW w:w="1478" w:type="dxa"/>
            <w:vAlign w:val="center"/>
          </w:tcPr>
          <w:p w14:paraId="58C65DB5" w14:textId="310A599C" w:rsidR="00442C2D" w:rsidRDefault="006D3818" w:rsidP="002A565B">
            <w:pPr>
              <w:spacing w:line="360" w:lineRule="auto"/>
              <w:jc w:val="center"/>
            </w:pPr>
            <w:r>
              <w:t>X</w:t>
            </w:r>
          </w:p>
        </w:tc>
        <w:tc>
          <w:tcPr>
            <w:tcW w:w="1410" w:type="dxa"/>
            <w:vAlign w:val="center"/>
          </w:tcPr>
          <w:p w14:paraId="4D05BEFF" w14:textId="77777777" w:rsidR="00442C2D" w:rsidRDefault="00442C2D" w:rsidP="002A565B">
            <w:pPr>
              <w:spacing w:line="360" w:lineRule="auto"/>
              <w:jc w:val="center"/>
            </w:pPr>
          </w:p>
        </w:tc>
        <w:tc>
          <w:tcPr>
            <w:tcW w:w="1412" w:type="dxa"/>
            <w:vAlign w:val="center"/>
          </w:tcPr>
          <w:p w14:paraId="707D1918" w14:textId="77777777" w:rsidR="00442C2D" w:rsidRDefault="00442C2D" w:rsidP="002A565B">
            <w:pPr>
              <w:spacing w:line="360" w:lineRule="auto"/>
              <w:jc w:val="center"/>
            </w:pPr>
          </w:p>
        </w:tc>
        <w:tc>
          <w:tcPr>
            <w:tcW w:w="1350" w:type="dxa"/>
            <w:vAlign w:val="center"/>
          </w:tcPr>
          <w:p w14:paraId="0A38B378" w14:textId="2CD0535C" w:rsidR="00442C2D" w:rsidRDefault="006D3818" w:rsidP="002A565B">
            <w:pPr>
              <w:spacing w:line="360" w:lineRule="auto"/>
              <w:jc w:val="center"/>
            </w:pPr>
            <w:r>
              <w:t>X</w:t>
            </w:r>
          </w:p>
        </w:tc>
        <w:tc>
          <w:tcPr>
            <w:tcW w:w="1539" w:type="dxa"/>
            <w:vAlign w:val="center"/>
          </w:tcPr>
          <w:p w14:paraId="3C49BEE9" w14:textId="77777777" w:rsidR="00442C2D" w:rsidRDefault="00442C2D" w:rsidP="002A565B">
            <w:pPr>
              <w:spacing w:line="360" w:lineRule="auto"/>
              <w:jc w:val="center"/>
            </w:pPr>
          </w:p>
        </w:tc>
      </w:tr>
      <w:tr w:rsidR="00442C2D" w14:paraId="27597C9A" w14:textId="77777777" w:rsidTr="00D902A8">
        <w:trPr>
          <w:jc w:val="center"/>
        </w:trPr>
        <w:tc>
          <w:tcPr>
            <w:tcW w:w="1563" w:type="dxa"/>
            <w:vAlign w:val="center"/>
          </w:tcPr>
          <w:p w14:paraId="0A2956CF" w14:textId="48721365" w:rsidR="00442C2D" w:rsidRPr="00F1404F" w:rsidRDefault="00442C2D" w:rsidP="002A565B">
            <w:pPr>
              <w:spacing w:line="360" w:lineRule="auto"/>
              <w:rPr>
                <w:b/>
              </w:rPr>
            </w:pPr>
            <w:r w:rsidRPr="00F1404F">
              <w:rPr>
                <w:b/>
              </w:rPr>
              <w:t>List Filtering</w:t>
            </w:r>
          </w:p>
        </w:tc>
        <w:tc>
          <w:tcPr>
            <w:tcW w:w="1478" w:type="dxa"/>
            <w:vAlign w:val="center"/>
          </w:tcPr>
          <w:p w14:paraId="6EF3FC84" w14:textId="751C90EE" w:rsidR="00442C2D" w:rsidRDefault="006D3818" w:rsidP="002A565B">
            <w:pPr>
              <w:spacing w:line="360" w:lineRule="auto"/>
              <w:jc w:val="center"/>
            </w:pPr>
            <w:r>
              <w:t>X</w:t>
            </w:r>
          </w:p>
        </w:tc>
        <w:tc>
          <w:tcPr>
            <w:tcW w:w="1410" w:type="dxa"/>
            <w:vAlign w:val="center"/>
          </w:tcPr>
          <w:p w14:paraId="212B526F" w14:textId="77777777" w:rsidR="00442C2D" w:rsidRDefault="00442C2D" w:rsidP="002A565B">
            <w:pPr>
              <w:spacing w:line="360" w:lineRule="auto"/>
              <w:jc w:val="center"/>
            </w:pPr>
          </w:p>
        </w:tc>
        <w:tc>
          <w:tcPr>
            <w:tcW w:w="1412" w:type="dxa"/>
            <w:vAlign w:val="center"/>
          </w:tcPr>
          <w:p w14:paraId="1606372E" w14:textId="77777777" w:rsidR="00442C2D" w:rsidRDefault="00442C2D" w:rsidP="002A565B">
            <w:pPr>
              <w:spacing w:line="360" w:lineRule="auto"/>
              <w:jc w:val="center"/>
            </w:pPr>
          </w:p>
        </w:tc>
        <w:tc>
          <w:tcPr>
            <w:tcW w:w="1350" w:type="dxa"/>
            <w:vAlign w:val="center"/>
          </w:tcPr>
          <w:p w14:paraId="077FA4CC" w14:textId="77777777" w:rsidR="00442C2D" w:rsidRDefault="00442C2D" w:rsidP="002A565B">
            <w:pPr>
              <w:spacing w:line="360" w:lineRule="auto"/>
              <w:jc w:val="center"/>
            </w:pPr>
          </w:p>
        </w:tc>
        <w:tc>
          <w:tcPr>
            <w:tcW w:w="1539" w:type="dxa"/>
            <w:vAlign w:val="center"/>
          </w:tcPr>
          <w:p w14:paraId="46E1EBB8" w14:textId="77777777" w:rsidR="00442C2D" w:rsidRDefault="00442C2D" w:rsidP="002A565B">
            <w:pPr>
              <w:spacing w:line="360" w:lineRule="auto"/>
              <w:jc w:val="center"/>
            </w:pPr>
          </w:p>
        </w:tc>
      </w:tr>
      <w:tr w:rsidR="00442C2D" w14:paraId="2253F415" w14:textId="77777777" w:rsidTr="00D902A8">
        <w:trPr>
          <w:jc w:val="center"/>
        </w:trPr>
        <w:tc>
          <w:tcPr>
            <w:tcW w:w="1563" w:type="dxa"/>
            <w:vAlign w:val="center"/>
          </w:tcPr>
          <w:p w14:paraId="2F0DE375" w14:textId="70B47DDC" w:rsidR="00442C2D" w:rsidRPr="00F1404F" w:rsidRDefault="00442C2D" w:rsidP="002A565B">
            <w:pPr>
              <w:spacing w:line="360" w:lineRule="auto"/>
              <w:rPr>
                <w:b/>
              </w:rPr>
            </w:pPr>
            <w:r w:rsidRPr="00F1404F">
              <w:rPr>
                <w:b/>
              </w:rPr>
              <w:t>Languages</w:t>
            </w:r>
          </w:p>
        </w:tc>
        <w:tc>
          <w:tcPr>
            <w:tcW w:w="1478" w:type="dxa"/>
            <w:vAlign w:val="center"/>
          </w:tcPr>
          <w:p w14:paraId="42DBCC3B" w14:textId="63F103CD" w:rsidR="00442C2D" w:rsidRDefault="006D3818" w:rsidP="002A565B">
            <w:pPr>
              <w:spacing w:line="360" w:lineRule="auto"/>
              <w:jc w:val="center"/>
            </w:pPr>
            <w:r>
              <w:t>X</w:t>
            </w:r>
          </w:p>
        </w:tc>
        <w:tc>
          <w:tcPr>
            <w:tcW w:w="1410" w:type="dxa"/>
            <w:vAlign w:val="center"/>
          </w:tcPr>
          <w:p w14:paraId="0536CD47" w14:textId="6C719657" w:rsidR="00442C2D" w:rsidRDefault="006D3818" w:rsidP="002A565B">
            <w:pPr>
              <w:spacing w:line="360" w:lineRule="auto"/>
              <w:jc w:val="center"/>
            </w:pPr>
            <w:r>
              <w:t>X</w:t>
            </w:r>
          </w:p>
        </w:tc>
        <w:tc>
          <w:tcPr>
            <w:tcW w:w="1412" w:type="dxa"/>
            <w:vAlign w:val="center"/>
          </w:tcPr>
          <w:p w14:paraId="226DC81B" w14:textId="77777777" w:rsidR="00442C2D" w:rsidRDefault="00442C2D" w:rsidP="002A565B">
            <w:pPr>
              <w:spacing w:line="360" w:lineRule="auto"/>
              <w:jc w:val="center"/>
            </w:pPr>
          </w:p>
        </w:tc>
        <w:tc>
          <w:tcPr>
            <w:tcW w:w="1350" w:type="dxa"/>
            <w:vAlign w:val="center"/>
          </w:tcPr>
          <w:p w14:paraId="68A266D5" w14:textId="77777777" w:rsidR="00442C2D" w:rsidRDefault="00442C2D" w:rsidP="002A565B">
            <w:pPr>
              <w:spacing w:line="360" w:lineRule="auto"/>
              <w:jc w:val="center"/>
            </w:pPr>
          </w:p>
        </w:tc>
        <w:tc>
          <w:tcPr>
            <w:tcW w:w="1539" w:type="dxa"/>
            <w:vAlign w:val="center"/>
          </w:tcPr>
          <w:p w14:paraId="394FEDF8" w14:textId="77777777" w:rsidR="00442C2D" w:rsidRDefault="00442C2D" w:rsidP="002A565B">
            <w:pPr>
              <w:spacing w:line="360" w:lineRule="auto"/>
              <w:jc w:val="center"/>
            </w:pPr>
          </w:p>
        </w:tc>
      </w:tr>
      <w:tr w:rsidR="00442C2D" w14:paraId="449006C9" w14:textId="77777777" w:rsidTr="00D902A8">
        <w:tblPrEx>
          <w:tblLook w:val="04A0" w:firstRow="1" w:lastRow="0" w:firstColumn="1" w:lastColumn="0" w:noHBand="0" w:noVBand="1"/>
        </w:tblPrEx>
        <w:trPr>
          <w:jc w:val="center"/>
        </w:trPr>
        <w:tc>
          <w:tcPr>
            <w:tcW w:w="1563" w:type="dxa"/>
            <w:vAlign w:val="center"/>
          </w:tcPr>
          <w:p w14:paraId="5A8EF5F2" w14:textId="4EDE9702" w:rsidR="00442C2D" w:rsidRPr="00F1404F" w:rsidRDefault="00442C2D" w:rsidP="002A565B">
            <w:pPr>
              <w:spacing w:line="360" w:lineRule="auto"/>
              <w:rPr>
                <w:b/>
              </w:rPr>
            </w:pPr>
            <w:r w:rsidRPr="00F1404F">
              <w:rPr>
                <w:b/>
              </w:rPr>
              <w:t>Facets</w:t>
            </w:r>
          </w:p>
        </w:tc>
        <w:tc>
          <w:tcPr>
            <w:tcW w:w="1478" w:type="dxa"/>
            <w:vAlign w:val="center"/>
          </w:tcPr>
          <w:p w14:paraId="397E32AF" w14:textId="302BCDBA" w:rsidR="00442C2D" w:rsidRDefault="006D3818" w:rsidP="002A565B">
            <w:pPr>
              <w:spacing w:line="360" w:lineRule="auto"/>
              <w:jc w:val="center"/>
            </w:pPr>
            <w:r>
              <w:t>X</w:t>
            </w:r>
          </w:p>
        </w:tc>
        <w:tc>
          <w:tcPr>
            <w:tcW w:w="1410" w:type="dxa"/>
            <w:vAlign w:val="center"/>
          </w:tcPr>
          <w:p w14:paraId="396B4163" w14:textId="77777777" w:rsidR="00442C2D" w:rsidRDefault="00442C2D" w:rsidP="002A565B">
            <w:pPr>
              <w:spacing w:line="360" w:lineRule="auto"/>
              <w:jc w:val="center"/>
            </w:pPr>
          </w:p>
        </w:tc>
        <w:tc>
          <w:tcPr>
            <w:tcW w:w="1412" w:type="dxa"/>
            <w:vAlign w:val="center"/>
          </w:tcPr>
          <w:p w14:paraId="62B83653" w14:textId="77777777" w:rsidR="00442C2D" w:rsidRDefault="00442C2D" w:rsidP="002A565B">
            <w:pPr>
              <w:spacing w:line="360" w:lineRule="auto"/>
              <w:jc w:val="center"/>
            </w:pPr>
          </w:p>
        </w:tc>
        <w:tc>
          <w:tcPr>
            <w:tcW w:w="1350" w:type="dxa"/>
            <w:vAlign w:val="center"/>
          </w:tcPr>
          <w:p w14:paraId="5008F34E" w14:textId="4F1ABB93" w:rsidR="00442C2D" w:rsidRDefault="006D3818" w:rsidP="002A565B">
            <w:pPr>
              <w:spacing w:line="360" w:lineRule="auto"/>
              <w:jc w:val="center"/>
            </w:pPr>
            <w:r>
              <w:t>X</w:t>
            </w:r>
          </w:p>
        </w:tc>
        <w:tc>
          <w:tcPr>
            <w:tcW w:w="1539" w:type="dxa"/>
            <w:vAlign w:val="center"/>
          </w:tcPr>
          <w:p w14:paraId="026AD96C" w14:textId="0244BFEA" w:rsidR="00442C2D" w:rsidRDefault="006D3818" w:rsidP="002A565B">
            <w:pPr>
              <w:spacing w:line="360" w:lineRule="auto"/>
              <w:jc w:val="center"/>
            </w:pPr>
            <w:r>
              <w:t>X</w:t>
            </w:r>
          </w:p>
        </w:tc>
      </w:tr>
      <w:tr w:rsidR="00442C2D" w14:paraId="586D35C4" w14:textId="77777777" w:rsidTr="00D902A8">
        <w:tblPrEx>
          <w:tblLook w:val="04A0" w:firstRow="1" w:lastRow="0" w:firstColumn="1" w:lastColumn="0" w:noHBand="0" w:noVBand="1"/>
        </w:tblPrEx>
        <w:trPr>
          <w:jc w:val="center"/>
        </w:trPr>
        <w:tc>
          <w:tcPr>
            <w:tcW w:w="1563" w:type="dxa"/>
            <w:vAlign w:val="center"/>
          </w:tcPr>
          <w:p w14:paraId="64613265" w14:textId="4FF7B063" w:rsidR="00442C2D" w:rsidRPr="00F1404F" w:rsidRDefault="00442C2D" w:rsidP="002A565B">
            <w:pPr>
              <w:spacing w:line="360" w:lineRule="auto"/>
              <w:rPr>
                <w:b/>
              </w:rPr>
            </w:pPr>
            <w:r w:rsidRPr="00F1404F">
              <w:rPr>
                <w:b/>
              </w:rPr>
              <w:t>Instructions</w:t>
            </w:r>
          </w:p>
        </w:tc>
        <w:tc>
          <w:tcPr>
            <w:tcW w:w="1478" w:type="dxa"/>
            <w:vAlign w:val="center"/>
          </w:tcPr>
          <w:p w14:paraId="7FD743AD" w14:textId="1B8034E2" w:rsidR="00442C2D" w:rsidRDefault="006D3818" w:rsidP="002A565B">
            <w:pPr>
              <w:spacing w:line="360" w:lineRule="auto"/>
              <w:jc w:val="center"/>
            </w:pPr>
            <w:r>
              <w:t>X</w:t>
            </w:r>
          </w:p>
        </w:tc>
        <w:tc>
          <w:tcPr>
            <w:tcW w:w="1410" w:type="dxa"/>
            <w:vAlign w:val="center"/>
          </w:tcPr>
          <w:p w14:paraId="004C2EC6" w14:textId="77777777" w:rsidR="00442C2D" w:rsidRDefault="00442C2D" w:rsidP="002A565B">
            <w:pPr>
              <w:spacing w:line="360" w:lineRule="auto"/>
              <w:jc w:val="center"/>
            </w:pPr>
          </w:p>
        </w:tc>
        <w:tc>
          <w:tcPr>
            <w:tcW w:w="1412" w:type="dxa"/>
            <w:vAlign w:val="center"/>
          </w:tcPr>
          <w:p w14:paraId="05AB1D34" w14:textId="77777777" w:rsidR="00442C2D" w:rsidRDefault="00442C2D" w:rsidP="002A565B">
            <w:pPr>
              <w:spacing w:line="360" w:lineRule="auto"/>
              <w:jc w:val="center"/>
            </w:pPr>
          </w:p>
        </w:tc>
        <w:tc>
          <w:tcPr>
            <w:tcW w:w="1350" w:type="dxa"/>
            <w:vAlign w:val="center"/>
          </w:tcPr>
          <w:p w14:paraId="108BFB02" w14:textId="4F9AD75C" w:rsidR="00442C2D" w:rsidRDefault="006D3818" w:rsidP="002A565B">
            <w:pPr>
              <w:spacing w:line="360" w:lineRule="auto"/>
              <w:jc w:val="center"/>
            </w:pPr>
            <w:r>
              <w:t>X</w:t>
            </w:r>
          </w:p>
        </w:tc>
        <w:tc>
          <w:tcPr>
            <w:tcW w:w="1539" w:type="dxa"/>
            <w:vAlign w:val="center"/>
          </w:tcPr>
          <w:p w14:paraId="65293687" w14:textId="77777777" w:rsidR="00442C2D" w:rsidRDefault="00442C2D" w:rsidP="00F06A24">
            <w:pPr>
              <w:keepNext/>
              <w:spacing w:line="360" w:lineRule="auto"/>
              <w:jc w:val="center"/>
            </w:pPr>
          </w:p>
        </w:tc>
      </w:tr>
    </w:tbl>
    <w:p w14:paraId="728C4067" w14:textId="331EEFCE" w:rsidR="00874E77" w:rsidRDefault="00F06A24" w:rsidP="00F12805">
      <w:pPr>
        <w:pStyle w:val="Caption"/>
        <w:spacing w:line="360" w:lineRule="auto"/>
        <w:jc w:val="center"/>
      </w:pPr>
      <w:bookmarkStart w:id="247" w:name="_Ref269237456"/>
      <w:bookmarkStart w:id="248" w:name="_Toc269312589"/>
      <w:r>
        <w:t xml:space="preserve">Table </w:t>
      </w:r>
      <w:fldSimple w:instr=" SEQ Table \* ARABIC ">
        <w:r>
          <w:rPr>
            <w:noProof/>
          </w:rPr>
          <w:t>25</w:t>
        </w:r>
      </w:fldSimple>
      <w:bookmarkEnd w:id="247"/>
      <w:r>
        <w:t>: Measures for evaluating the project</w:t>
      </w:r>
      <w:bookmarkEnd w:id="248"/>
    </w:p>
    <w:p w14:paraId="072A268A" w14:textId="2DAEEAB0" w:rsidR="00F12805" w:rsidRPr="00F12805" w:rsidRDefault="00916379" w:rsidP="00F12805">
      <w:pPr>
        <w:spacing w:line="360" w:lineRule="auto"/>
        <w:jc w:val="both"/>
      </w:pPr>
      <w:r>
        <w:fldChar w:fldCharType="begin"/>
      </w:r>
      <w:r>
        <w:instrText xml:space="preserve"> REF _Ref269237456 \h </w:instrText>
      </w:r>
      <w:r>
        <w:fldChar w:fldCharType="separate"/>
      </w:r>
      <w:r>
        <w:t xml:space="preserve">Table </w:t>
      </w:r>
      <w:r>
        <w:rPr>
          <w:noProof/>
        </w:rPr>
        <w:t>25</w:t>
      </w:r>
      <w:r>
        <w:fldChar w:fldCharType="end"/>
      </w:r>
      <w:r w:rsidR="000F349B">
        <w:t xml:space="preserve"> </w:t>
      </w:r>
      <w:r w:rsidR="006851EA">
        <w:t>show where the measures to evaluate and the questions in survey intersect.</w:t>
      </w:r>
      <w:r w:rsidR="00A874A0">
        <w:t xml:space="preserve"> </w:t>
      </w:r>
      <w:r w:rsidR="00607AEB">
        <w:t xml:space="preserve">So, deliverability </w:t>
      </w:r>
      <w:r w:rsidR="005D25E4">
        <w:t>intersects</w:t>
      </w:r>
      <w:r w:rsidR="00607AEB">
        <w:t xml:space="preserve"> with all of the </w:t>
      </w:r>
      <w:r w:rsidR="005D25E4">
        <w:t>questions, which</w:t>
      </w:r>
      <w:r w:rsidR="00607AEB">
        <w:t xml:space="preserve"> means </w:t>
      </w:r>
      <w:r w:rsidR="00D47CB0">
        <w:t xml:space="preserve">the functionalities of </w:t>
      </w:r>
      <w:r w:rsidR="00D316DF">
        <w:t xml:space="preserve">all of </w:t>
      </w:r>
      <w:r w:rsidR="00000133">
        <w:t>those questions</w:t>
      </w:r>
      <w:r w:rsidR="00D47CB0">
        <w:t xml:space="preserve"> are delivered </w:t>
      </w:r>
      <w:r w:rsidR="001849D8">
        <w:t>and</w:t>
      </w:r>
      <w:r w:rsidR="005D25E4">
        <w:t xml:space="preserve"> that</w:t>
      </w:r>
      <w:r w:rsidR="00D47CB0">
        <w:t xml:space="preserve"> measure has been met.</w:t>
      </w:r>
      <w:r w:rsidR="0064124B">
        <w:t xml:space="preserve"> The tool </w:t>
      </w:r>
      <w:r w:rsidR="00986D5C">
        <w:t>increases the</w:t>
      </w:r>
      <w:r w:rsidR="0064124B">
        <w:t xml:space="preserve"> </w:t>
      </w:r>
      <w:r w:rsidR="00986D5C">
        <w:t>accessibility</w:t>
      </w:r>
      <w:r w:rsidR="0064124B">
        <w:t xml:space="preserve"> </w:t>
      </w:r>
      <w:r w:rsidR="0011140C">
        <w:t xml:space="preserve">due to the facet that </w:t>
      </w:r>
      <w:r w:rsidR="00986D5C">
        <w:t>user can configure</w:t>
      </w:r>
      <w:r w:rsidR="008C3130">
        <w:t xml:space="preserve"> to see different ontology</w:t>
      </w:r>
      <w:r w:rsidR="00986D5C">
        <w:t xml:space="preserve">, different views, and different languages. </w:t>
      </w:r>
      <w:r w:rsidR="00E03519">
        <w:t>Since the user can configure to use different ontologies, that increase the reusability</w:t>
      </w:r>
      <w:r w:rsidR="00A87897">
        <w:t xml:space="preserve">. </w:t>
      </w:r>
      <w:r w:rsidR="006B1D20">
        <w:t xml:space="preserve">Following instructions to add specific annotations to have different ontologies, filters, and facets </w:t>
      </w:r>
      <w:r w:rsidR="00DD3CE3">
        <w:t xml:space="preserve">is easy, which prove that the tool is easily configurable. </w:t>
      </w:r>
      <w:r w:rsidR="00050230">
        <w:t xml:space="preserve">According to the </w:t>
      </w:r>
      <w:r w:rsidR="00F67761">
        <w:t>answers from the users having facets narrow down the search results.</w:t>
      </w:r>
      <w:r w:rsidR="006A3E14">
        <w:t xml:space="preserve"> Having said all of that, the tool met the measure put </w:t>
      </w:r>
      <w:r w:rsidR="00861151">
        <w:t>for</w:t>
      </w:r>
      <w:r w:rsidR="006A3E14">
        <w:t xml:space="preserve"> evaluat</w:t>
      </w:r>
      <w:r w:rsidR="00861151">
        <w:t>ion</w:t>
      </w:r>
      <w:r w:rsidR="00D16B85">
        <w:t>.</w:t>
      </w:r>
    </w:p>
    <w:p w14:paraId="744EF6CB" w14:textId="0FAD8CAF" w:rsidR="003C39FF" w:rsidRDefault="003C39FF" w:rsidP="00556A95">
      <w:pPr>
        <w:pStyle w:val="Heading2"/>
        <w:spacing w:line="360" w:lineRule="auto"/>
        <w:jc w:val="both"/>
      </w:pPr>
      <w:bookmarkStart w:id="249" w:name="_Toc269411851"/>
      <w:r w:rsidRPr="003C39FF">
        <w:t>Conclusion</w:t>
      </w:r>
      <w:bookmarkEnd w:id="249"/>
    </w:p>
    <w:p w14:paraId="7805EAB2" w14:textId="77777777" w:rsidR="00552169" w:rsidRDefault="00BC3948" w:rsidP="00556A95">
      <w:pPr>
        <w:spacing w:line="360" w:lineRule="auto"/>
        <w:jc w:val="both"/>
      </w:pPr>
      <w:r>
        <w:t xml:space="preserve">In this chapter, </w:t>
      </w:r>
      <w:r w:rsidR="0033035A">
        <w:t xml:space="preserve">evaluation of </w:t>
      </w:r>
      <w:r w:rsidR="008F15E7">
        <w:t xml:space="preserve">this project was conducted. </w:t>
      </w:r>
      <w:r w:rsidR="003A1589">
        <w:t xml:space="preserve">This chapter started with </w:t>
      </w:r>
      <w:r w:rsidR="004D33B5">
        <w:t xml:space="preserve">the questions </w:t>
      </w:r>
      <w:r w:rsidR="00387654">
        <w:t xml:space="preserve">from the survey, </w:t>
      </w:r>
      <w:r w:rsidR="007107BE">
        <w:t xml:space="preserve">then </w:t>
      </w:r>
      <w:r w:rsidR="00387654">
        <w:t>the participants</w:t>
      </w:r>
      <w:r w:rsidR="007107BE">
        <w:t xml:space="preserve"> who are the right people to evaluate the project. </w:t>
      </w:r>
      <w:r w:rsidR="008B3C0E">
        <w:t xml:space="preserve">That followed with a discussion of </w:t>
      </w:r>
      <w:r w:rsidR="000845F9">
        <w:t xml:space="preserve">the result gathered via the online survey. </w:t>
      </w:r>
      <w:r w:rsidR="00707B08">
        <w:t xml:space="preserve">Finally, </w:t>
      </w:r>
      <w:r w:rsidR="00351711">
        <w:t xml:space="preserve">an analysis </w:t>
      </w:r>
      <w:r w:rsidR="008C3B71">
        <w:t>of the result is presented and h</w:t>
      </w:r>
      <w:r w:rsidR="00552169">
        <w:t xml:space="preserve">ow the questions in the survey are related to the five measures discussed in section </w:t>
      </w:r>
      <w:r w:rsidR="00552169">
        <w:fldChar w:fldCharType="begin"/>
      </w:r>
      <w:r w:rsidR="00552169">
        <w:instrText xml:space="preserve"> REF _Ref269313146 \r \h </w:instrText>
      </w:r>
      <w:r w:rsidR="00552169">
        <w:fldChar w:fldCharType="separate"/>
      </w:r>
      <w:r w:rsidR="00552169">
        <w:t>3.3</w:t>
      </w:r>
      <w:r w:rsidR="00552169">
        <w:fldChar w:fldCharType="end"/>
      </w:r>
      <w:r w:rsidR="00552169">
        <w:t>.</w:t>
      </w:r>
    </w:p>
    <w:p w14:paraId="5A054CD6" w14:textId="77777777" w:rsidR="00D26D2B" w:rsidRDefault="00D26D2B" w:rsidP="00556A95">
      <w:pPr>
        <w:spacing w:line="360" w:lineRule="auto"/>
        <w:jc w:val="both"/>
      </w:pPr>
    </w:p>
    <w:p w14:paraId="7EDF50FC" w14:textId="7CB1D695" w:rsidR="00D26D2B" w:rsidRDefault="00D26D2B" w:rsidP="00556A95">
      <w:pPr>
        <w:spacing w:line="360" w:lineRule="auto"/>
        <w:jc w:val="both"/>
      </w:pPr>
      <w:r>
        <w:t>The next chapter concludes the dissertation.</w:t>
      </w:r>
    </w:p>
    <w:p w14:paraId="2F10B8E5" w14:textId="1609B709" w:rsidR="00EB0973" w:rsidRDefault="00EB0973" w:rsidP="00556A95">
      <w:pPr>
        <w:spacing w:line="360" w:lineRule="auto"/>
        <w:jc w:val="both"/>
      </w:pPr>
      <w:r>
        <w:br w:type="page"/>
      </w:r>
    </w:p>
    <w:p w14:paraId="0CCDBB23" w14:textId="1C0FAB96" w:rsidR="00EB0973" w:rsidRDefault="007337BA" w:rsidP="00CA4FD0">
      <w:pPr>
        <w:pStyle w:val="Heading1"/>
        <w:spacing w:line="360" w:lineRule="auto"/>
        <w:rPr>
          <w:rFonts w:cs="Times New Roman"/>
        </w:rPr>
      </w:pPr>
      <w:bookmarkStart w:id="250" w:name="_Toc269411852"/>
      <w:r w:rsidRPr="007337BA">
        <w:rPr>
          <w:rFonts w:cs="Times New Roman"/>
        </w:rPr>
        <w:t>CONCLUSION AND FUTURE WORK</w:t>
      </w:r>
      <w:bookmarkEnd w:id="250"/>
    </w:p>
    <w:p w14:paraId="2951C887" w14:textId="6188C936" w:rsidR="005E3868" w:rsidRDefault="005E3868" w:rsidP="00CA4FD0">
      <w:pPr>
        <w:pStyle w:val="Heading2"/>
        <w:spacing w:line="360" w:lineRule="auto"/>
      </w:pPr>
      <w:bookmarkStart w:id="251" w:name="_Toc269411853"/>
      <w:r>
        <w:t>Summary of Achievements</w:t>
      </w:r>
      <w:bookmarkEnd w:id="251"/>
    </w:p>
    <w:p w14:paraId="4186A248" w14:textId="0C783243" w:rsidR="005E3868" w:rsidRDefault="008912E5" w:rsidP="00CA4FD0">
      <w:pPr>
        <w:pStyle w:val="Heading2"/>
        <w:spacing w:line="360" w:lineRule="auto"/>
      </w:pPr>
      <w:bookmarkStart w:id="252" w:name="_Toc269411854"/>
      <w:r>
        <w:t>Future Work</w:t>
      </w:r>
      <w:bookmarkEnd w:id="252"/>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53" w:name="_Toc269411855"/>
      <w:r w:rsidRPr="00DD4776">
        <w:rPr>
          <w:rFonts w:cs="Times New Roman"/>
        </w:rPr>
        <w:t>REFERENCES</w:t>
      </w:r>
      <w:bookmarkEnd w:id="253"/>
    </w:p>
    <w:p w14:paraId="25228F79" w14:textId="77777777" w:rsidR="00DD4776" w:rsidRDefault="00DD4776" w:rsidP="00CA4FD0">
      <w:pPr>
        <w:spacing w:line="360" w:lineRule="auto"/>
      </w:pPr>
    </w:p>
    <w:p w14:paraId="04C49425" w14:textId="77777777" w:rsidR="0033221E" w:rsidRPr="0033221E" w:rsidRDefault="00DD4776" w:rsidP="0033221E">
      <w:pPr>
        <w:pStyle w:val="EndNoteBibliography"/>
        <w:ind w:left="720" w:hanging="720"/>
        <w:rPr>
          <w:noProof/>
        </w:rPr>
      </w:pPr>
      <w:r>
        <w:fldChar w:fldCharType="begin"/>
      </w:r>
      <w:r>
        <w:instrText xml:space="preserve"> ADDIN EN.REFLIST </w:instrText>
      </w:r>
      <w:r>
        <w:fldChar w:fldCharType="separate"/>
      </w:r>
      <w:r w:rsidR="0033221E" w:rsidRPr="0033221E">
        <w:rPr>
          <w:noProof/>
        </w:rPr>
        <w:t>1.</w:t>
      </w:r>
      <w:r w:rsidR="0033221E" w:rsidRPr="0033221E">
        <w:rPr>
          <w:noProof/>
        </w:rPr>
        <w:tab/>
        <w:t xml:space="preserve">Ding, L., et al., </w:t>
      </w:r>
      <w:r w:rsidR="0033221E" w:rsidRPr="0033221E">
        <w:rPr>
          <w:i/>
          <w:noProof/>
        </w:rPr>
        <w:t>Using Ontologies in the Semantic Web: A Survey</w:t>
      </w:r>
      <w:r w:rsidR="0033221E" w:rsidRPr="0033221E">
        <w:rPr>
          <w:noProof/>
        </w:rPr>
        <w:t xml:space="preserve">, in </w:t>
      </w:r>
      <w:r w:rsidR="0033221E" w:rsidRPr="0033221E">
        <w:rPr>
          <w:i/>
          <w:noProof/>
        </w:rPr>
        <w:t>Ontologies</w:t>
      </w:r>
      <w:r w:rsidR="0033221E" w:rsidRPr="0033221E">
        <w:rPr>
          <w:noProof/>
        </w:rPr>
        <w:t>. 2007, Springer US. p. 79-113.</w:t>
      </w:r>
    </w:p>
    <w:p w14:paraId="72197D9C" w14:textId="77777777" w:rsidR="0033221E" w:rsidRPr="0033221E" w:rsidRDefault="0033221E" w:rsidP="0033221E">
      <w:pPr>
        <w:pStyle w:val="EndNoteBibliography"/>
        <w:ind w:left="720" w:hanging="720"/>
        <w:rPr>
          <w:noProof/>
        </w:rPr>
      </w:pPr>
      <w:r w:rsidRPr="0033221E">
        <w:rPr>
          <w:noProof/>
        </w:rPr>
        <w:t>2.</w:t>
      </w:r>
      <w:r w:rsidRPr="0033221E">
        <w:rPr>
          <w:noProof/>
        </w:rPr>
        <w:tab/>
        <w:t xml:space="preserve">Stevens, R., et al., </w:t>
      </w:r>
      <w:r w:rsidRPr="0033221E">
        <w:rPr>
          <w:i/>
          <w:noProof/>
        </w:rPr>
        <w:t>TAMBIS: Transparent Access to Multiple Bioinformatics Information Sources.</w:t>
      </w:r>
      <w:r w:rsidRPr="0033221E">
        <w:rPr>
          <w:noProof/>
        </w:rPr>
        <w:t xml:space="preserve"> IBM System Journal. </w:t>
      </w:r>
      <w:r w:rsidRPr="0033221E">
        <w:rPr>
          <w:b/>
          <w:noProof/>
        </w:rPr>
        <w:t>40</w:t>
      </w:r>
      <w:r w:rsidRPr="0033221E">
        <w:rPr>
          <w:noProof/>
        </w:rPr>
        <w:t>(2): p. 532-551.</w:t>
      </w:r>
    </w:p>
    <w:p w14:paraId="617D72EC" w14:textId="77777777" w:rsidR="0033221E" w:rsidRPr="0033221E" w:rsidRDefault="0033221E" w:rsidP="0033221E">
      <w:pPr>
        <w:pStyle w:val="EndNoteBibliography"/>
        <w:ind w:left="720" w:hanging="720"/>
        <w:rPr>
          <w:noProof/>
        </w:rPr>
      </w:pPr>
      <w:r w:rsidRPr="0033221E">
        <w:rPr>
          <w:noProof/>
        </w:rPr>
        <w:t>3.</w:t>
      </w:r>
      <w:r w:rsidRPr="0033221E">
        <w:rPr>
          <w:noProof/>
        </w:rPr>
        <w:tab/>
        <w:t xml:space="preserve">Catarci, T., et al., </w:t>
      </w:r>
      <w:r w:rsidRPr="0033221E">
        <w:rPr>
          <w:i/>
          <w:noProof/>
        </w:rPr>
        <w:t>An Ontology Based Visual Tool for Query Formulation Support.</w:t>
      </w:r>
      <w:r w:rsidRPr="0033221E">
        <w:rPr>
          <w:noProof/>
        </w:rPr>
        <w:t xml:space="preserve"> ECAI, 2004: p. 308-312.</w:t>
      </w:r>
    </w:p>
    <w:p w14:paraId="5A5117E2" w14:textId="77777777" w:rsidR="0033221E" w:rsidRPr="0033221E" w:rsidRDefault="0033221E" w:rsidP="0033221E">
      <w:pPr>
        <w:pStyle w:val="EndNoteBibliography"/>
        <w:ind w:left="720" w:hanging="720"/>
        <w:rPr>
          <w:noProof/>
        </w:rPr>
      </w:pPr>
      <w:r w:rsidRPr="0033221E">
        <w:rPr>
          <w:noProof/>
        </w:rPr>
        <w:t>4.</w:t>
      </w:r>
      <w:r w:rsidRPr="0033221E">
        <w:rPr>
          <w:noProof/>
        </w:rPr>
        <w:tab/>
        <w:t xml:space="preserve">Horridge, M., </w:t>
      </w:r>
      <w:r w:rsidRPr="0033221E">
        <w:rPr>
          <w:i/>
          <w:noProof/>
        </w:rPr>
        <w:t>The Manchester Pizza Finder</w:t>
      </w:r>
      <w:r w:rsidRPr="0033221E">
        <w:rPr>
          <w:noProof/>
        </w:rPr>
        <w:t>. University of Manchester.</w:t>
      </w:r>
    </w:p>
    <w:p w14:paraId="3CFC95B2" w14:textId="77777777" w:rsidR="0033221E" w:rsidRPr="0033221E" w:rsidRDefault="0033221E" w:rsidP="0033221E">
      <w:pPr>
        <w:pStyle w:val="EndNoteBibliography"/>
        <w:ind w:left="720" w:hanging="720"/>
        <w:rPr>
          <w:noProof/>
        </w:rPr>
      </w:pPr>
      <w:r w:rsidRPr="0033221E">
        <w:rPr>
          <w:noProof/>
        </w:rPr>
        <w:t>5.</w:t>
      </w:r>
      <w:r w:rsidRPr="0033221E">
        <w:rPr>
          <w:noProof/>
        </w:rPr>
        <w:tab/>
        <w:t xml:space="preserve">Bechhofer, S. and N.W. Paton, </w:t>
      </w:r>
      <w:r w:rsidRPr="0033221E">
        <w:rPr>
          <w:i/>
          <w:noProof/>
        </w:rPr>
        <w:t>Ontology Visual Querying</w:t>
      </w:r>
      <w:r w:rsidRPr="0033221E">
        <w:rPr>
          <w:noProof/>
        </w:rPr>
        <w:t xml:space="preserve">, in </w:t>
      </w:r>
      <w:r w:rsidRPr="0033221E">
        <w:rPr>
          <w:i/>
          <w:noProof/>
        </w:rPr>
        <w:t>Encyclopedia of Database Systems</w:t>
      </w:r>
      <w:r w:rsidRPr="0033221E">
        <w:rPr>
          <w:noProof/>
        </w:rPr>
        <w:t>. 2009, Springer.</w:t>
      </w:r>
    </w:p>
    <w:p w14:paraId="5AF19138" w14:textId="7B4AADB8" w:rsidR="0033221E" w:rsidRPr="0033221E" w:rsidRDefault="0033221E" w:rsidP="0033221E">
      <w:pPr>
        <w:pStyle w:val="EndNoteBibliography"/>
        <w:ind w:left="720" w:hanging="720"/>
        <w:rPr>
          <w:noProof/>
        </w:rPr>
      </w:pPr>
      <w:r w:rsidRPr="0033221E">
        <w:rPr>
          <w:noProof/>
        </w:rPr>
        <w:t>6.</w:t>
      </w:r>
      <w:r w:rsidRPr="0033221E">
        <w:rPr>
          <w:noProof/>
        </w:rPr>
        <w:tab/>
        <w:t xml:space="preserve">Bechhofer, S. </w:t>
      </w:r>
      <w:r w:rsidRPr="0033221E">
        <w:rPr>
          <w:i/>
          <w:noProof/>
        </w:rPr>
        <w:t>The Manchester Sushi Finder - Project Page</w:t>
      </w:r>
      <w:r w:rsidRPr="0033221E">
        <w:rPr>
          <w:noProof/>
        </w:rPr>
        <w:t xml:space="preserve">. 2014  [cited 2014 March 5, 2014]; Available from: </w:t>
      </w:r>
      <w:hyperlink r:id="rId60" w:history="1">
        <w:r w:rsidRPr="0033221E">
          <w:rPr>
            <w:rStyle w:val="Hyperlink"/>
            <w:rFonts w:ascii="Times New Roman" w:hAnsi="Times New Roman"/>
            <w:noProof/>
          </w:rPr>
          <w:t>http://studentnet.cs.manchester.ac.uk/pgt/2013/COMP60990/project/projectbookdetails.php?projectid=20889</w:t>
        </w:r>
      </w:hyperlink>
      <w:r w:rsidRPr="0033221E">
        <w:rPr>
          <w:noProof/>
        </w:rPr>
        <w:t>.</w:t>
      </w:r>
    </w:p>
    <w:p w14:paraId="3CAAD89D" w14:textId="19112EB8" w:rsidR="0033221E" w:rsidRPr="0033221E" w:rsidRDefault="0033221E" w:rsidP="0033221E">
      <w:pPr>
        <w:pStyle w:val="EndNoteBibliography"/>
        <w:ind w:left="720" w:hanging="720"/>
        <w:rPr>
          <w:noProof/>
        </w:rPr>
      </w:pPr>
      <w:r w:rsidRPr="0033221E">
        <w:rPr>
          <w:noProof/>
        </w:rPr>
        <w:t>7.</w:t>
      </w:r>
      <w:r w:rsidRPr="0033221E">
        <w:rPr>
          <w:noProof/>
        </w:rPr>
        <w:tab/>
        <w:t xml:space="preserve">Group, W.C.O.W. </w:t>
      </w:r>
      <w:r w:rsidRPr="0033221E">
        <w:rPr>
          <w:i/>
          <w:noProof/>
        </w:rPr>
        <w:t>Web Ontology Language (OWL)</w:t>
      </w:r>
      <w:r w:rsidRPr="0033221E">
        <w:rPr>
          <w:noProof/>
        </w:rPr>
        <w:t xml:space="preserve">. 2012  [cited 2014 April 19, 2014]; Available from: </w:t>
      </w:r>
      <w:hyperlink r:id="rId61" w:history="1">
        <w:r w:rsidRPr="0033221E">
          <w:rPr>
            <w:rStyle w:val="Hyperlink"/>
            <w:rFonts w:ascii="Times New Roman" w:hAnsi="Times New Roman"/>
            <w:noProof/>
          </w:rPr>
          <w:t>http://www.w3.org/2001/sw/wiki/OWL</w:t>
        </w:r>
      </w:hyperlink>
      <w:r w:rsidRPr="0033221E">
        <w:rPr>
          <w:noProof/>
        </w:rPr>
        <w:t>.</w:t>
      </w:r>
    </w:p>
    <w:p w14:paraId="46FBD929" w14:textId="77777777" w:rsidR="0033221E" w:rsidRPr="0033221E" w:rsidRDefault="0033221E" w:rsidP="0033221E">
      <w:pPr>
        <w:pStyle w:val="EndNoteBibliography"/>
        <w:ind w:left="720" w:hanging="720"/>
        <w:rPr>
          <w:noProof/>
        </w:rPr>
      </w:pPr>
      <w:r w:rsidRPr="0033221E">
        <w:rPr>
          <w:noProof/>
        </w:rPr>
        <w:t>8.</w:t>
      </w:r>
      <w:r w:rsidRPr="0033221E">
        <w:rPr>
          <w:noProof/>
        </w:rPr>
        <w:tab/>
        <w:t xml:space="preserve">Davis, R., H. Shrobe, and P. Szolovits, </w:t>
      </w:r>
      <w:r w:rsidRPr="0033221E">
        <w:rPr>
          <w:i/>
          <w:noProof/>
        </w:rPr>
        <w:t>What is a Knowledge Representation?</w:t>
      </w:r>
      <w:r w:rsidRPr="0033221E">
        <w:rPr>
          <w:noProof/>
        </w:rPr>
        <w:t xml:space="preserve">, in </w:t>
      </w:r>
      <w:r w:rsidRPr="0033221E">
        <w:rPr>
          <w:i/>
          <w:noProof/>
        </w:rPr>
        <w:t>AI Magazine</w:t>
      </w:r>
      <w:r w:rsidRPr="0033221E">
        <w:rPr>
          <w:noProof/>
        </w:rPr>
        <w:t>. 1993. p. 17-33.</w:t>
      </w:r>
    </w:p>
    <w:p w14:paraId="5D88A040" w14:textId="670DEAA4" w:rsidR="0033221E" w:rsidRPr="0033221E" w:rsidRDefault="0033221E" w:rsidP="0033221E">
      <w:pPr>
        <w:pStyle w:val="EndNoteBibliography"/>
        <w:ind w:left="720" w:hanging="720"/>
        <w:rPr>
          <w:noProof/>
        </w:rPr>
      </w:pPr>
      <w:r w:rsidRPr="0033221E">
        <w:rPr>
          <w:noProof/>
        </w:rPr>
        <w:t>9.</w:t>
      </w:r>
      <w:r w:rsidRPr="0033221E">
        <w:rPr>
          <w:noProof/>
        </w:rPr>
        <w:tab/>
        <w:t xml:space="preserve">Group, O.W. </w:t>
      </w:r>
      <w:r w:rsidRPr="0033221E">
        <w:rPr>
          <w:i/>
          <w:noProof/>
        </w:rPr>
        <w:t>OWL Web Ontology Language Overview</w:t>
      </w:r>
      <w:r w:rsidRPr="0033221E">
        <w:rPr>
          <w:noProof/>
        </w:rPr>
        <w:t xml:space="preserve">. 2004  [cited 2014 May 13, 2014]; Available from: </w:t>
      </w:r>
      <w:hyperlink r:id="rId62" w:history="1">
        <w:r w:rsidRPr="0033221E">
          <w:rPr>
            <w:rStyle w:val="Hyperlink"/>
            <w:rFonts w:ascii="Times New Roman" w:hAnsi="Times New Roman"/>
            <w:noProof/>
          </w:rPr>
          <w:t>http://www.w3.org/TR/owl-features</w:t>
        </w:r>
      </w:hyperlink>
      <w:r w:rsidRPr="0033221E">
        <w:rPr>
          <w:noProof/>
        </w:rPr>
        <w:t>.</w:t>
      </w:r>
    </w:p>
    <w:p w14:paraId="77D594D5" w14:textId="77777777" w:rsidR="0033221E" w:rsidRPr="0033221E" w:rsidRDefault="0033221E" w:rsidP="0033221E">
      <w:pPr>
        <w:pStyle w:val="EndNoteBibliography"/>
        <w:ind w:left="720" w:hanging="720"/>
        <w:rPr>
          <w:noProof/>
        </w:rPr>
      </w:pPr>
      <w:r w:rsidRPr="0033221E">
        <w:rPr>
          <w:noProof/>
        </w:rPr>
        <w:t>10.</w:t>
      </w:r>
      <w:r w:rsidRPr="0033221E">
        <w:rPr>
          <w:noProof/>
        </w:rPr>
        <w:tab/>
        <w:t xml:space="preserve">M, H. and B. S, </w:t>
      </w:r>
      <w:r w:rsidRPr="0033221E">
        <w:rPr>
          <w:i/>
          <w:noProof/>
        </w:rPr>
        <w:t>The OWL API: A Java API for OWL ontologies.</w:t>
      </w:r>
      <w:r w:rsidRPr="0033221E">
        <w:rPr>
          <w:noProof/>
        </w:rPr>
        <w:t xml:space="preserve"> Semantic Web, 2011. </w:t>
      </w:r>
      <w:r w:rsidRPr="0033221E">
        <w:rPr>
          <w:b/>
          <w:noProof/>
        </w:rPr>
        <w:t>2</w:t>
      </w:r>
      <w:r w:rsidRPr="0033221E">
        <w:rPr>
          <w:noProof/>
        </w:rPr>
        <w:t>(Number 1 / 2011): p. 11-21.</w:t>
      </w:r>
    </w:p>
    <w:p w14:paraId="6D7D49C9" w14:textId="34201F4F" w:rsidR="0033221E" w:rsidRPr="0033221E" w:rsidRDefault="0033221E" w:rsidP="0033221E">
      <w:pPr>
        <w:pStyle w:val="EndNoteBibliography"/>
        <w:ind w:left="720" w:hanging="720"/>
        <w:rPr>
          <w:noProof/>
        </w:rPr>
      </w:pPr>
      <w:r w:rsidRPr="0033221E">
        <w:rPr>
          <w:noProof/>
        </w:rPr>
        <w:t>11.</w:t>
      </w:r>
      <w:r w:rsidRPr="0033221E">
        <w:rPr>
          <w:noProof/>
        </w:rPr>
        <w:tab/>
        <w:t xml:space="preserve">Group, O.W. </w:t>
      </w:r>
      <w:r w:rsidRPr="0033221E">
        <w:rPr>
          <w:i/>
          <w:noProof/>
        </w:rPr>
        <w:t>OWL 2 Web Ontology Language Document Overview</w:t>
      </w:r>
      <w:r w:rsidRPr="0033221E">
        <w:rPr>
          <w:noProof/>
        </w:rPr>
        <w:t xml:space="preserve">. 2012  [cited 2014 May 13, 2014]; Available from: </w:t>
      </w:r>
      <w:hyperlink r:id="rId63" w:history="1">
        <w:r w:rsidRPr="0033221E">
          <w:rPr>
            <w:rStyle w:val="Hyperlink"/>
            <w:rFonts w:ascii="Times New Roman" w:hAnsi="Times New Roman"/>
            <w:noProof/>
          </w:rPr>
          <w:t>http://www.w3.org/TR/owl2-overview/</w:t>
        </w:r>
      </w:hyperlink>
      <w:r w:rsidRPr="0033221E">
        <w:rPr>
          <w:noProof/>
        </w:rPr>
        <w:t>.</w:t>
      </w:r>
    </w:p>
    <w:p w14:paraId="661725D7" w14:textId="395298CF" w:rsidR="0033221E" w:rsidRPr="0033221E" w:rsidRDefault="0033221E" w:rsidP="0033221E">
      <w:pPr>
        <w:pStyle w:val="EndNoteBibliography"/>
        <w:ind w:left="720" w:hanging="720"/>
        <w:rPr>
          <w:noProof/>
        </w:rPr>
      </w:pPr>
      <w:r w:rsidRPr="0033221E">
        <w:rPr>
          <w:noProof/>
        </w:rPr>
        <w:t>12.</w:t>
      </w:r>
      <w:r w:rsidRPr="0033221E">
        <w:rPr>
          <w:noProof/>
        </w:rPr>
        <w:tab/>
        <w:t xml:space="preserve">Wikipedia. </w:t>
      </w:r>
      <w:r w:rsidRPr="0033221E">
        <w:rPr>
          <w:i/>
          <w:noProof/>
        </w:rPr>
        <w:t>Application programming interface</w:t>
      </w:r>
      <w:r w:rsidRPr="0033221E">
        <w:rPr>
          <w:noProof/>
        </w:rPr>
        <w:t xml:space="preserve">.  [cited 2014 April 21, 2014]; Available from: </w:t>
      </w:r>
      <w:hyperlink r:id="rId64" w:history="1">
        <w:r w:rsidRPr="0033221E">
          <w:rPr>
            <w:rStyle w:val="Hyperlink"/>
            <w:rFonts w:ascii="Times New Roman" w:hAnsi="Times New Roman"/>
            <w:noProof/>
          </w:rPr>
          <w:t>http://en.wikipedia.org/wiki/Application_programming_interface</w:t>
        </w:r>
      </w:hyperlink>
      <w:r w:rsidRPr="0033221E">
        <w:rPr>
          <w:noProof/>
        </w:rPr>
        <w:t>.</w:t>
      </w:r>
    </w:p>
    <w:p w14:paraId="0A336ECC" w14:textId="296EC1C2" w:rsidR="0033221E" w:rsidRPr="0033221E" w:rsidRDefault="0033221E" w:rsidP="0033221E">
      <w:pPr>
        <w:pStyle w:val="EndNoteBibliography"/>
        <w:ind w:left="720" w:hanging="720"/>
        <w:rPr>
          <w:noProof/>
        </w:rPr>
      </w:pPr>
      <w:r w:rsidRPr="0033221E">
        <w:rPr>
          <w:noProof/>
        </w:rPr>
        <w:t>13.</w:t>
      </w:r>
      <w:r w:rsidRPr="0033221E">
        <w:rPr>
          <w:noProof/>
        </w:rPr>
        <w:tab/>
      </w:r>
      <w:r w:rsidRPr="0033221E">
        <w:rPr>
          <w:i/>
          <w:noProof/>
        </w:rPr>
        <w:t>The size of the World Wide Web (The Internet)</w:t>
      </w:r>
      <w:r w:rsidRPr="0033221E">
        <w:rPr>
          <w:noProof/>
        </w:rPr>
        <w:t xml:space="preserve">. 2014  [cited 2014 Jun 2, 2014]; Available from: </w:t>
      </w:r>
      <w:hyperlink r:id="rId65" w:history="1">
        <w:r w:rsidRPr="0033221E">
          <w:rPr>
            <w:rStyle w:val="Hyperlink"/>
            <w:rFonts w:ascii="Times New Roman" w:hAnsi="Times New Roman"/>
            <w:noProof/>
          </w:rPr>
          <w:t>http://www.worldwidewebsize.com/</w:t>
        </w:r>
      </w:hyperlink>
      <w:r w:rsidRPr="0033221E">
        <w:rPr>
          <w:noProof/>
        </w:rPr>
        <w:t>.</w:t>
      </w:r>
    </w:p>
    <w:p w14:paraId="7AF71035" w14:textId="77777777" w:rsidR="0033221E" w:rsidRPr="0033221E" w:rsidRDefault="0033221E" w:rsidP="0033221E">
      <w:pPr>
        <w:pStyle w:val="EndNoteBibliography"/>
        <w:ind w:left="720" w:hanging="720"/>
        <w:rPr>
          <w:noProof/>
        </w:rPr>
      </w:pPr>
      <w:r w:rsidRPr="0033221E">
        <w:rPr>
          <w:noProof/>
        </w:rPr>
        <w:t>14.</w:t>
      </w:r>
      <w:r w:rsidRPr="0033221E">
        <w:rPr>
          <w:noProof/>
        </w:rPr>
        <w:tab/>
        <w:t xml:space="preserve">Hyvönen, E., S. Saarela, and K. Viljanen, </w:t>
      </w:r>
      <w:r w:rsidRPr="0033221E">
        <w:rPr>
          <w:i/>
          <w:noProof/>
        </w:rPr>
        <w:t>Application of ontology techniques to view-based semantic search and browsing</w:t>
      </w:r>
      <w:r w:rsidRPr="0033221E">
        <w:rPr>
          <w:noProof/>
        </w:rPr>
        <w:t xml:space="preserve">, in </w:t>
      </w:r>
      <w:r w:rsidRPr="0033221E">
        <w:rPr>
          <w:i/>
          <w:noProof/>
        </w:rPr>
        <w:t>The Semantic Web: Research and Applications</w:t>
      </w:r>
      <w:r w:rsidRPr="0033221E">
        <w:rPr>
          <w:noProof/>
        </w:rPr>
        <w:t>. 2004, Springer. p. 92-106.</w:t>
      </w:r>
    </w:p>
    <w:p w14:paraId="6EBEC918" w14:textId="77777777" w:rsidR="0033221E" w:rsidRPr="0033221E" w:rsidRDefault="0033221E" w:rsidP="0033221E">
      <w:pPr>
        <w:pStyle w:val="EndNoteBibliography"/>
        <w:ind w:left="720" w:hanging="720"/>
        <w:rPr>
          <w:i/>
          <w:noProof/>
        </w:rPr>
      </w:pPr>
      <w:r w:rsidRPr="0033221E">
        <w:rPr>
          <w:noProof/>
        </w:rPr>
        <w:t>15.</w:t>
      </w:r>
      <w:r w:rsidRPr="0033221E">
        <w:rPr>
          <w:noProof/>
        </w:rPr>
        <w:tab/>
        <w:t xml:space="preserve">Bechhofer, S., et al., </w:t>
      </w:r>
      <w:r w:rsidRPr="0033221E">
        <w:rPr>
          <w:i/>
          <w:noProof/>
        </w:rPr>
        <w:t>Guiding the User: An Ontology Driven Interface.</w:t>
      </w:r>
    </w:p>
    <w:p w14:paraId="100ED343" w14:textId="77777777" w:rsidR="0033221E" w:rsidRPr="0033221E" w:rsidRDefault="0033221E" w:rsidP="0033221E">
      <w:pPr>
        <w:pStyle w:val="EndNoteBibliography"/>
        <w:ind w:left="720" w:hanging="720"/>
        <w:rPr>
          <w:noProof/>
        </w:rPr>
      </w:pPr>
      <w:r w:rsidRPr="0033221E">
        <w:rPr>
          <w:noProof/>
        </w:rPr>
        <w:t>16.</w:t>
      </w:r>
      <w:r w:rsidRPr="0033221E">
        <w:rPr>
          <w:noProof/>
        </w:rPr>
        <w:tab/>
        <w:t xml:space="preserve">Bechhofer, S. and C. Goble, </w:t>
      </w:r>
      <w:r w:rsidRPr="0033221E">
        <w:rPr>
          <w:i/>
          <w:noProof/>
        </w:rPr>
        <w:t>Classification Based Navigation and Retrieval for Picture Archives</w:t>
      </w:r>
      <w:r w:rsidRPr="0033221E">
        <w:rPr>
          <w:noProof/>
        </w:rPr>
        <w:t xml:space="preserve">, in </w:t>
      </w:r>
      <w:r w:rsidRPr="0033221E">
        <w:rPr>
          <w:i/>
          <w:noProof/>
        </w:rPr>
        <w:t>Database Semantics</w:t>
      </w:r>
      <w:r w:rsidRPr="0033221E">
        <w:rPr>
          <w:noProof/>
        </w:rPr>
        <w:t>. 1999, Springer. p. 291-310.</w:t>
      </w:r>
    </w:p>
    <w:p w14:paraId="502ED1D5" w14:textId="77777777" w:rsidR="0033221E" w:rsidRPr="0033221E" w:rsidRDefault="0033221E" w:rsidP="0033221E">
      <w:pPr>
        <w:pStyle w:val="EndNoteBibliography"/>
        <w:ind w:left="720" w:hanging="720"/>
        <w:rPr>
          <w:noProof/>
        </w:rPr>
      </w:pPr>
      <w:r w:rsidRPr="0033221E">
        <w:rPr>
          <w:noProof/>
        </w:rPr>
        <w:t>17.</w:t>
      </w:r>
      <w:r w:rsidRPr="0033221E">
        <w:rPr>
          <w:noProof/>
        </w:rPr>
        <w:tab/>
        <w:t xml:space="preserve">Schreiber, A.T.G., et al., </w:t>
      </w:r>
      <w:r w:rsidRPr="0033221E">
        <w:rPr>
          <w:i/>
          <w:noProof/>
        </w:rPr>
        <w:t>Ontology-based photo annotation.</w:t>
      </w:r>
      <w:r w:rsidRPr="0033221E">
        <w:rPr>
          <w:noProof/>
        </w:rPr>
        <w:t xml:space="preserve"> IEEE Intelligent Systems, 2001. </w:t>
      </w:r>
      <w:r w:rsidRPr="0033221E">
        <w:rPr>
          <w:b/>
          <w:noProof/>
        </w:rPr>
        <w:t>16</w:t>
      </w:r>
      <w:r w:rsidRPr="0033221E">
        <w:rPr>
          <w:noProof/>
        </w:rPr>
        <w:t>(3): p. 66-74.</w:t>
      </w:r>
    </w:p>
    <w:p w14:paraId="59075C12" w14:textId="23DEAC23" w:rsidR="0033221E" w:rsidRPr="0033221E" w:rsidRDefault="0033221E" w:rsidP="0033221E">
      <w:pPr>
        <w:pStyle w:val="EndNoteBibliography"/>
        <w:ind w:left="720" w:hanging="720"/>
        <w:rPr>
          <w:noProof/>
        </w:rPr>
      </w:pPr>
      <w:r w:rsidRPr="0033221E">
        <w:rPr>
          <w:noProof/>
        </w:rPr>
        <w:t>18.</w:t>
      </w:r>
      <w:r w:rsidRPr="0033221E">
        <w:rPr>
          <w:noProof/>
        </w:rPr>
        <w:tab/>
        <w:t xml:space="preserve">Wikipedia. </w:t>
      </w:r>
      <w:r w:rsidRPr="0033221E">
        <w:rPr>
          <w:i/>
          <w:noProof/>
        </w:rPr>
        <w:t>Faceted search</w:t>
      </w:r>
      <w:r w:rsidRPr="0033221E">
        <w:rPr>
          <w:noProof/>
        </w:rPr>
        <w:t xml:space="preserve">.  [cited 2014 April 23, 2014]; Available from: </w:t>
      </w:r>
      <w:hyperlink r:id="rId66" w:history="1">
        <w:r w:rsidRPr="0033221E">
          <w:rPr>
            <w:rStyle w:val="Hyperlink"/>
            <w:rFonts w:ascii="Times New Roman" w:hAnsi="Times New Roman"/>
            <w:noProof/>
          </w:rPr>
          <w:t>http://en.wikipedia.org/wiki/Faceted_search</w:t>
        </w:r>
      </w:hyperlink>
      <w:r w:rsidRPr="0033221E">
        <w:rPr>
          <w:noProof/>
        </w:rPr>
        <w:t>.</w:t>
      </w:r>
    </w:p>
    <w:p w14:paraId="3CD9DDC2" w14:textId="77777777" w:rsidR="0033221E" w:rsidRPr="0033221E" w:rsidRDefault="0033221E" w:rsidP="0033221E">
      <w:pPr>
        <w:pStyle w:val="EndNoteBibliography"/>
        <w:ind w:left="720" w:hanging="720"/>
        <w:rPr>
          <w:noProof/>
        </w:rPr>
      </w:pPr>
      <w:r w:rsidRPr="0033221E">
        <w:rPr>
          <w:noProof/>
        </w:rPr>
        <w:t>19.</w:t>
      </w:r>
      <w:r w:rsidRPr="0033221E">
        <w:rPr>
          <w:noProof/>
        </w:rPr>
        <w:tab/>
        <w:t xml:space="preserve">Smith, D.A. and N.R. Shadbolt, </w:t>
      </w:r>
      <w:r w:rsidRPr="0033221E">
        <w:rPr>
          <w:i/>
          <w:noProof/>
        </w:rPr>
        <w:t>FacetOntology: Expressive Descriptions of Facets in the Semantic Web</w:t>
      </w:r>
      <w:r w:rsidRPr="0033221E">
        <w:rPr>
          <w:noProof/>
        </w:rPr>
        <w:t xml:space="preserve">, in </w:t>
      </w:r>
      <w:r w:rsidRPr="0033221E">
        <w:rPr>
          <w:i/>
          <w:noProof/>
        </w:rPr>
        <w:t>Semantic Technology</w:t>
      </w:r>
      <w:r w:rsidRPr="0033221E">
        <w:rPr>
          <w:noProof/>
        </w:rPr>
        <w:t>. 2013, Springer. p. 223-238.</w:t>
      </w:r>
    </w:p>
    <w:p w14:paraId="4DBAE18C" w14:textId="77777777" w:rsidR="0033221E" w:rsidRPr="0033221E" w:rsidRDefault="0033221E" w:rsidP="0033221E">
      <w:pPr>
        <w:pStyle w:val="EndNoteBibliography"/>
        <w:ind w:left="720" w:hanging="720"/>
        <w:rPr>
          <w:noProof/>
        </w:rPr>
      </w:pPr>
      <w:r w:rsidRPr="0033221E">
        <w:rPr>
          <w:noProof/>
        </w:rPr>
        <w:t>20.</w:t>
      </w:r>
      <w:r w:rsidRPr="0033221E">
        <w:rPr>
          <w:noProof/>
        </w:rPr>
        <w:tab/>
        <w:t xml:space="preserve">Catarci, T., et al., </w:t>
      </w:r>
      <w:r w:rsidRPr="0033221E">
        <w:rPr>
          <w:i/>
          <w:noProof/>
        </w:rPr>
        <w:t>Visual query systems for databases: A survey.</w:t>
      </w:r>
      <w:r w:rsidRPr="0033221E">
        <w:rPr>
          <w:noProof/>
        </w:rPr>
        <w:t xml:space="preserve"> Journal of Visual Languages and Computing, 1997. </w:t>
      </w:r>
      <w:r w:rsidRPr="0033221E">
        <w:rPr>
          <w:b/>
          <w:noProof/>
        </w:rPr>
        <w:t>8</w:t>
      </w:r>
      <w:r w:rsidRPr="0033221E">
        <w:rPr>
          <w:noProof/>
        </w:rPr>
        <w:t>: p. 215-260.</w:t>
      </w:r>
    </w:p>
    <w:p w14:paraId="49741BC2" w14:textId="7C95008D" w:rsidR="0033221E" w:rsidRPr="0033221E" w:rsidRDefault="0033221E" w:rsidP="0033221E">
      <w:pPr>
        <w:pStyle w:val="EndNoteBibliography"/>
        <w:ind w:left="720" w:hanging="720"/>
        <w:rPr>
          <w:noProof/>
        </w:rPr>
      </w:pPr>
      <w:r w:rsidRPr="0033221E">
        <w:rPr>
          <w:noProof/>
        </w:rPr>
        <w:t>21.</w:t>
      </w:r>
      <w:r w:rsidRPr="0033221E">
        <w:rPr>
          <w:noProof/>
        </w:rPr>
        <w:tab/>
      </w:r>
      <w:r w:rsidRPr="0033221E">
        <w:rPr>
          <w:i/>
          <w:noProof/>
        </w:rPr>
        <w:t>The Java Technology Phenomenon</w:t>
      </w:r>
      <w:r w:rsidRPr="0033221E">
        <w:rPr>
          <w:noProof/>
        </w:rPr>
        <w:t xml:space="preserve">.  [cited 2014 July 31, 2014]; Available from: </w:t>
      </w:r>
      <w:hyperlink r:id="rId67" w:history="1">
        <w:r w:rsidRPr="0033221E">
          <w:rPr>
            <w:rStyle w:val="Hyperlink"/>
            <w:rFonts w:ascii="Times New Roman" w:hAnsi="Times New Roman"/>
            <w:noProof/>
          </w:rPr>
          <w:t>http://docs.oracle.com/javase/tutorial/getStarted/intro/definition.html</w:t>
        </w:r>
      </w:hyperlink>
      <w:r w:rsidRPr="0033221E">
        <w:rPr>
          <w:noProof/>
        </w:rPr>
        <w:t>.</w:t>
      </w:r>
    </w:p>
    <w:p w14:paraId="3C347B6F" w14:textId="77777777" w:rsidR="0033221E" w:rsidRPr="0033221E" w:rsidRDefault="0033221E" w:rsidP="0033221E">
      <w:pPr>
        <w:pStyle w:val="EndNoteBibliography"/>
        <w:ind w:left="720" w:hanging="720"/>
        <w:rPr>
          <w:noProof/>
        </w:rPr>
      </w:pPr>
      <w:r w:rsidRPr="0033221E">
        <w:rPr>
          <w:noProof/>
        </w:rPr>
        <w:t>22.</w:t>
      </w:r>
      <w:r w:rsidRPr="0033221E">
        <w:rPr>
          <w:noProof/>
        </w:rPr>
        <w:tab/>
        <w:t xml:space="preserve">Gosling, J. and H. McGilton, </w:t>
      </w:r>
      <w:r w:rsidRPr="0033221E">
        <w:rPr>
          <w:i/>
          <w:noProof/>
        </w:rPr>
        <w:t>The Java language environment</w:t>
      </w:r>
      <w:r w:rsidRPr="0033221E">
        <w:rPr>
          <w:noProof/>
        </w:rPr>
        <w:t>. Vol. 2550. 1995: Sun Microsystems Computer Company.</w:t>
      </w:r>
    </w:p>
    <w:p w14:paraId="1D0129C5" w14:textId="72D3E9C6" w:rsidR="0033221E" w:rsidRPr="0033221E" w:rsidRDefault="0033221E" w:rsidP="0033221E">
      <w:pPr>
        <w:pStyle w:val="EndNoteBibliography"/>
        <w:ind w:left="720" w:hanging="720"/>
        <w:rPr>
          <w:noProof/>
        </w:rPr>
      </w:pPr>
      <w:r w:rsidRPr="0033221E">
        <w:rPr>
          <w:noProof/>
        </w:rPr>
        <w:t>23.</w:t>
      </w:r>
      <w:r w:rsidRPr="0033221E">
        <w:rPr>
          <w:noProof/>
        </w:rPr>
        <w:tab/>
      </w:r>
      <w:r w:rsidRPr="0033221E">
        <w:rPr>
          <w:i/>
          <w:noProof/>
        </w:rPr>
        <w:t>Apache Maven Project</w:t>
      </w:r>
      <w:r w:rsidRPr="0033221E">
        <w:rPr>
          <w:noProof/>
        </w:rPr>
        <w:t xml:space="preserve">.  [cited 2014 July 31, 2014]; Available from: </w:t>
      </w:r>
      <w:hyperlink r:id="rId68" w:history="1">
        <w:r w:rsidRPr="0033221E">
          <w:rPr>
            <w:rStyle w:val="Hyperlink"/>
            <w:rFonts w:ascii="Times New Roman" w:hAnsi="Times New Roman"/>
            <w:noProof/>
          </w:rPr>
          <w:t>http://maven.apache.org/what-is-maven.html</w:t>
        </w:r>
      </w:hyperlink>
      <w:r w:rsidRPr="0033221E">
        <w:rPr>
          <w:noProof/>
        </w:rPr>
        <w:t>.</w:t>
      </w:r>
    </w:p>
    <w:p w14:paraId="464B6D81" w14:textId="77777777" w:rsidR="0033221E" w:rsidRPr="0033221E" w:rsidRDefault="0033221E" w:rsidP="0033221E">
      <w:pPr>
        <w:pStyle w:val="EndNoteBibliography"/>
        <w:ind w:left="720" w:hanging="720"/>
        <w:rPr>
          <w:i/>
          <w:noProof/>
        </w:rPr>
      </w:pPr>
      <w:r w:rsidRPr="0033221E">
        <w:rPr>
          <w:noProof/>
        </w:rPr>
        <w:t>24.</w:t>
      </w:r>
      <w:r w:rsidRPr="0033221E">
        <w:rPr>
          <w:noProof/>
        </w:rPr>
        <w:tab/>
      </w:r>
      <w:r w:rsidRPr="0033221E">
        <w:rPr>
          <w:i/>
          <w:noProof/>
        </w:rPr>
        <w:t>OWL 2 Web Ontology Language</w:t>
      </w:r>
    </w:p>
    <w:p w14:paraId="70FF0ED1" w14:textId="5E34323B" w:rsidR="0033221E" w:rsidRPr="0033221E" w:rsidRDefault="0033221E" w:rsidP="0033221E">
      <w:pPr>
        <w:pStyle w:val="EndNoteBibliography"/>
        <w:ind w:left="720" w:hanging="720"/>
        <w:rPr>
          <w:noProof/>
        </w:rPr>
      </w:pPr>
      <w:r w:rsidRPr="0033221E">
        <w:rPr>
          <w:i/>
          <w:noProof/>
        </w:rPr>
        <w:t>Structural Specification and Functional-Style Syntax</w:t>
      </w:r>
      <w:r w:rsidRPr="0033221E">
        <w:rPr>
          <w:noProof/>
        </w:rPr>
        <w:t xml:space="preserve">.  [cited 2014 Aug 1, 2014]; Available from: </w:t>
      </w:r>
      <w:hyperlink r:id="rId69" w:history="1">
        <w:r w:rsidRPr="0033221E">
          <w:rPr>
            <w:rStyle w:val="Hyperlink"/>
            <w:rFonts w:ascii="Times New Roman" w:hAnsi="Times New Roman"/>
            <w:noProof/>
          </w:rPr>
          <w:t>http://www.w3.org/TR/owl2-syntax/</w:t>
        </w:r>
      </w:hyperlink>
      <w:r w:rsidRPr="0033221E">
        <w:rPr>
          <w:noProof/>
        </w:rPr>
        <w:t>.</w:t>
      </w:r>
    </w:p>
    <w:p w14:paraId="49F6C12F" w14:textId="77777777" w:rsidR="0033221E" w:rsidRPr="0033221E" w:rsidRDefault="0033221E" w:rsidP="0033221E">
      <w:pPr>
        <w:pStyle w:val="EndNoteBibliography"/>
        <w:ind w:left="720" w:hanging="720"/>
        <w:rPr>
          <w:noProof/>
        </w:rPr>
      </w:pPr>
      <w:r w:rsidRPr="0033221E">
        <w:rPr>
          <w:noProof/>
        </w:rPr>
        <w:t>25.</w:t>
      </w:r>
      <w:r w:rsidRPr="0033221E">
        <w:rPr>
          <w:noProof/>
        </w:rPr>
        <w:tab/>
        <w:t xml:space="preserve">Larman, C. and V.R. Basili, </w:t>
      </w:r>
      <w:r w:rsidRPr="0033221E">
        <w:rPr>
          <w:i/>
          <w:noProof/>
        </w:rPr>
        <w:t>Iterative and incremental development: A brief history.</w:t>
      </w:r>
      <w:r w:rsidRPr="0033221E">
        <w:rPr>
          <w:noProof/>
        </w:rPr>
        <w:t xml:space="preserve"> Computer, 2003. </w:t>
      </w:r>
      <w:r w:rsidRPr="0033221E">
        <w:rPr>
          <w:b/>
          <w:noProof/>
        </w:rPr>
        <w:t>36</w:t>
      </w:r>
      <w:r w:rsidRPr="0033221E">
        <w:rPr>
          <w:noProof/>
        </w:rPr>
        <w:t>(6): p. 47-56.</w:t>
      </w:r>
    </w:p>
    <w:p w14:paraId="261721AE" w14:textId="32B9314E" w:rsidR="0033221E" w:rsidRPr="0033221E" w:rsidRDefault="0033221E" w:rsidP="0033221E">
      <w:pPr>
        <w:pStyle w:val="EndNoteBibliography"/>
        <w:ind w:left="720" w:hanging="720"/>
        <w:rPr>
          <w:noProof/>
        </w:rPr>
      </w:pPr>
      <w:r w:rsidRPr="0033221E">
        <w:rPr>
          <w:noProof/>
        </w:rPr>
        <w:t>26.</w:t>
      </w:r>
      <w:r w:rsidRPr="0033221E">
        <w:rPr>
          <w:noProof/>
        </w:rPr>
        <w:tab/>
        <w:t>SurveyMonkey. 2014; Available from: https://</w:t>
      </w:r>
      <w:hyperlink r:id="rId70" w:history="1">
        <w:r w:rsidRPr="0033221E">
          <w:rPr>
            <w:rStyle w:val="Hyperlink"/>
            <w:rFonts w:ascii="Times New Roman" w:hAnsi="Times New Roman"/>
            <w:noProof/>
          </w:rPr>
          <w:t>http://www.surveymonkey.net</w:t>
        </w:r>
      </w:hyperlink>
      <w:r w:rsidRPr="0033221E">
        <w:rPr>
          <w:noProof/>
        </w:rPr>
        <w:t>.</w:t>
      </w:r>
    </w:p>
    <w:p w14:paraId="5488C436" w14:textId="1243D000" w:rsidR="0033221E" w:rsidRPr="0033221E" w:rsidRDefault="0033221E" w:rsidP="0033221E">
      <w:pPr>
        <w:pStyle w:val="EndNoteBibliography"/>
        <w:ind w:left="720" w:hanging="720"/>
        <w:rPr>
          <w:noProof/>
        </w:rPr>
      </w:pPr>
      <w:r w:rsidRPr="0033221E">
        <w:rPr>
          <w:noProof/>
        </w:rPr>
        <w:t>27.</w:t>
      </w:r>
      <w:r w:rsidRPr="0033221E">
        <w:rPr>
          <w:noProof/>
        </w:rPr>
        <w:tab/>
        <w:t xml:space="preserve">Al Abbas, H. </w:t>
      </w:r>
      <w:r w:rsidRPr="0033221E">
        <w:rPr>
          <w:i/>
          <w:noProof/>
        </w:rPr>
        <w:t xml:space="preserve">MSc Project (Software application-"The Manchester Sushi Finder") </w:t>
      </w:r>
      <w:r w:rsidRPr="0033221E">
        <w:rPr>
          <w:noProof/>
        </w:rPr>
        <w:t>2014  [cited 2014 Aug 6, 2014]; Available from: https://</w:t>
      </w:r>
      <w:hyperlink r:id="rId71" w:history="1">
        <w:r w:rsidRPr="0033221E">
          <w:rPr>
            <w:rStyle w:val="Hyperlink"/>
            <w:rFonts w:ascii="Times New Roman" w:hAnsi="Times New Roman"/>
            <w:noProof/>
          </w:rPr>
          <w:t>http://www.surveymonkey.com/s/NLRQZ37</w:t>
        </w:r>
      </w:hyperlink>
      <w:r w:rsidRPr="0033221E">
        <w:rPr>
          <w:noProof/>
        </w:rPr>
        <w:t>.</w:t>
      </w:r>
    </w:p>
    <w:p w14:paraId="21EF7BEF" w14:textId="55074591" w:rsidR="0033221E" w:rsidRPr="0033221E" w:rsidRDefault="0033221E" w:rsidP="0033221E">
      <w:pPr>
        <w:pStyle w:val="EndNoteBibliography"/>
        <w:ind w:left="720" w:hanging="720"/>
        <w:rPr>
          <w:noProof/>
        </w:rPr>
      </w:pPr>
      <w:r w:rsidRPr="0033221E">
        <w:rPr>
          <w:noProof/>
        </w:rPr>
        <w:t>28.</w:t>
      </w:r>
      <w:r w:rsidRPr="0033221E">
        <w:rPr>
          <w:noProof/>
        </w:rPr>
        <w:tab/>
        <w:t xml:space="preserve">Ethics, C.S. </w:t>
      </w:r>
      <w:r w:rsidRPr="0033221E">
        <w:rPr>
          <w:i/>
          <w:noProof/>
        </w:rPr>
        <w:t>Survey</w:t>
      </w:r>
      <w:r w:rsidRPr="0033221E">
        <w:rPr>
          <w:noProof/>
        </w:rPr>
        <w:t xml:space="preserve">. 2014  [cited 2014 Agu 6, 2014]; Available from: </w:t>
      </w:r>
      <w:hyperlink r:id="rId72" w:history="1">
        <w:r w:rsidRPr="0033221E">
          <w:rPr>
            <w:rStyle w:val="Hyperlink"/>
            <w:rFonts w:ascii="Times New Roman" w:hAnsi="Times New Roman"/>
            <w:noProof/>
          </w:rPr>
          <w:t>http://ethics.cs.manchester.ac.uk</w:t>
        </w:r>
      </w:hyperlink>
      <w:r w:rsidRPr="0033221E">
        <w:rPr>
          <w:noProof/>
        </w:rPr>
        <w:t>.</w:t>
      </w:r>
    </w:p>
    <w:p w14:paraId="145EB0B3" w14:textId="238434EF" w:rsidR="003C39FF" w:rsidRDefault="00DD4776" w:rsidP="00CA4FD0">
      <w:pPr>
        <w:spacing w:line="360" w:lineRule="auto"/>
      </w:pPr>
      <w:r>
        <w:fldChar w:fldCharType="end"/>
      </w:r>
    </w:p>
    <w:p w14:paraId="13A7D6E3" w14:textId="28EB70D9" w:rsidR="00214B8B" w:rsidRDefault="00214B8B">
      <w:r>
        <w:br w:type="page"/>
      </w:r>
    </w:p>
    <w:p w14:paraId="6B54F904" w14:textId="7E39137C" w:rsidR="00214B8B" w:rsidRPr="006D5C9B" w:rsidRDefault="006D5C9B" w:rsidP="006D5C9B">
      <w:pPr>
        <w:pStyle w:val="Heading1"/>
        <w:numPr>
          <w:ilvl w:val="0"/>
          <w:numId w:val="0"/>
        </w:numPr>
      </w:pPr>
      <w:bookmarkStart w:id="254" w:name="_Toc269411856"/>
      <w:r w:rsidRPr="006D5C9B">
        <w:t>APPENDIX</w:t>
      </w:r>
      <w:bookmarkEnd w:id="254"/>
    </w:p>
    <w:p w14:paraId="0503C35B" w14:textId="45DEEF58" w:rsidR="00EC37DF" w:rsidRPr="00692AC2" w:rsidRDefault="00EC37DF" w:rsidP="00CA4FD0">
      <w:pPr>
        <w:spacing w:line="360" w:lineRule="auto"/>
      </w:pPr>
    </w:p>
    <w:sectPr w:rsidR="00EC37DF" w:rsidRPr="00692AC2" w:rsidSect="0016071C">
      <w:type w:val="continuous"/>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Hani Al Abbas" w:date="2014-08-07T18:36:00Z" w:initials="HA">
    <w:p w14:paraId="02220149" w14:textId="73841DBB" w:rsidR="008035A1" w:rsidRDefault="008035A1">
      <w:pPr>
        <w:pStyle w:val="CommentText"/>
      </w:pPr>
      <w:r>
        <w:rPr>
          <w:rStyle w:val="CommentReference"/>
        </w:rPr>
        <w:annotationRef/>
      </w:r>
      <w:r>
        <w:t>Reusable?? Show how??</w:t>
      </w:r>
    </w:p>
  </w:comment>
  <w:comment w:id="37" w:author="Hani Al Abbas" w:date="2014-08-07T18:37:00Z" w:initials="HA">
    <w:p w14:paraId="2E759163" w14:textId="055D2F43" w:rsidR="008035A1" w:rsidRDefault="008035A1">
      <w:pPr>
        <w:pStyle w:val="CommentText"/>
      </w:pPr>
      <w:r>
        <w:rPr>
          <w:rStyle w:val="CommentReference"/>
        </w:rPr>
        <w:annotationRef/>
      </w:r>
      <w:r>
        <w:t>???</w:t>
      </w:r>
    </w:p>
  </w:comment>
  <w:comment w:id="56" w:author="Hani Al Abbas" w:date="2014-08-07T18:37:00Z" w:initials="HA">
    <w:p w14:paraId="62EACC8B" w14:textId="31574863" w:rsidR="008035A1" w:rsidRDefault="008035A1">
      <w:pPr>
        <w:pStyle w:val="CommentText"/>
      </w:pPr>
      <w:r>
        <w:rPr>
          <w:rStyle w:val="CommentReference"/>
        </w:rPr>
        <w:annotationRef/>
      </w:r>
      <w:r>
        <w:t>????</w:t>
      </w:r>
    </w:p>
  </w:comment>
  <w:comment w:id="82" w:author="Hani Al Abbas" w:date="2014-08-07T18:38:00Z" w:initials="HA">
    <w:p w14:paraId="7C80B9AE" w14:textId="1470CB93" w:rsidR="008035A1" w:rsidRDefault="008035A1">
      <w:pPr>
        <w:pStyle w:val="CommentText"/>
      </w:pPr>
      <w:r>
        <w:rPr>
          <w:rStyle w:val="CommentReference"/>
        </w:rPr>
        <w:annotationRef/>
      </w:r>
      <w:proofErr w:type="gramStart"/>
      <w:r>
        <w:t>how</w:t>
      </w:r>
      <w:proofErr w:type="gramEnd"/>
      <w:r>
        <w:t>???</w:t>
      </w:r>
    </w:p>
  </w:comment>
  <w:comment w:id="127" w:author="Hani Al Abbas" w:date="2014-08-07T18:39:00Z" w:initials="HA">
    <w:p w14:paraId="601DBF96" w14:textId="3282893C" w:rsidR="008035A1" w:rsidRDefault="008035A1">
      <w:pPr>
        <w:pStyle w:val="CommentText"/>
      </w:pPr>
      <w:r>
        <w:rPr>
          <w:rStyle w:val="CommentReference"/>
        </w:rPr>
        <w:annotationRef/>
      </w:r>
      <w:r>
        <w:t>Reorg maybe??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8035A1" w:rsidRDefault="008035A1" w:rsidP="00EB5326">
      <w:r>
        <w:separator/>
      </w:r>
    </w:p>
  </w:endnote>
  <w:endnote w:type="continuationSeparator" w:id="0">
    <w:p w14:paraId="749C120C" w14:textId="77777777" w:rsidR="008035A1" w:rsidRDefault="008035A1"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8035A1" w:rsidRDefault="008035A1"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337EC5">
      <w:rPr>
        <w:rStyle w:val="PageNumber"/>
        <w:noProof/>
      </w:rPr>
      <w:t>39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8035A1" w:rsidRDefault="008035A1" w:rsidP="00EB5326">
      <w:r>
        <w:separator/>
      </w:r>
    </w:p>
  </w:footnote>
  <w:footnote w:type="continuationSeparator" w:id="0">
    <w:p w14:paraId="31C71229" w14:textId="77777777" w:rsidR="008035A1" w:rsidRDefault="008035A1" w:rsidP="00EB5326">
      <w:r>
        <w:continuationSeparator/>
      </w:r>
    </w:p>
  </w:footnote>
  <w:footnote w:id="1">
    <w:p w14:paraId="22071F9E" w14:textId="77777777" w:rsidR="008035A1" w:rsidRDefault="008035A1"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8035A1" w:rsidRDefault="008035A1"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2A2E9C"/>
    <w:multiLevelType w:val="hybridMultilevel"/>
    <w:tmpl w:val="C0341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6"/>
  </w:num>
  <w:num w:numId="3">
    <w:abstractNumId w:val="30"/>
  </w:num>
  <w:num w:numId="4">
    <w:abstractNumId w:val="12"/>
  </w:num>
  <w:num w:numId="5">
    <w:abstractNumId w:val="5"/>
  </w:num>
  <w:num w:numId="6">
    <w:abstractNumId w:val="15"/>
  </w:num>
  <w:num w:numId="7">
    <w:abstractNumId w:val="4"/>
  </w:num>
  <w:num w:numId="8">
    <w:abstractNumId w:val="11"/>
  </w:num>
  <w:num w:numId="9">
    <w:abstractNumId w:val="10"/>
  </w:num>
  <w:num w:numId="10">
    <w:abstractNumId w:val="34"/>
  </w:num>
  <w:num w:numId="11">
    <w:abstractNumId w:val="2"/>
  </w:num>
  <w:num w:numId="12">
    <w:abstractNumId w:val="1"/>
  </w:num>
  <w:num w:numId="13">
    <w:abstractNumId w:val="14"/>
  </w:num>
  <w:num w:numId="14">
    <w:abstractNumId w:val="19"/>
  </w:num>
  <w:num w:numId="15">
    <w:abstractNumId w:val="20"/>
  </w:num>
  <w:num w:numId="16">
    <w:abstractNumId w:val="18"/>
  </w:num>
  <w:num w:numId="17">
    <w:abstractNumId w:val="32"/>
  </w:num>
  <w:num w:numId="18">
    <w:abstractNumId w:val="29"/>
  </w:num>
  <w:num w:numId="19">
    <w:abstractNumId w:val="22"/>
  </w:num>
  <w:num w:numId="20">
    <w:abstractNumId w:val="6"/>
  </w:num>
  <w:num w:numId="21">
    <w:abstractNumId w:val="3"/>
  </w:num>
  <w:num w:numId="22">
    <w:abstractNumId w:val="31"/>
  </w:num>
  <w:num w:numId="23">
    <w:abstractNumId w:val="13"/>
  </w:num>
  <w:num w:numId="24">
    <w:abstractNumId w:val="26"/>
  </w:num>
  <w:num w:numId="25">
    <w:abstractNumId w:val="21"/>
  </w:num>
  <w:num w:numId="26">
    <w:abstractNumId w:val="28"/>
  </w:num>
  <w:num w:numId="27">
    <w:abstractNumId w:val="0"/>
  </w:num>
  <w:num w:numId="28">
    <w:abstractNumId w:val="17"/>
  </w:num>
  <w:num w:numId="29">
    <w:abstractNumId w:val="25"/>
  </w:num>
  <w:num w:numId="30">
    <w:abstractNumId w:val="7"/>
  </w:num>
  <w:num w:numId="31">
    <w:abstractNumId w:val="35"/>
  </w:num>
  <w:num w:numId="32">
    <w:abstractNumId w:val="9"/>
  </w:num>
  <w:num w:numId="33">
    <w:abstractNumId w:val="23"/>
  </w:num>
  <w:num w:numId="34">
    <w:abstractNumId w:val="33"/>
  </w:num>
  <w:num w:numId="35">
    <w:abstractNumId w:val="24"/>
  </w:num>
  <w:num w:numId="36">
    <w:abstractNumId w:val="27"/>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33DA"/>
    <w:rsid w:val="000036E5"/>
    <w:rsid w:val="0000446F"/>
    <w:rsid w:val="00005369"/>
    <w:rsid w:val="000059B5"/>
    <w:rsid w:val="00005B5C"/>
    <w:rsid w:val="000061AF"/>
    <w:rsid w:val="00010290"/>
    <w:rsid w:val="0001139E"/>
    <w:rsid w:val="00011F68"/>
    <w:rsid w:val="00012F15"/>
    <w:rsid w:val="00016628"/>
    <w:rsid w:val="00021ABF"/>
    <w:rsid w:val="00021C0D"/>
    <w:rsid w:val="00022693"/>
    <w:rsid w:val="00022808"/>
    <w:rsid w:val="00022F94"/>
    <w:rsid w:val="0002373B"/>
    <w:rsid w:val="00024E9C"/>
    <w:rsid w:val="00026294"/>
    <w:rsid w:val="0002691F"/>
    <w:rsid w:val="00026B72"/>
    <w:rsid w:val="00027578"/>
    <w:rsid w:val="00027F67"/>
    <w:rsid w:val="00031B5D"/>
    <w:rsid w:val="00032DD1"/>
    <w:rsid w:val="00034F84"/>
    <w:rsid w:val="00036C32"/>
    <w:rsid w:val="000372BC"/>
    <w:rsid w:val="0003745C"/>
    <w:rsid w:val="00040654"/>
    <w:rsid w:val="0004066D"/>
    <w:rsid w:val="00041F87"/>
    <w:rsid w:val="000422D6"/>
    <w:rsid w:val="0004362B"/>
    <w:rsid w:val="000437B9"/>
    <w:rsid w:val="00044EB8"/>
    <w:rsid w:val="00046209"/>
    <w:rsid w:val="00046F24"/>
    <w:rsid w:val="0004718C"/>
    <w:rsid w:val="000476E7"/>
    <w:rsid w:val="00047AF4"/>
    <w:rsid w:val="00050230"/>
    <w:rsid w:val="0005103C"/>
    <w:rsid w:val="0005267A"/>
    <w:rsid w:val="00052E9A"/>
    <w:rsid w:val="00053603"/>
    <w:rsid w:val="00053B61"/>
    <w:rsid w:val="000552ED"/>
    <w:rsid w:val="00056508"/>
    <w:rsid w:val="000571CE"/>
    <w:rsid w:val="0006241E"/>
    <w:rsid w:val="00063905"/>
    <w:rsid w:val="000665EA"/>
    <w:rsid w:val="000672DB"/>
    <w:rsid w:val="00070495"/>
    <w:rsid w:val="000718F3"/>
    <w:rsid w:val="00071BCA"/>
    <w:rsid w:val="00072C37"/>
    <w:rsid w:val="0007404F"/>
    <w:rsid w:val="00076057"/>
    <w:rsid w:val="00076F22"/>
    <w:rsid w:val="00077026"/>
    <w:rsid w:val="00080602"/>
    <w:rsid w:val="00080FB9"/>
    <w:rsid w:val="00081397"/>
    <w:rsid w:val="00082B00"/>
    <w:rsid w:val="000845F9"/>
    <w:rsid w:val="000849A6"/>
    <w:rsid w:val="000850F9"/>
    <w:rsid w:val="00085F97"/>
    <w:rsid w:val="0008616D"/>
    <w:rsid w:val="0008717A"/>
    <w:rsid w:val="00090090"/>
    <w:rsid w:val="00093EE3"/>
    <w:rsid w:val="00094A91"/>
    <w:rsid w:val="00094ACD"/>
    <w:rsid w:val="00095289"/>
    <w:rsid w:val="00095346"/>
    <w:rsid w:val="00097808"/>
    <w:rsid w:val="00097D03"/>
    <w:rsid w:val="000A0DA7"/>
    <w:rsid w:val="000A0F52"/>
    <w:rsid w:val="000A0F93"/>
    <w:rsid w:val="000A15D6"/>
    <w:rsid w:val="000A224E"/>
    <w:rsid w:val="000A4DBB"/>
    <w:rsid w:val="000A6262"/>
    <w:rsid w:val="000A6D97"/>
    <w:rsid w:val="000B0224"/>
    <w:rsid w:val="000B1013"/>
    <w:rsid w:val="000B1A2F"/>
    <w:rsid w:val="000B2112"/>
    <w:rsid w:val="000B239A"/>
    <w:rsid w:val="000B553D"/>
    <w:rsid w:val="000B69F3"/>
    <w:rsid w:val="000B7266"/>
    <w:rsid w:val="000B737F"/>
    <w:rsid w:val="000B7C63"/>
    <w:rsid w:val="000C0C05"/>
    <w:rsid w:val="000C2037"/>
    <w:rsid w:val="000C2FEA"/>
    <w:rsid w:val="000C37E1"/>
    <w:rsid w:val="000C5345"/>
    <w:rsid w:val="000C5D58"/>
    <w:rsid w:val="000C62EA"/>
    <w:rsid w:val="000C68CB"/>
    <w:rsid w:val="000D0112"/>
    <w:rsid w:val="000D0404"/>
    <w:rsid w:val="000D0561"/>
    <w:rsid w:val="000D0C16"/>
    <w:rsid w:val="000D0E97"/>
    <w:rsid w:val="000D305B"/>
    <w:rsid w:val="000D3B99"/>
    <w:rsid w:val="000D5618"/>
    <w:rsid w:val="000D5A31"/>
    <w:rsid w:val="000D5BBC"/>
    <w:rsid w:val="000D68D3"/>
    <w:rsid w:val="000D6B34"/>
    <w:rsid w:val="000E027E"/>
    <w:rsid w:val="000E07F5"/>
    <w:rsid w:val="000E0A39"/>
    <w:rsid w:val="000E0DB2"/>
    <w:rsid w:val="000E1EC3"/>
    <w:rsid w:val="000E2DAF"/>
    <w:rsid w:val="000E310E"/>
    <w:rsid w:val="000E34C7"/>
    <w:rsid w:val="000E67DA"/>
    <w:rsid w:val="000E6C93"/>
    <w:rsid w:val="000E74BC"/>
    <w:rsid w:val="000F1430"/>
    <w:rsid w:val="000F253E"/>
    <w:rsid w:val="000F257D"/>
    <w:rsid w:val="000F2940"/>
    <w:rsid w:val="000F349B"/>
    <w:rsid w:val="000F384A"/>
    <w:rsid w:val="000F3BA8"/>
    <w:rsid w:val="000F3FF0"/>
    <w:rsid w:val="000F5A86"/>
    <w:rsid w:val="000F5BE9"/>
    <w:rsid w:val="000F63EF"/>
    <w:rsid w:val="000F644E"/>
    <w:rsid w:val="000F6C38"/>
    <w:rsid w:val="000F7F70"/>
    <w:rsid w:val="0010018D"/>
    <w:rsid w:val="00102DCA"/>
    <w:rsid w:val="001033EB"/>
    <w:rsid w:val="00104B20"/>
    <w:rsid w:val="00105770"/>
    <w:rsid w:val="001062C0"/>
    <w:rsid w:val="0010667E"/>
    <w:rsid w:val="001071CB"/>
    <w:rsid w:val="00107F3C"/>
    <w:rsid w:val="00110490"/>
    <w:rsid w:val="0011140C"/>
    <w:rsid w:val="00111636"/>
    <w:rsid w:val="00112A0B"/>
    <w:rsid w:val="00112CF6"/>
    <w:rsid w:val="00112E18"/>
    <w:rsid w:val="0011401B"/>
    <w:rsid w:val="00116517"/>
    <w:rsid w:val="001167E5"/>
    <w:rsid w:val="00116AA6"/>
    <w:rsid w:val="00116EE3"/>
    <w:rsid w:val="0011752C"/>
    <w:rsid w:val="00117C09"/>
    <w:rsid w:val="0012172C"/>
    <w:rsid w:val="00123409"/>
    <w:rsid w:val="00123BEB"/>
    <w:rsid w:val="0012407B"/>
    <w:rsid w:val="001256E2"/>
    <w:rsid w:val="00126ADA"/>
    <w:rsid w:val="00127302"/>
    <w:rsid w:val="001322E1"/>
    <w:rsid w:val="00134CB4"/>
    <w:rsid w:val="00134CD8"/>
    <w:rsid w:val="00134FDF"/>
    <w:rsid w:val="00135594"/>
    <w:rsid w:val="0013683F"/>
    <w:rsid w:val="00137B1C"/>
    <w:rsid w:val="00140F50"/>
    <w:rsid w:val="00141393"/>
    <w:rsid w:val="00141EA1"/>
    <w:rsid w:val="00142828"/>
    <w:rsid w:val="00143326"/>
    <w:rsid w:val="00143780"/>
    <w:rsid w:val="00144B49"/>
    <w:rsid w:val="001453DB"/>
    <w:rsid w:val="00145B53"/>
    <w:rsid w:val="0015013A"/>
    <w:rsid w:val="00151186"/>
    <w:rsid w:val="001532C8"/>
    <w:rsid w:val="001532D2"/>
    <w:rsid w:val="001543AD"/>
    <w:rsid w:val="00156EDC"/>
    <w:rsid w:val="00156FA1"/>
    <w:rsid w:val="001600A5"/>
    <w:rsid w:val="0016071C"/>
    <w:rsid w:val="00162778"/>
    <w:rsid w:val="00166772"/>
    <w:rsid w:val="00166884"/>
    <w:rsid w:val="001673E8"/>
    <w:rsid w:val="001675EF"/>
    <w:rsid w:val="00170620"/>
    <w:rsid w:val="00171B3C"/>
    <w:rsid w:val="00173D69"/>
    <w:rsid w:val="00174418"/>
    <w:rsid w:val="00177590"/>
    <w:rsid w:val="00177F11"/>
    <w:rsid w:val="0018180D"/>
    <w:rsid w:val="00182583"/>
    <w:rsid w:val="00182595"/>
    <w:rsid w:val="00182C01"/>
    <w:rsid w:val="00182FD7"/>
    <w:rsid w:val="0018402D"/>
    <w:rsid w:val="00184035"/>
    <w:rsid w:val="00184574"/>
    <w:rsid w:val="001849D8"/>
    <w:rsid w:val="00184EB6"/>
    <w:rsid w:val="001902BE"/>
    <w:rsid w:val="001910B7"/>
    <w:rsid w:val="001918E3"/>
    <w:rsid w:val="001935A9"/>
    <w:rsid w:val="00194A28"/>
    <w:rsid w:val="00194DC0"/>
    <w:rsid w:val="00195448"/>
    <w:rsid w:val="00196296"/>
    <w:rsid w:val="001966C3"/>
    <w:rsid w:val="001967BF"/>
    <w:rsid w:val="00196BE3"/>
    <w:rsid w:val="001A063D"/>
    <w:rsid w:val="001A0F2E"/>
    <w:rsid w:val="001A197C"/>
    <w:rsid w:val="001A1B10"/>
    <w:rsid w:val="001A2C4E"/>
    <w:rsid w:val="001A2E31"/>
    <w:rsid w:val="001A2E8F"/>
    <w:rsid w:val="001A3950"/>
    <w:rsid w:val="001A4002"/>
    <w:rsid w:val="001A4070"/>
    <w:rsid w:val="001A487E"/>
    <w:rsid w:val="001A49E2"/>
    <w:rsid w:val="001A4A5B"/>
    <w:rsid w:val="001A4D6F"/>
    <w:rsid w:val="001A5F12"/>
    <w:rsid w:val="001A7755"/>
    <w:rsid w:val="001B05EE"/>
    <w:rsid w:val="001B095B"/>
    <w:rsid w:val="001B12FF"/>
    <w:rsid w:val="001B2A40"/>
    <w:rsid w:val="001B2F1F"/>
    <w:rsid w:val="001B6AA0"/>
    <w:rsid w:val="001B73CA"/>
    <w:rsid w:val="001C0F77"/>
    <w:rsid w:val="001C1502"/>
    <w:rsid w:val="001C1884"/>
    <w:rsid w:val="001C2D7D"/>
    <w:rsid w:val="001C2E22"/>
    <w:rsid w:val="001C2F99"/>
    <w:rsid w:val="001C4883"/>
    <w:rsid w:val="001C5727"/>
    <w:rsid w:val="001C58F4"/>
    <w:rsid w:val="001C6D61"/>
    <w:rsid w:val="001C7331"/>
    <w:rsid w:val="001C7B37"/>
    <w:rsid w:val="001C7C6D"/>
    <w:rsid w:val="001D01B5"/>
    <w:rsid w:val="001D0756"/>
    <w:rsid w:val="001D1E6E"/>
    <w:rsid w:val="001D29A6"/>
    <w:rsid w:val="001D2F28"/>
    <w:rsid w:val="001D3066"/>
    <w:rsid w:val="001D5447"/>
    <w:rsid w:val="001D6215"/>
    <w:rsid w:val="001D644C"/>
    <w:rsid w:val="001D6C1B"/>
    <w:rsid w:val="001D7C47"/>
    <w:rsid w:val="001E0DCE"/>
    <w:rsid w:val="001E1375"/>
    <w:rsid w:val="001E202B"/>
    <w:rsid w:val="001E3A31"/>
    <w:rsid w:val="001E57EC"/>
    <w:rsid w:val="001E67D5"/>
    <w:rsid w:val="001E6FBF"/>
    <w:rsid w:val="001F2E92"/>
    <w:rsid w:val="001F3094"/>
    <w:rsid w:val="001F382B"/>
    <w:rsid w:val="001F3BED"/>
    <w:rsid w:val="001F5FD5"/>
    <w:rsid w:val="001F66E0"/>
    <w:rsid w:val="001F6DC8"/>
    <w:rsid w:val="001F7952"/>
    <w:rsid w:val="0020074F"/>
    <w:rsid w:val="0020078D"/>
    <w:rsid w:val="0020090D"/>
    <w:rsid w:val="0020091C"/>
    <w:rsid w:val="00201997"/>
    <w:rsid w:val="002020A7"/>
    <w:rsid w:val="00204626"/>
    <w:rsid w:val="00205DD0"/>
    <w:rsid w:val="00206158"/>
    <w:rsid w:val="00211384"/>
    <w:rsid w:val="00211919"/>
    <w:rsid w:val="00211AF5"/>
    <w:rsid w:val="0021206A"/>
    <w:rsid w:val="00212F69"/>
    <w:rsid w:val="002132D2"/>
    <w:rsid w:val="00213FA0"/>
    <w:rsid w:val="002147F6"/>
    <w:rsid w:val="00214B8B"/>
    <w:rsid w:val="002152CB"/>
    <w:rsid w:val="00215BBB"/>
    <w:rsid w:val="00216CCC"/>
    <w:rsid w:val="002201F7"/>
    <w:rsid w:val="00220AEC"/>
    <w:rsid w:val="002220E7"/>
    <w:rsid w:val="0022250A"/>
    <w:rsid w:val="00222C3C"/>
    <w:rsid w:val="00222DB5"/>
    <w:rsid w:val="00223FCC"/>
    <w:rsid w:val="0022577F"/>
    <w:rsid w:val="00227761"/>
    <w:rsid w:val="00231309"/>
    <w:rsid w:val="002339E7"/>
    <w:rsid w:val="00233D07"/>
    <w:rsid w:val="00233E1A"/>
    <w:rsid w:val="00234EE1"/>
    <w:rsid w:val="002350C5"/>
    <w:rsid w:val="00235A0B"/>
    <w:rsid w:val="00237D37"/>
    <w:rsid w:val="002401E3"/>
    <w:rsid w:val="002413C9"/>
    <w:rsid w:val="00242DB4"/>
    <w:rsid w:val="00242F1F"/>
    <w:rsid w:val="002444C4"/>
    <w:rsid w:val="00244D38"/>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5990"/>
    <w:rsid w:val="00265D9A"/>
    <w:rsid w:val="0026652A"/>
    <w:rsid w:val="0026716A"/>
    <w:rsid w:val="00267655"/>
    <w:rsid w:val="0027020C"/>
    <w:rsid w:val="002703DC"/>
    <w:rsid w:val="00270CE4"/>
    <w:rsid w:val="002716EE"/>
    <w:rsid w:val="00271C15"/>
    <w:rsid w:val="0027297B"/>
    <w:rsid w:val="00274417"/>
    <w:rsid w:val="00274634"/>
    <w:rsid w:val="00275357"/>
    <w:rsid w:val="002757EB"/>
    <w:rsid w:val="00276C42"/>
    <w:rsid w:val="002770D8"/>
    <w:rsid w:val="00280108"/>
    <w:rsid w:val="00280747"/>
    <w:rsid w:val="0028115C"/>
    <w:rsid w:val="002838F5"/>
    <w:rsid w:val="002846C3"/>
    <w:rsid w:val="0028610E"/>
    <w:rsid w:val="00286C76"/>
    <w:rsid w:val="00290514"/>
    <w:rsid w:val="00290B97"/>
    <w:rsid w:val="00290BD2"/>
    <w:rsid w:val="002931D0"/>
    <w:rsid w:val="0029365F"/>
    <w:rsid w:val="00293EF6"/>
    <w:rsid w:val="00294C58"/>
    <w:rsid w:val="00295CCC"/>
    <w:rsid w:val="00296E19"/>
    <w:rsid w:val="0029700B"/>
    <w:rsid w:val="00297E9C"/>
    <w:rsid w:val="002A0095"/>
    <w:rsid w:val="002A37B6"/>
    <w:rsid w:val="002A3906"/>
    <w:rsid w:val="002A3C0B"/>
    <w:rsid w:val="002A565B"/>
    <w:rsid w:val="002A5ABD"/>
    <w:rsid w:val="002A5B9D"/>
    <w:rsid w:val="002A6159"/>
    <w:rsid w:val="002A6267"/>
    <w:rsid w:val="002A6686"/>
    <w:rsid w:val="002A70CE"/>
    <w:rsid w:val="002B1672"/>
    <w:rsid w:val="002B1723"/>
    <w:rsid w:val="002B1BEF"/>
    <w:rsid w:val="002B211B"/>
    <w:rsid w:val="002B3662"/>
    <w:rsid w:val="002B39CE"/>
    <w:rsid w:val="002B39F1"/>
    <w:rsid w:val="002B5CFF"/>
    <w:rsid w:val="002B647C"/>
    <w:rsid w:val="002C0611"/>
    <w:rsid w:val="002C0809"/>
    <w:rsid w:val="002C0FAF"/>
    <w:rsid w:val="002C2C8A"/>
    <w:rsid w:val="002C46B6"/>
    <w:rsid w:val="002C4E96"/>
    <w:rsid w:val="002C5304"/>
    <w:rsid w:val="002C6473"/>
    <w:rsid w:val="002C6B2C"/>
    <w:rsid w:val="002C6E73"/>
    <w:rsid w:val="002C76F1"/>
    <w:rsid w:val="002C7AE2"/>
    <w:rsid w:val="002D01C2"/>
    <w:rsid w:val="002D0D02"/>
    <w:rsid w:val="002D13B8"/>
    <w:rsid w:val="002D1E95"/>
    <w:rsid w:val="002D37ED"/>
    <w:rsid w:val="002D4CE9"/>
    <w:rsid w:val="002D6493"/>
    <w:rsid w:val="002D73E7"/>
    <w:rsid w:val="002D7511"/>
    <w:rsid w:val="002E0C2B"/>
    <w:rsid w:val="002E0CC6"/>
    <w:rsid w:val="002E0F24"/>
    <w:rsid w:val="002E14C3"/>
    <w:rsid w:val="002E17C9"/>
    <w:rsid w:val="002E2316"/>
    <w:rsid w:val="002E28CE"/>
    <w:rsid w:val="002E2CA6"/>
    <w:rsid w:val="002E4F37"/>
    <w:rsid w:val="002E5B25"/>
    <w:rsid w:val="002E750B"/>
    <w:rsid w:val="002F004A"/>
    <w:rsid w:val="002F0B18"/>
    <w:rsid w:val="002F0E1C"/>
    <w:rsid w:val="002F146E"/>
    <w:rsid w:val="002F154C"/>
    <w:rsid w:val="002F3028"/>
    <w:rsid w:val="002F530F"/>
    <w:rsid w:val="002F6572"/>
    <w:rsid w:val="002F6765"/>
    <w:rsid w:val="002F67B0"/>
    <w:rsid w:val="002F7CE2"/>
    <w:rsid w:val="002F7E4C"/>
    <w:rsid w:val="0030208E"/>
    <w:rsid w:val="00303DF2"/>
    <w:rsid w:val="00304C11"/>
    <w:rsid w:val="0030577A"/>
    <w:rsid w:val="00305AE0"/>
    <w:rsid w:val="00310405"/>
    <w:rsid w:val="003105BB"/>
    <w:rsid w:val="00310CEB"/>
    <w:rsid w:val="00310D40"/>
    <w:rsid w:val="00311726"/>
    <w:rsid w:val="003118FA"/>
    <w:rsid w:val="00315BF1"/>
    <w:rsid w:val="00321178"/>
    <w:rsid w:val="00321534"/>
    <w:rsid w:val="003258E6"/>
    <w:rsid w:val="00325DE2"/>
    <w:rsid w:val="00326CC3"/>
    <w:rsid w:val="00330257"/>
    <w:rsid w:val="0033035A"/>
    <w:rsid w:val="003313BA"/>
    <w:rsid w:val="00332043"/>
    <w:rsid w:val="0033221E"/>
    <w:rsid w:val="00332547"/>
    <w:rsid w:val="00332D7A"/>
    <w:rsid w:val="00335354"/>
    <w:rsid w:val="003376D4"/>
    <w:rsid w:val="00337EC5"/>
    <w:rsid w:val="003415AF"/>
    <w:rsid w:val="0034237F"/>
    <w:rsid w:val="003437D0"/>
    <w:rsid w:val="003452CC"/>
    <w:rsid w:val="003507D5"/>
    <w:rsid w:val="00351711"/>
    <w:rsid w:val="00352361"/>
    <w:rsid w:val="00353181"/>
    <w:rsid w:val="003538F0"/>
    <w:rsid w:val="0035429D"/>
    <w:rsid w:val="00354CAD"/>
    <w:rsid w:val="00355765"/>
    <w:rsid w:val="00356516"/>
    <w:rsid w:val="00356611"/>
    <w:rsid w:val="00356615"/>
    <w:rsid w:val="0035733B"/>
    <w:rsid w:val="0035770B"/>
    <w:rsid w:val="00357CEB"/>
    <w:rsid w:val="00357DF6"/>
    <w:rsid w:val="00360ADF"/>
    <w:rsid w:val="00361D1E"/>
    <w:rsid w:val="00361EAC"/>
    <w:rsid w:val="003633CA"/>
    <w:rsid w:val="0036442A"/>
    <w:rsid w:val="00366299"/>
    <w:rsid w:val="0036679A"/>
    <w:rsid w:val="00367AD5"/>
    <w:rsid w:val="00371D41"/>
    <w:rsid w:val="00371EFD"/>
    <w:rsid w:val="003722A4"/>
    <w:rsid w:val="00372404"/>
    <w:rsid w:val="00372545"/>
    <w:rsid w:val="00372B44"/>
    <w:rsid w:val="0037315E"/>
    <w:rsid w:val="003747E5"/>
    <w:rsid w:val="00374A70"/>
    <w:rsid w:val="0037590C"/>
    <w:rsid w:val="00375BF2"/>
    <w:rsid w:val="00375E23"/>
    <w:rsid w:val="00376183"/>
    <w:rsid w:val="00376670"/>
    <w:rsid w:val="003777D4"/>
    <w:rsid w:val="00377F67"/>
    <w:rsid w:val="0038087E"/>
    <w:rsid w:val="003819E7"/>
    <w:rsid w:val="00382034"/>
    <w:rsid w:val="00382B72"/>
    <w:rsid w:val="00382EAB"/>
    <w:rsid w:val="00384939"/>
    <w:rsid w:val="00387654"/>
    <w:rsid w:val="00387C27"/>
    <w:rsid w:val="00391136"/>
    <w:rsid w:val="00391A78"/>
    <w:rsid w:val="0039252B"/>
    <w:rsid w:val="00393744"/>
    <w:rsid w:val="00393885"/>
    <w:rsid w:val="00394192"/>
    <w:rsid w:val="00394B45"/>
    <w:rsid w:val="00394F17"/>
    <w:rsid w:val="00396193"/>
    <w:rsid w:val="00396D9A"/>
    <w:rsid w:val="00397240"/>
    <w:rsid w:val="003A0A96"/>
    <w:rsid w:val="003A0C6D"/>
    <w:rsid w:val="003A1589"/>
    <w:rsid w:val="003A4A74"/>
    <w:rsid w:val="003A6502"/>
    <w:rsid w:val="003A74C4"/>
    <w:rsid w:val="003A7683"/>
    <w:rsid w:val="003B00E3"/>
    <w:rsid w:val="003B1CD8"/>
    <w:rsid w:val="003B376B"/>
    <w:rsid w:val="003B5FC0"/>
    <w:rsid w:val="003B62CE"/>
    <w:rsid w:val="003B75B3"/>
    <w:rsid w:val="003B77D1"/>
    <w:rsid w:val="003B77ED"/>
    <w:rsid w:val="003B787B"/>
    <w:rsid w:val="003B7A2A"/>
    <w:rsid w:val="003C080B"/>
    <w:rsid w:val="003C0A86"/>
    <w:rsid w:val="003C157C"/>
    <w:rsid w:val="003C1796"/>
    <w:rsid w:val="003C39FF"/>
    <w:rsid w:val="003C47CE"/>
    <w:rsid w:val="003C7442"/>
    <w:rsid w:val="003D0741"/>
    <w:rsid w:val="003D07A4"/>
    <w:rsid w:val="003D1E57"/>
    <w:rsid w:val="003D1F86"/>
    <w:rsid w:val="003D2938"/>
    <w:rsid w:val="003D2F08"/>
    <w:rsid w:val="003D33F5"/>
    <w:rsid w:val="003D3E14"/>
    <w:rsid w:val="003D3FA5"/>
    <w:rsid w:val="003D4036"/>
    <w:rsid w:val="003D4F79"/>
    <w:rsid w:val="003D5FBA"/>
    <w:rsid w:val="003D6516"/>
    <w:rsid w:val="003D6F11"/>
    <w:rsid w:val="003D765E"/>
    <w:rsid w:val="003D7B8C"/>
    <w:rsid w:val="003D7C7B"/>
    <w:rsid w:val="003E0603"/>
    <w:rsid w:val="003E1623"/>
    <w:rsid w:val="003E1DF7"/>
    <w:rsid w:val="003E215C"/>
    <w:rsid w:val="003E29E0"/>
    <w:rsid w:val="003E2D75"/>
    <w:rsid w:val="003E3268"/>
    <w:rsid w:val="003E469F"/>
    <w:rsid w:val="003E480B"/>
    <w:rsid w:val="003E4D04"/>
    <w:rsid w:val="003E4F5C"/>
    <w:rsid w:val="003E55BC"/>
    <w:rsid w:val="003E74DA"/>
    <w:rsid w:val="003E7BE0"/>
    <w:rsid w:val="003F2FDD"/>
    <w:rsid w:val="003F4100"/>
    <w:rsid w:val="003F419D"/>
    <w:rsid w:val="003F44ED"/>
    <w:rsid w:val="003F48C5"/>
    <w:rsid w:val="003F4E1F"/>
    <w:rsid w:val="003F5AA9"/>
    <w:rsid w:val="003F6E43"/>
    <w:rsid w:val="003F7D8E"/>
    <w:rsid w:val="003F7DC4"/>
    <w:rsid w:val="00400582"/>
    <w:rsid w:val="00401949"/>
    <w:rsid w:val="00401D76"/>
    <w:rsid w:val="004021BC"/>
    <w:rsid w:val="004028E8"/>
    <w:rsid w:val="004033A0"/>
    <w:rsid w:val="004035E7"/>
    <w:rsid w:val="004036D2"/>
    <w:rsid w:val="00404BFA"/>
    <w:rsid w:val="00405A9C"/>
    <w:rsid w:val="00405E41"/>
    <w:rsid w:val="00406801"/>
    <w:rsid w:val="00410D9D"/>
    <w:rsid w:val="00412747"/>
    <w:rsid w:val="00414889"/>
    <w:rsid w:val="0041534C"/>
    <w:rsid w:val="00416B90"/>
    <w:rsid w:val="00417EC4"/>
    <w:rsid w:val="004201C9"/>
    <w:rsid w:val="004202B7"/>
    <w:rsid w:val="00420477"/>
    <w:rsid w:val="00421B15"/>
    <w:rsid w:val="0042298C"/>
    <w:rsid w:val="004233FC"/>
    <w:rsid w:val="00424550"/>
    <w:rsid w:val="00424556"/>
    <w:rsid w:val="00425194"/>
    <w:rsid w:val="00425BE1"/>
    <w:rsid w:val="00425D50"/>
    <w:rsid w:val="00427219"/>
    <w:rsid w:val="00427C33"/>
    <w:rsid w:val="00427F1D"/>
    <w:rsid w:val="004308B4"/>
    <w:rsid w:val="00430D86"/>
    <w:rsid w:val="00431190"/>
    <w:rsid w:val="00431707"/>
    <w:rsid w:val="00432623"/>
    <w:rsid w:val="00432E48"/>
    <w:rsid w:val="004340C6"/>
    <w:rsid w:val="00434252"/>
    <w:rsid w:val="00434653"/>
    <w:rsid w:val="004351F3"/>
    <w:rsid w:val="00437EAD"/>
    <w:rsid w:val="004401F2"/>
    <w:rsid w:val="00440B58"/>
    <w:rsid w:val="00440B61"/>
    <w:rsid w:val="00440C51"/>
    <w:rsid w:val="00441FD7"/>
    <w:rsid w:val="00442C2D"/>
    <w:rsid w:val="00442F6A"/>
    <w:rsid w:val="0044316B"/>
    <w:rsid w:val="0044549D"/>
    <w:rsid w:val="00446B9D"/>
    <w:rsid w:val="00446E0B"/>
    <w:rsid w:val="00447334"/>
    <w:rsid w:val="0044739E"/>
    <w:rsid w:val="00451449"/>
    <w:rsid w:val="0045152E"/>
    <w:rsid w:val="004516D0"/>
    <w:rsid w:val="00453386"/>
    <w:rsid w:val="00453FE9"/>
    <w:rsid w:val="00454884"/>
    <w:rsid w:val="00456021"/>
    <w:rsid w:val="00456386"/>
    <w:rsid w:val="00457067"/>
    <w:rsid w:val="00457984"/>
    <w:rsid w:val="00457CD8"/>
    <w:rsid w:val="00460937"/>
    <w:rsid w:val="00461CD9"/>
    <w:rsid w:val="00462587"/>
    <w:rsid w:val="004625CA"/>
    <w:rsid w:val="004631B0"/>
    <w:rsid w:val="00463AE8"/>
    <w:rsid w:val="00463B4F"/>
    <w:rsid w:val="00463C80"/>
    <w:rsid w:val="00464C62"/>
    <w:rsid w:val="00464DE1"/>
    <w:rsid w:val="00464F78"/>
    <w:rsid w:val="004657F7"/>
    <w:rsid w:val="00465E0A"/>
    <w:rsid w:val="004668B8"/>
    <w:rsid w:val="00467D04"/>
    <w:rsid w:val="00473F54"/>
    <w:rsid w:val="004749A2"/>
    <w:rsid w:val="00474A60"/>
    <w:rsid w:val="00475DC8"/>
    <w:rsid w:val="00480A30"/>
    <w:rsid w:val="00481959"/>
    <w:rsid w:val="004837F8"/>
    <w:rsid w:val="00483C58"/>
    <w:rsid w:val="00483EB9"/>
    <w:rsid w:val="004861FB"/>
    <w:rsid w:val="00486281"/>
    <w:rsid w:val="00486C95"/>
    <w:rsid w:val="00486E59"/>
    <w:rsid w:val="004879B3"/>
    <w:rsid w:val="00487BBE"/>
    <w:rsid w:val="00490C6D"/>
    <w:rsid w:val="00492D0C"/>
    <w:rsid w:val="00493D20"/>
    <w:rsid w:val="004960F4"/>
    <w:rsid w:val="00496BC5"/>
    <w:rsid w:val="00496BF7"/>
    <w:rsid w:val="00496C2D"/>
    <w:rsid w:val="004973EC"/>
    <w:rsid w:val="00497B3E"/>
    <w:rsid w:val="004A03DF"/>
    <w:rsid w:val="004A056F"/>
    <w:rsid w:val="004A0721"/>
    <w:rsid w:val="004A0825"/>
    <w:rsid w:val="004A09A1"/>
    <w:rsid w:val="004A1482"/>
    <w:rsid w:val="004A191A"/>
    <w:rsid w:val="004A29DE"/>
    <w:rsid w:val="004A33F8"/>
    <w:rsid w:val="004A37EB"/>
    <w:rsid w:val="004A4B6B"/>
    <w:rsid w:val="004A51D2"/>
    <w:rsid w:val="004A52B7"/>
    <w:rsid w:val="004A5999"/>
    <w:rsid w:val="004A77A6"/>
    <w:rsid w:val="004A7D52"/>
    <w:rsid w:val="004B045F"/>
    <w:rsid w:val="004B1411"/>
    <w:rsid w:val="004B1496"/>
    <w:rsid w:val="004B1580"/>
    <w:rsid w:val="004B22D6"/>
    <w:rsid w:val="004B23A0"/>
    <w:rsid w:val="004B25C3"/>
    <w:rsid w:val="004B3685"/>
    <w:rsid w:val="004B38D8"/>
    <w:rsid w:val="004B3C62"/>
    <w:rsid w:val="004B40AF"/>
    <w:rsid w:val="004B61EE"/>
    <w:rsid w:val="004B6620"/>
    <w:rsid w:val="004B6B4C"/>
    <w:rsid w:val="004B7056"/>
    <w:rsid w:val="004B7124"/>
    <w:rsid w:val="004B72B6"/>
    <w:rsid w:val="004B7850"/>
    <w:rsid w:val="004B79F8"/>
    <w:rsid w:val="004C0C2A"/>
    <w:rsid w:val="004C1990"/>
    <w:rsid w:val="004C1CA7"/>
    <w:rsid w:val="004C2458"/>
    <w:rsid w:val="004C2FBD"/>
    <w:rsid w:val="004C330B"/>
    <w:rsid w:val="004C3A23"/>
    <w:rsid w:val="004C4492"/>
    <w:rsid w:val="004C74CC"/>
    <w:rsid w:val="004D1663"/>
    <w:rsid w:val="004D2273"/>
    <w:rsid w:val="004D33B5"/>
    <w:rsid w:val="004D3537"/>
    <w:rsid w:val="004D3CE8"/>
    <w:rsid w:val="004D5544"/>
    <w:rsid w:val="004D5881"/>
    <w:rsid w:val="004D5F4B"/>
    <w:rsid w:val="004E093A"/>
    <w:rsid w:val="004E1705"/>
    <w:rsid w:val="004E4A61"/>
    <w:rsid w:val="004E4AE4"/>
    <w:rsid w:val="004E531C"/>
    <w:rsid w:val="004E7AE3"/>
    <w:rsid w:val="004F03F9"/>
    <w:rsid w:val="004F0F3B"/>
    <w:rsid w:val="004F2EBD"/>
    <w:rsid w:val="004F2F87"/>
    <w:rsid w:val="004F33DD"/>
    <w:rsid w:val="004F4F4C"/>
    <w:rsid w:val="004F643A"/>
    <w:rsid w:val="005006C8"/>
    <w:rsid w:val="005007EE"/>
    <w:rsid w:val="00501873"/>
    <w:rsid w:val="005022A6"/>
    <w:rsid w:val="005025DF"/>
    <w:rsid w:val="00502DA0"/>
    <w:rsid w:val="00502F03"/>
    <w:rsid w:val="0050485D"/>
    <w:rsid w:val="005055F5"/>
    <w:rsid w:val="005057F1"/>
    <w:rsid w:val="0050589F"/>
    <w:rsid w:val="00510060"/>
    <w:rsid w:val="005108F5"/>
    <w:rsid w:val="00510AAA"/>
    <w:rsid w:val="00510D75"/>
    <w:rsid w:val="0051177A"/>
    <w:rsid w:val="0051256B"/>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26F42"/>
    <w:rsid w:val="00527C13"/>
    <w:rsid w:val="0053024F"/>
    <w:rsid w:val="00530722"/>
    <w:rsid w:val="005336E2"/>
    <w:rsid w:val="00535CA4"/>
    <w:rsid w:val="005364FE"/>
    <w:rsid w:val="00541568"/>
    <w:rsid w:val="00541F5B"/>
    <w:rsid w:val="00543D6F"/>
    <w:rsid w:val="00544787"/>
    <w:rsid w:val="00545246"/>
    <w:rsid w:val="005455EA"/>
    <w:rsid w:val="005456A0"/>
    <w:rsid w:val="00545D19"/>
    <w:rsid w:val="00545E09"/>
    <w:rsid w:val="00550A25"/>
    <w:rsid w:val="0055126E"/>
    <w:rsid w:val="005518C9"/>
    <w:rsid w:val="00552169"/>
    <w:rsid w:val="0055218B"/>
    <w:rsid w:val="00552369"/>
    <w:rsid w:val="00552890"/>
    <w:rsid w:val="00552B62"/>
    <w:rsid w:val="0055322D"/>
    <w:rsid w:val="00554334"/>
    <w:rsid w:val="00554A48"/>
    <w:rsid w:val="00554C5A"/>
    <w:rsid w:val="0055561E"/>
    <w:rsid w:val="00555A2D"/>
    <w:rsid w:val="00555BB7"/>
    <w:rsid w:val="00556A95"/>
    <w:rsid w:val="00560226"/>
    <w:rsid w:val="00560962"/>
    <w:rsid w:val="00561BAD"/>
    <w:rsid w:val="00561D33"/>
    <w:rsid w:val="0056259B"/>
    <w:rsid w:val="00563155"/>
    <w:rsid w:val="00563D3C"/>
    <w:rsid w:val="00565DB1"/>
    <w:rsid w:val="0056657E"/>
    <w:rsid w:val="0056696E"/>
    <w:rsid w:val="0057009C"/>
    <w:rsid w:val="005701AE"/>
    <w:rsid w:val="00570A1A"/>
    <w:rsid w:val="005713FC"/>
    <w:rsid w:val="00571D6E"/>
    <w:rsid w:val="00571F23"/>
    <w:rsid w:val="00572009"/>
    <w:rsid w:val="00574234"/>
    <w:rsid w:val="00575230"/>
    <w:rsid w:val="00575422"/>
    <w:rsid w:val="005754C4"/>
    <w:rsid w:val="00575A80"/>
    <w:rsid w:val="00576F56"/>
    <w:rsid w:val="00577039"/>
    <w:rsid w:val="005818FC"/>
    <w:rsid w:val="00581DC0"/>
    <w:rsid w:val="00581F25"/>
    <w:rsid w:val="00582BC7"/>
    <w:rsid w:val="00584CC5"/>
    <w:rsid w:val="00585163"/>
    <w:rsid w:val="005851AE"/>
    <w:rsid w:val="00585897"/>
    <w:rsid w:val="00586879"/>
    <w:rsid w:val="00594D9E"/>
    <w:rsid w:val="005959D2"/>
    <w:rsid w:val="00596199"/>
    <w:rsid w:val="00596487"/>
    <w:rsid w:val="005A15A1"/>
    <w:rsid w:val="005A18DD"/>
    <w:rsid w:val="005A1AC4"/>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C3AE3"/>
    <w:rsid w:val="005C3E2B"/>
    <w:rsid w:val="005C53F9"/>
    <w:rsid w:val="005C60C5"/>
    <w:rsid w:val="005D09F2"/>
    <w:rsid w:val="005D25E4"/>
    <w:rsid w:val="005D49C6"/>
    <w:rsid w:val="005D5C31"/>
    <w:rsid w:val="005D6F95"/>
    <w:rsid w:val="005E05FF"/>
    <w:rsid w:val="005E0BF9"/>
    <w:rsid w:val="005E100B"/>
    <w:rsid w:val="005E1C33"/>
    <w:rsid w:val="005E2316"/>
    <w:rsid w:val="005E2DE7"/>
    <w:rsid w:val="005E3868"/>
    <w:rsid w:val="005E566C"/>
    <w:rsid w:val="005E582E"/>
    <w:rsid w:val="005E5D9B"/>
    <w:rsid w:val="005E7733"/>
    <w:rsid w:val="005F2082"/>
    <w:rsid w:val="005F407D"/>
    <w:rsid w:val="005F4174"/>
    <w:rsid w:val="005F4358"/>
    <w:rsid w:val="005F5CFB"/>
    <w:rsid w:val="005F5EC3"/>
    <w:rsid w:val="005F6261"/>
    <w:rsid w:val="0060002A"/>
    <w:rsid w:val="00600A9C"/>
    <w:rsid w:val="00603730"/>
    <w:rsid w:val="0060668E"/>
    <w:rsid w:val="00606B76"/>
    <w:rsid w:val="00606D35"/>
    <w:rsid w:val="00607634"/>
    <w:rsid w:val="00607AEB"/>
    <w:rsid w:val="00610484"/>
    <w:rsid w:val="00610D96"/>
    <w:rsid w:val="00611C51"/>
    <w:rsid w:val="0061249B"/>
    <w:rsid w:val="00613FBE"/>
    <w:rsid w:val="0061464B"/>
    <w:rsid w:val="00617D03"/>
    <w:rsid w:val="00620D40"/>
    <w:rsid w:val="00620E58"/>
    <w:rsid w:val="006231C6"/>
    <w:rsid w:val="00625A5B"/>
    <w:rsid w:val="006262C6"/>
    <w:rsid w:val="00626B19"/>
    <w:rsid w:val="00626BAA"/>
    <w:rsid w:val="00627EDF"/>
    <w:rsid w:val="00630951"/>
    <w:rsid w:val="0063098D"/>
    <w:rsid w:val="006315D4"/>
    <w:rsid w:val="00631B67"/>
    <w:rsid w:val="00632843"/>
    <w:rsid w:val="00636DB2"/>
    <w:rsid w:val="00636FD2"/>
    <w:rsid w:val="00637F77"/>
    <w:rsid w:val="00640A13"/>
    <w:rsid w:val="00641209"/>
    <w:rsid w:val="0064124B"/>
    <w:rsid w:val="0064138F"/>
    <w:rsid w:val="0064269D"/>
    <w:rsid w:val="006432B3"/>
    <w:rsid w:val="0064477F"/>
    <w:rsid w:val="00644FEB"/>
    <w:rsid w:val="006453E7"/>
    <w:rsid w:val="00646B3B"/>
    <w:rsid w:val="006478C6"/>
    <w:rsid w:val="006508B7"/>
    <w:rsid w:val="00650B4A"/>
    <w:rsid w:val="00650C69"/>
    <w:rsid w:val="00651917"/>
    <w:rsid w:val="00651D55"/>
    <w:rsid w:val="0065217C"/>
    <w:rsid w:val="006522D4"/>
    <w:rsid w:val="0065263A"/>
    <w:rsid w:val="0065272B"/>
    <w:rsid w:val="00653D7B"/>
    <w:rsid w:val="00653D7D"/>
    <w:rsid w:val="00653F02"/>
    <w:rsid w:val="00654128"/>
    <w:rsid w:val="00654B45"/>
    <w:rsid w:val="00657FFD"/>
    <w:rsid w:val="00660BF6"/>
    <w:rsid w:val="00660ED8"/>
    <w:rsid w:val="00662C71"/>
    <w:rsid w:val="00664B19"/>
    <w:rsid w:val="00666919"/>
    <w:rsid w:val="00666C89"/>
    <w:rsid w:val="00667D44"/>
    <w:rsid w:val="00667ECA"/>
    <w:rsid w:val="00670BCC"/>
    <w:rsid w:val="00670F9A"/>
    <w:rsid w:val="0067201F"/>
    <w:rsid w:val="0067308E"/>
    <w:rsid w:val="00673202"/>
    <w:rsid w:val="0067363F"/>
    <w:rsid w:val="00673C91"/>
    <w:rsid w:val="0067410A"/>
    <w:rsid w:val="00674386"/>
    <w:rsid w:val="006746A1"/>
    <w:rsid w:val="00677C89"/>
    <w:rsid w:val="006809A9"/>
    <w:rsid w:val="00680E8D"/>
    <w:rsid w:val="00683BE8"/>
    <w:rsid w:val="006851EA"/>
    <w:rsid w:val="0068582A"/>
    <w:rsid w:val="006908BC"/>
    <w:rsid w:val="00692043"/>
    <w:rsid w:val="0069242A"/>
    <w:rsid w:val="00692AC2"/>
    <w:rsid w:val="00692FE0"/>
    <w:rsid w:val="006933D6"/>
    <w:rsid w:val="00694A88"/>
    <w:rsid w:val="006953A7"/>
    <w:rsid w:val="00695927"/>
    <w:rsid w:val="00695B8B"/>
    <w:rsid w:val="00696E95"/>
    <w:rsid w:val="006A001D"/>
    <w:rsid w:val="006A0156"/>
    <w:rsid w:val="006A0807"/>
    <w:rsid w:val="006A14B4"/>
    <w:rsid w:val="006A1850"/>
    <w:rsid w:val="006A186D"/>
    <w:rsid w:val="006A1B68"/>
    <w:rsid w:val="006A2302"/>
    <w:rsid w:val="006A30F3"/>
    <w:rsid w:val="006A31D1"/>
    <w:rsid w:val="006A3E14"/>
    <w:rsid w:val="006A5981"/>
    <w:rsid w:val="006A668D"/>
    <w:rsid w:val="006A6F68"/>
    <w:rsid w:val="006A7203"/>
    <w:rsid w:val="006A7A50"/>
    <w:rsid w:val="006B01FD"/>
    <w:rsid w:val="006B03B4"/>
    <w:rsid w:val="006B08AB"/>
    <w:rsid w:val="006B104B"/>
    <w:rsid w:val="006B13BD"/>
    <w:rsid w:val="006B1D20"/>
    <w:rsid w:val="006B1D6A"/>
    <w:rsid w:val="006B3473"/>
    <w:rsid w:val="006B41D8"/>
    <w:rsid w:val="006B5664"/>
    <w:rsid w:val="006B67CF"/>
    <w:rsid w:val="006B738E"/>
    <w:rsid w:val="006B740B"/>
    <w:rsid w:val="006C025B"/>
    <w:rsid w:val="006C0F06"/>
    <w:rsid w:val="006C13D5"/>
    <w:rsid w:val="006C14F3"/>
    <w:rsid w:val="006C2EF0"/>
    <w:rsid w:val="006C2FAF"/>
    <w:rsid w:val="006C3936"/>
    <w:rsid w:val="006C7463"/>
    <w:rsid w:val="006C74C0"/>
    <w:rsid w:val="006D1038"/>
    <w:rsid w:val="006D1DF4"/>
    <w:rsid w:val="006D23B1"/>
    <w:rsid w:val="006D3818"/>
    <w:rsid w:val="006D3B7F"/>
    <w:rsid w:val="006D4675"/>
    <w:rsid w:val="006D5028"/>
    <w:rsid w:val="006D5C9B"/>
    <w:rsid w:val="006D641C"/>
    <w:rsid w:val="006D6755"/>
    <w:rsid w:val="006E132E"/>
    <w:rsid w:val="006E41BB"/>
    <w:rsid w:val="006E5179"/>
    <w:rsid w:val="006E5D91"/>
    <w:rsid w:val="006E6CD0"/>
    <w:rsid w:val="006E6CD1"/>
    <w:rsid w:val="006E7C94"/>
    <w:rsid w:val="006F0582"/>
    <w:rsid w:val="006F145A"/>
    <w:rsid w:val="006F4448"/>
    <w:rsid w:val="006F53AB"/>
    <w:rsid w:val="006F5D69"/>
    <w:rsid w:val="006F69D3"/>
    <w:rsid w:val="006F6B93"/>
    <w:rsid w:val="006F7550"/>
    <w:rsid w:val="00704D13"/>
    <w:rsid w:val="00705A8D"/>
    <w:rsid w:val="00705F60"/>
    <w:rsid w:val="0070723C"/>
    <w:rsid w:val="00707B08"/>
    <w:rsid w:val="00707C08"/>
    <w:rsid w:val="007107BE"/>
    <w:rsid w:val="00710AFE"/>
    <w:rsid w:val="00712B43"/>
    <w:rsid w:val="00713CF8"/>
    <w:rsid w:val="00713DA2"/>
    <w:rsid w:val="00713FD2"/>
    <w:rsid w:val="007145B2"/>
    <w:rsid w:val="00714EB9"/>
    <w:rsid w:val="0071569F"/>
    <w:rsid w:val="00716655"/>
    <w:rsid w:val="00723E90"/>
    <w:rsid w:val="00725134"/>
    <w:rsid w:val="007278E5"/>
    <w:rsid w:val="00730D76"/>
    <w:rsid w:val="00732BDE"/>
    <w:rsid w:val="00732EB6"/>
    <w:rsid w:val="007337BA"/>
    <w:rsid w:val="00734469"/>
    <w:rsid w:val="007372D6"/>
    <w:rsid w:val="00737B4E"/>
    <w:rsid w:val="00737C9C"/>
    <w:rsid w:val="00737CE4"/>
    <w:rsid w:val="00740447"/>
    <w:rsid w:val="00740D0A"/>
    <w:rsid w:val="00741291"/>
    <w:rsid w:val="00743EF4"/>
    <w:rsid w:val="007442C0"/>
    <w:rsid w:val="00744621"/>
    <w:rsid w:val="0074463E"/>
    <w:rsid w:val="00744D43"/>
    <w:rsid w:val="00745D87"/>
    <w:rsid w:val="0074654E"/>
    <w:rsid w:val="00746FB6"/>
    <w:rsid w:val="007500CB"/>
    <w:rsid w:val="00750271"/>
    <w:rsid w:val="00750A95"/>
    <w:rsid w:val="007518C7"/>
    <w:rsid w:val="00752442"/>
    <w:rsid w:val="00755F93"/>
    <w:rsid w:val="00756833"/>
    <w:rsid w:val="0075695C"/>
    <w:rsid w:val="007571C2"/>
    <w:rsid w:val="00760C2C"/>
    <w:rsid w:val="00760CB4"/>
    <w:rsid w:val="007616B0"/>
    <w:rsid w:val="007622F1"/>
    <w:rsid w:val="0076293B"/>
    <w:rsid w:val="0076307F"/>
    <w:rsid w:val="00765A2F"/>
    <w:rsid w:val="007702A8"/>
    <w:rsid w:val="007707C5"/>
    <w:rsid w:val="0077117D"/>
    <w:rsid w:val="007724AE"/>
    <w:rsid w:val="007743EA"/>
    <w:rsid w:val="00781D99"/>
    <w:rsid w:val="00782021"/>
    <w:rsid w:val="007855AF"/>
    <w:rsid w:val="00785826"/>
    <w:rsid w:val="00785837"/>
    <w:rsid w:val="0078606D"/>
    <w:rsid w:val="00787426"/>
    <w:rsid w:val="00787E4B"/>
    <w:rsid w:val="00787FA7"/>
    <w:rsid w:val="00790F5B"/>
    <w:rsid w:val="007919D5"/>
    <w:rsid w:val="00792768"/>
    <w:rsid w:val="00793C4E"/>
    <w:rsid w:val="00793C89"/>
    <w:rsid w:val="00794781"/>
    <w:rsid w:val="00794F2C"/>
    <w:rsid w:val="0079506A"/>
    <w:rsid w:val="0079542D"/>
    <w:rsid w:val="007955A8"/>
    <w:rsid w:val="00795A97"/>
    <w:rsid w:val="00796550"/>
    <w:rsid w:val="00796A3D"/>
    <w:rsid w:val="00796CC9"/>
    <w:rsid w:val="00797980"/>
    <w:rsid w:val="007A005B"/>
    <w:rsid w:val="007A01CB"/>
    <w:rsid w:val="007A1DE4"/>
    <w:rsid w:val="007A1E5C"/>
    <w:rsid w:val="007A2F17"/>
    <w:rsid w:val="007A4E9A"/>
    <w:rsid w:val="007A5087"/>
    <w:rsid w:val="007A5605"/>
    <w:rsid w:val="007A5ABA"/>
    <w:rsid w:val="007A7561"/>
    <w:rsid w:val="007A7775"/>
    <w:rsid w:val="007B21EA"/>
    <w:rsid w:val="007B23CF"/>
    <w:rsid w:val="007B2AB5"/>
    <w:rsid w:val="007B2FB3"/>
    <w:rsid w:val="007B459D"/>
    <w:rsid w:val="007B4AE1"/>
    <w:rsid w:val="007B657C"/>
    <w:rsid w:val="007B744C"/>
    <w:rsid w:val="007B74E1"/>
    <w:rsid w:val="007C1423"/>
    <w:rsid w:val="007C1CBB"/>
    <w:rsid w:val="007C259F"/>
    <w:rsid w:val="007C38F9"/>
    <w:rsid w:val="007C4715"/>
    <w:rsid w:val="007C4928"/>
    <w:rsid w:val="007C614C"/>
    <w:rsid w:val="007C679E"/>
    <w:rsid w:val="007C74EC"/>
    <w:rsid w:val="007D0DDD"/>
    <w:rsid w:val="007D1872"/>
    <w:rsid w:val="007D23FB"/>
    <w:rsid w:val="007D3C90"/>
    <w:rsid w:val="007D3D2D"/>
    <w:rsid w:val="007D411F"/>
    <w:rsid w:val="007D7090"/>
    <w:rsid w:val="007E0621"/>
    <w:rsid w:val="007E0C40"/>
    <w:rsid w:val="007E32DC"/>
    <w:rsid w:val="007E330B"/>
    <w:rsid w:val="007E63AA"/>
    <w:rsid w:val="007E7120"/>
    <w:rsid w:val="007E7CB3"/>
    <w:rsid w:val="007F12EF"/>
    <w:rsid w:val="007F1FDC"/>
    <w:rsid w:val="007F20D8"/>
    <w:rsid w:val="007F269B"/>
    <w:rsid w:val="007F3C23"/>
    <w:rsid w:val="007F65DC"/>
    <w:rsid w:val="008024C6"/>
    <w:rsid w:val="00802859"/>
    <w:rsid w:val="008035A1"/>
    <w:rsid w:val="00803618"/>
    <w:rsid w:val="0080594E"/>
    <w:rsid w:val="00805E3F"/>
    <w:rsid w:val="00807D53"/>
    <w:rsid w:val="008114FC"/>
    <w:rsid w:val="00811593"/>
    <w:rsid w:val="008139C3"/>
    <w:rsid w:val="008141AD"/>
    <w:rsid w:val="00814FE7"/>
    <w:rsid w:val="0081548B"/>
    <w:rsid w:val="00815C7F"/>
    <w:rsid w:val="008161B3"/>
    <w:rsid w:val="008162EC"/>
    <w:rsid w:val="008166F3"/>
    <w:rsid w:val="00816752"/>
    <w:rsid w:val="0081718B"/>
    <w:rsid w:val="00817DA7"/>
    <w:rsid w:val="00821D41"/>
    <w:rsid w:val="00822477"/>
    <w:rsid w:val="0082496A"/>
    <w:rsid w:val="00825A9B"/>
    <w:rsid w:val="00825D74"/>
    <w:rsid w:val="00830105"/>
    <w:rsid w:val="00831962"/>
    <w:rsid w:val="008319B0"/>
    <w:rsid w:val="00831C75"/>
    <w:rsid w:val="0083347A"/>
    <w:rsid w:val="0083377D"/>
    <w:rsid w:val="00833E91"/>
    <w:rsid w:val="00834983"/>
    <w:rsid w:val="00834F2C"/>
    <w:rsid w:val="0083635C"/>
    <w:rsid w:val="0083660F"/>
    <w:rsid w:val="00836838"/>
    <w:rsid w:val="00837875"/>
    <w:rsid w:val="00841D99"/>
    <w:rsid w:val="008421AF"/>
    <w:rsid w:val="00842716"/>
    <w:rsid w:val="00843DBE"/>
    <w:rsid w:val="008450BA"/>
    <w:rsid w:val="008454A5"/>
    <w:rsid w:val="008472ED"/>
    <w:rsid w:val="0084787B"/>
    <w:rsid w:val="00850717"/>
    <w:rsid w:val="008522A5"/>
    <w:rsid w:val="00852331"/>
    <w:rsid w:val="0085345B"/>
    <w:rsid w:val="00853502"/>
    <w:rsid w:val="00855651"/>
    <w:rsid w:val="008574B9"/>
    <w:rsid w:val="00857622"/>
    <w:rsid w:val="00857738"/>
    <w:rsid w:val="00860273"/>
    <w:rsid w:val="00860B76"/>
    <w:rsid w:val="00861151"/>
    <w:rsid w:val="0086187C"/>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4E77"/>
    <w:rsid w:val="0087536B"/>
    <w:rsid w:val="0087589B"/>
    <w:rsid w:val="008768BA"/>
    <w:rsid w:val="0087779A"/>
    <w:rsid w:val="00880007"/>
    <w:rsid w:val="008810F6"/>
    <w:rsid w:val="00881F62"/>
    <w:rsid w:val="00882315"/>
    <w:rsid w:val="00883BEF"/>
    <w:rsid w:val="0088414B"/>
    <w:rsid w:val="00885A73"/>
    <w:rsid w:val="00885FEC"/>
    <w:rsid w:val="0088647C"/>
    <w:rsid w:val="00886CB0"/>
    <w:rsid w:val="00890B86"/>
    <w:rsid w:val="00890E24"/>
    <w:rsid w:val="008912E5"/>
    <w:rsid w:val="00891BD0"/>
    <w:rsid w:val="00894399"/>
    <w:rsid w:val="00894788"/>
    <w:rsid w:val="00895D2E"/>
    <w:rsid w:val="00896AE9"/>
    <w:rsid w:val="00896DF7"/>
    <w:rsid w:val="008A2D69"/>
    <w:rsid w:val="008A3AA8"/>
    <w:rsid w:val="008A3FEC"/>
    <w:rsid w:val="008A5C0D"/>
    <w:rsid w:val="008A659A"/>
    <w:rsid w:val="008A6649"/>
    <w:rsid w:val="008B03EC"/>
    <w:rsid w:val="008B073A"/>
    <w:rsid w:val="008B0DB3"/>
    <w:rsid w:val="008B2263"/>
    <w:rsid w:val="008B3C0E"/>
    <w:rsid w:val="008B3EE0"/>
    <w:rsid w:val="008B3F5E"/>
    <w:rsid w:val="008B454D"/>
    <w:rsid w:val="008B481F"/>
    <w:rsid w:val="008B7263"/>
    <w:rsid w:val="008B762B"/>
    <w:rsid w:val="008C12F4"/>
    <w:rsid w:val="008C1AC0"/>
    <w:rsid w:val="008C2240"/>
    <w:rsid w:val="008C23A6"/>
    <w:rsid w:val="008C24DA"/>
    <w:rsid w:val="008C24ED"/>
    <w:rsid w:val="008C2C4F"/>
    <w:rsid w:val="008C2F00"/>
    <w:rsid w:val="008C3130"/>
    <w:rsid w:val="008C382C"/>
    <w:rsid w:val="008C3B71"/>
    <w:rsid w:val="008C4432"/>
    <w:rsid w:val="008C4D6C"/>
    <w:rsid w:val="008C4FBA"/>
    <w:rsid w:val="008C5083"/>
    <w:rsid w:val="008C5584"/>
    <w:rsid w:val="008C6477"/>
    <w:rsid w:val="008C713B"/>
    <w:rsid w:val="008D25A7"/>
    <w:rsid w:val="008D36B9"/>
    <w:rsid w:val="008D3EE3"/>
    <w:rsid w:val="008D463D"/>
    <w:rsid w:val="008D48D1"/>
    <w:rsid w:val="008D6B22"/>
    <w:rsid w:val="008E095E"/>
    <w:rsid w:val="008E103B"/>
    <w:rsid w:val="008E315A"/>
    <w:rsid w:val="008E3D6D"/>
    <w:rsid w:val="008E44DE"/>
    <w:rsid w:val="008E470D"/>
    <w:rsid w:val="008E508F"/>
    <w:rsid w:val="008E63F0"/>
    <w:rsid w:val="008E695F"/>
    <w:rsid w:val="008E69D8"/>
    <w:rsid w:val="008F15E7"/>
    <w:rsid w:val="008F1DCD"/>
    <w:rsid w:val="008F232A"/>
    <w:rsid w:val="008F25F7"/>
    <w:rsid w:val="008F2A70"/>
    <w:rsid w:val="008F5347"/>
    <w:rsid w:val="008F5C8F"/>
    <w:rsid w:val="008F6696"/>
    <w:rsid w:val="008F6C0B"/>
    <w:rsid w:val="008F7935"/>
    <w:rsid w:val="009001DB"/>
    <w:rsid w:val="00902218"/>
    <w:rsid w:val="009026A2"/>
    <w:rsid w:val="00902899"/>
    <w:rsid w:val="009033C4"/>
    <w:rsid w:val="009040DB"/>
    <w:rsid w:val="00905C60"/>
    <w:rsid w:val="0090607E"/>
    <w:rsid w:val="00906F46"/>
    <w:rsid w:val="00907824"/>
    <w:rsid w:val="00910C3C"/>
    <w:rsid w:val="0091172D"/>
    <w:rsid w:val="00911CC9"/>
    <w:rsid w:val="00912523"/>
    <w:rsid w:val="00912707"/>
    <w:rsid w:val="009131F8"/>
    <w:rsid w:val="00913885"/>
    <w:rsid w:val="00914311"/>
    <w:rsid w:val="00914AF6"/>
    <w:rsid w:val="00916035"/>
    <w:rsid w:val="00916379"/>
    <w:rsid w:val="009165BA"/>
    <w:rsid w:val="00916C68"/>
    <w:rsid w:val="00916F19"/>
    <w:rsid w:val="00920138"/>
    <w:rsid w:val="0092072F"/>
    <w:rsid w:val="009214DB"/>
    <w:rsid w:val="00921708"/>
    <w:rsid w:val="009242C6"/>
    <w:rsid w:val="0092540A"/>
    <w:rsid w:val="00925AC3"/>
    <w:rsid w:val="00926013"/>
    <w:rsid w:val="009263ED"/>
    <w:rsid w:val="00926539"/>
    <w:rsid w:val="00930538"/>
    <w:rsid w:val="0093176A"/>
    <w:rsid w:val="00931B59"/>
    <w:rsid w:val="00933BA5"/>
    <w:rsid w:val="009344AD"/>
    <w:rsid w:val="00934A43"/>
    <w:rsid w:val="00934AFF"/>
    <w:rsid w:val="0093574E"/>
    <w:rsid w:val="00940C9C"/>
    <w:rsid w:val="009415AA"/>
    <w:rsid w:val="009451D0"/>
    <w:rsid w:val="00945887"/>
    <w:rsid w:val="00945FB3"/>
    <w:rsid w:val="00947B73"/>
    <w:rsid w:val="00950374"/>
    <w:rsid w:val="00950BE7"/>
    <w:rsid w:val="00951F11"/>
    <w:rsid w:val="00953940"/>
    <w:rsid w:val="0095465E"/>
    <w:rsid w:val="00954706"/>
    <w:rsid w:val="00955031"/>
    <w:rsid w:val="009556D8"/>
    <w:rsid w:val="00955D07"/>
    <w:rsid w:val="00955D91"/>
    <w:rsid w:val="009562C5"/>
    <w:rsid w:val="009575C8"/>
    <w:rsid w:val="009575CD"/>
    <w:rsid w:val="00960520"/>
    <w:rsid w:val="00962AF4"/>
    <w:rsid w:val="00963175"/>
    <w:rsid w:val="00963AC2"/>
    <w:rsid w:val="009648A8"/>
    <w:rsid w:val="0096505F"/>
    <w:rsid w:val="009667A9"/>
    <w:rsid w:val="00966EA1"/>
    <w:rsid w:val="009673F6"/>
    <w:rsid w:val="009704FA"/>
    <w:rsid w:val="0097150D"/>
    <w:rsid w:val="00974184"/>
    <w:rsid w:val="00980262"/>
    <w:rsid w:val="009805DE"/>
    <w:rsid w:val="00981621"/>
    <w:rsid w:val="00981C48"/>
    <w:rsid w:val="0098219E"/>
    <w:rsid w:val="00982E13"/>
    <w:rsid w:val="00983351"/>
    <w:rsid w:val="00983D75"/>
    <w:rsid w:val="009850A2"/>
    <w:rsid w:val="00986D5C"/>
    <w:rsid w:val="00986DE0"/>
    <w:rsid w:val="00990D3B"/>
    <w:rsid w:val="00990ED1"/>
    <w:rsid w:val="009910B3"/>
    <w:rsid w:val="00992BCD"/>
    <w:rsid w:val="00992D2A"/>
    <w:rsid w:val="00993741"/>
    <w:rsid w:val="00993FA3"/>
    <w:rsid w:val="00994248"/>
    <w:rsid w:val="0099444E"/>
    <w:rsid w:val="009952F5"/>
    <w:rsid w:val="00995864"/>
    <w:rsid w:val="0099588B"/>
    <w:rsid w:val="0099681C"/>
    <w:rsid w:val="00996E97"/>
    <w:rsid w:val="009A1350"/>
    <w:rsid w:val="009A5D22"/>
    <w:rsid w:val="009A712C"/>
    <w:rsid w:val="009A7780"/>
    <w:rsid w:val="009B1CA8"/>
    <w:rsid w:val="009B2248"/>
    <w:rsid w:val="009B3426"/>
    <w:rsid w:val="009B4451"/>
    <w:rsid w:val="009B48A5"/>
    <w:rsid w:val="009B50FD"/>
    <w:rsid w:val="009B5883"/>
    <w:rsid w:val="009B5CF8"/>
    <w:rsid w:val="009B614A"/>
    <w:rsid w:val="009B74B0"/>
    <w:rsid w:val="009C0C01"/>
    <w:rsid w:val="009C0CA0"/>
    <w:rsid w:val="009C15B6"/>
    <w:rsid w:val="009C1CBF"/>
    <w:rsid w:val="009C31B3"/>
    <w:rsid w:val="009C420F"/>
    <w:rsid w:val="009C4999"/>
    <w:rsid w:val="009C65F2"/>
    <w:rsid w:val="009C6B8F"/>
    <w:rsid w:val="009C6CE1"/>
    <w:rsid w:val="009C6F3F"/>
    <w:rsid w:val="009D0950"/>
    <w:rsid w:val="009D0BF3"/>
    <w:rsid w:val="009D10A7"/>
    <w:rsid w:val="009D11AD"/>
    <w:rsid w:val="009D1511"/>
    <w:rsid w:val="009D3726"/>
    <w:rsid w:val="009D3F74"/>
    <w:rsid w:val="009D4383"/>
    <w:rsid w:val="009D4811"/>
    <w:rsid w:val="009D4ACF"/>
    <w:rsid w:val="009D54F4"/>
    <w:rsid w:val="009D59B9"/>
    <w:rsid w:val="009D6210"/>
    <w:rsid w:val="009D6581"/>
    <w:rsid w:val="009D6926"/>
    <w:rsid w:val="009D69D6"/>
    <w:rsid w:val="009D6E8C"/>
    <w:rsid w:val="009D737E"/>
    <w:rsid w:val="009E130F"/>
    <w:rsid w:val="009E1365"/>
    <w:rsid w:val="009E1A65"/>
    <w:rsid w:val="009E200E"/>
    <w:rsid w:val="009E2027"/>
    <w:rsid w:val="009E3F74"/>
    <w:rsid w:val="009E3FC3"/>
    <w:rsid w:val="009E50E3"/>
    <w:rsid w:val="009E533F"/>
    <w:rsid w:val="009E57AA"/>
    <w:rsid w:val="009E5C65"/>
    <w:rsid w:val="009E6B4D"/>
    <w:rsid w:val="009E75C6"/>
    <w:rsid w:val="009E7678"/>
    <w:rsid w:val="009F04F6"/>
    <w:rsid w:val="009F0830"/>
    <w:rsid w:val="009F1AD6"/>
    <w:rsid w:val="009F1C2A"/>
    <w:rsid w:val="009F255D"/>
    <w:rsid w:val="009F530D"/>
    <w:rsid w:val="009F64B4"/>
    <w:rsid w:val="009F6667"/>
    <w:rsid w:val="00A00457"/>
    <w:rsid w:val="00A00D01"/>
    <w:rsid w:val="00A0200B"/>
    <w:rsid w:val="00A0202D"/>
    <w:rsid w:val="00A034D9"/>
    <w:rsid w:val="00A043CC"/>
    <w:rsid w:val="00A04BAE"/>
    <w:rsid w:val="00A04C80"/>
    <w:rsid w:val="00A05100"/>
    <w:rsid w:val="00A052C3"/>
    <w:rsid w:val="00A0559A"/>
    <w:rsid w:val="00A06222"/>
    <w:rsid w:val="00A06223"/>
    <w:rsid w:val="00A071BD"/>
    <w:rsid w:val="00A07361"/>
    <w:rsid w:val="00A07475"/>
    <w:rsid w:val="00A07808"/>
    <w:rsid w:val="00A07C1E"/>
    <w:rsid w:val="00A107F6"/>
    <w:rsid w:val="00A11879"/>
    <w:rsid w:val="00A13CA6"/>
    <w:rsid w:val="00A162C2"/>
    <w:rsid w:val="00A168B3"/>
    <w:rsid w:val="00A16B53"/>
    <w:rsid w:val="00A17229"/>
    <w:rsid w:val="00A17DED"/>
    <w:rsid w:val="00A20498"/>
    <w:rsid w:val="00A20CEF"/>
    <w:rsid w:val="00A2110E"/>
    <w:rsid w:val="00A21129"/>
    <w:rsid w:val="00A213B7"/>
    <w:rsid w:val="00A22A43"/>
    <w:rsid w:val="00A232E3"/>
    <w:rsid w:val="00A236A3"/>
    <w:rsid w:val="00A26CB1"/>
    <w:rsid w:val="00A27203"/>
    <w:rsid w:val="00A27886"/>
    <w:rsid w:val="00A27DC3"/>
    <w:rsid w:val="00A303A3"/>
    <w:rsid w:val="00A31138"/>
    <w:rsid w:val="00A317A6"/>
    <w:rsid w:val="00A321F4"/>
    <w:rsid w:val="00A3270F"/>
    <w:rsid w:val="00A3288D"/>
    <w:rsid w:val="00A350E8"/>
    <w:rsid w:val="00A35DE0"/>
    <w:rsid w:val="00A36C1E"/>
    <w:rsid w:val="00A4180E"/>
    <w:rsid w:val="00A41E17"/>
    <w:rsid w:val="00A42FF9"/>
    <w:rsid w:val="00A43446"/>
    <w:rsid w:val="00A441E2"/>
    <w:rsid w:val="00A445CF"/>
    <w:rsid w:val="00A446EE"/>
    <w:rsid w:val="00A44D98"/>
    <w:rsid w:val="00A44DC6"/>
    <w:rsid w:val="00A45C9E"/>
    <w:rsid w:val="00A46D3B"/>
    <w:rsid w:val="00A47E1D"/>
    <w:rsid w:val="00A50348"/>
    <w:rsid w:val="00A514B0"/>
    <w:rsid w:val="00A51E7D"/>
    <w:rsid w:val="00A52234"/>
    <w:rsid w:val="00A523CE"/>
    <w:rsid w:val="00A5373D"/>
    <w:rsid w:val="00A5412D"/>
    <w:rsid w:val="00A541D7"/>
    <w:rsid w:val="00A548D8"/>
    <w:rsid w:val="00A56582"/>
    <w:rsid w:val="00A56595"/>
    <w:rsid w:val="00A573EF"/>
    <w:rsid w:val="00A62764"/>
    <w:rsid w:val="00A64ECC"/>
    <w:rsid w:val="00A65CF0"/>
    <w:rsid w:val="00A6606B"/>
    <w:rsid w:val="00A66E83"/>
    <w:rsid w:val="00A6706C"/>
    <w:rsid w:val="00A67127"/>
    <w:rsid w:val="00A70920"/>
    <w:rsid w:val="00A72667"/>
    <w:rsid w:val="00A72F5C"/>
    <w:rsid w:val="00A73D05"/>
    <w:rsid w:val="00A74268"/>
    <w:rsid w:val="00A7490C"/>
    <w:rsid w:val="00A74F2D"/>
    <w:rsid w:val="00A75D96"/>
    <w:rsid w:val="00A76B1D"/>
    <w:rsid w:val="00A80AA0"/>
    <w:rsid w:val="00A81DFA"/>
    <w:rsid w:val="00A82398"/>
    <w:rsid w:val="00A826CD"/>
    <w:rsid w:val="00A83825"/>
    <w:rsid w:val="00A848AC"/>
    <w:rsid w:val="00A84E5F"/>
    <w:rsid w:val="00A84FE9"/>
    <w:rsid w:val="00A86EC8"/>
    <w:rsid w:val="00A874A0"/>
    <w:rsid w:val="00A87897"/>
    <w:rsid w:val="00A901CF"/>
    <w:rsid w:val="00A91277"/>
    <w:rsid w:val="00A91840"/>
    <w:rsid w:val="00A91AA3"/>
    <w:rsid w:val="00A91F59"/>
    <w:rsid w:val="00A9447C"/>
    <w:rsid w:val="00A94533"/>
    <w:rsid w:val="00A94989"/>
    <w:rsid w:val="00A9619E"/>
    <w:rsid w:val="00A96546"/>
    <w:rsid w:val="00A96845"/>
    <w:rsid w:val="00A97FE5"/>
    <w:rsid w:val="00AA1021"/>
    <w:rsid w:val="00AA1228"/>
    <w:rsid w:val="00AA127D"/>
    <w:rsid w:val="00AA21FD"/>
    <w:rsid w:val="00AA2301"/>
    <w:rsid w:val="00AA231D"/>
    <w:rsid w:val="00AA392C"/>
    <w:rsid w:val="00AA3C70"/>
    <w:rsid w:val="00AA3D5D"/>
    <w:rsid w:val="00AA525F"/>
    <w:rsid w:val="00AA6E89"/>
    <w:rsid w:val="00AB0E07"/>
    <w:rsid w:val="00AB2745"/>
    <w:rsid w:val="00AB2901"/>
    <w:rsid w:val="00AB2C83"/>
    <w:rsid w:val="00AB2E34"/>
    <w:rsid w:val="00AB31EA"/>
    <w:rsid w:val="00AB4551"/>
    <w:rsid w:val="00AB460C"/>
    <w:rsid w:val="00AB4C80"/>
    <w:rsid w:val="00AB651F"/>
    <w:rsid w:val="00AB6C5E"/>
    <w:rsid w:val="00AB750A"/>
    <w:rsid w:val="00AC0F13"/>
    <w:rsid w:val="00AC24CD"/>
    <w:rsid w:val="00AC2661"/>
    <w:rsid w:val="00AC48AD"/>
    <w:rsid w:val="00AC58A9"/>
    <w:rsid w:val="00AD00D4"/>
    <w:rsid w:val="00AD04ED"/>
    <w:rsid w:val="00AD150E"/>
    <w:rsid w:val="00AD2FEF"/>
    <w:rsid w:val="00AE011B"/>
    <w:rsid w:val="00AE013C"/>
    <w:rsid w:val="00AE092B"/>
    <w:rsid w:val="00AE0BF3"/>
    <w:rsid w:val="00AE22B1"/>
    <w:rsid w:val="00AE4FA6"/>
    <w:rsid w:val="00AE7D8C"/>
    <w:rsid w:val="00AE7DCC"/>
    <w:rsid w:val="00AF080F"/>
    <w:rsid w:val="00AF0C15"/>
    <w:rsid w:val="00AF0F1B"/>
    <w:rsid w:val="00AF275C"/>
    <w:rsid w:val="00AF2E11"/>
    <w:rsid w:val="00AF3A62"/>
    <w:rsid w:val="00AF7F05"/>
    <w:rsid w:val="00B00665"/>
    <w:rsid w:val="00B00B64"/>
    <w:rsid w:val="00B00FF3"/>
    <w:rsid w:val="00B022AB"/>
    <w:rsid w:val="00B034ED"/>
    <w:rsid w:val="00B038EF"/>
    <w:rsid w:val="00B05A84"/>
    <w:rsid w:val="00B06A5F"/>
    <w:rsid w:val="00B07E14"/>
    <w:rsid w:val="00B10284"/>
    <w:rsid w:val="00B10499"/>
    <w:rsid w:val="00B10BCA"/>
    <w:rsid w:val="00B11F52"/>
    <w:rsid w:val="00B12975"/>
    <w:rsid w:val="00B12FA5"/>
    <w:rsid w:val="00B130E2"/>
    <w:rsid w:val="00B1354E"/>
    <w:rsid w:val="00B151AD"/>
    <w:rsid w:val="00B1541E"/>
    <w:rsid w:val="00B15C59"/>
    <w:rsid w:val="00B2085D"/>
    <w:rsid w:val="00B21DC4"/>
    <w:rsid w:val="00B23C70"/>
    <w:rsid w:val="00B247B9"/>
    <w:rsid w:val="00B2484C"/>
    <w:rsid w:val="00B24F26"/>
    <w:rsid w:val="00B25335"/>
    <w:rsid w:val="00B2678D"/>
    <w:rsid w:val="00B27ADF"/>
    <w:rsid w:val="00B30039"/>
    <w:rsid w:val="00B30869"/>
    <w:rsid w:val="00B32743"/>
    <w:rsid w:val="00B33278"/>
    <w:rsid w:val="00B339E3"/>
    <w:rsid w:val="00B34365"/>
    <w:rsid w:val="00B34614"/>
    <w:rsid w:val="00B347F1"/>
    <w:rsid w:val="00B349CA"/>
    <w:rsid w:val="00B3506D"/>
    <w:rsid w:val="00B35C63"/>
    <w:rsid w:val="00B36526"/>
    <w:rsid w:val="00B37BBC"/>
    <w:rsid w:val="00B40861"/>
    <w:rsid w:val="00B40A38"/>
    <w:rsid w:val="00B4202C"/>
    <w:rsid w:val="00B427BB"/>
    <w:rsid w:val="00B442B4"/>
    <w:rsid w:val="00B45EC3"/>
    <w:rsid w:val="00B476AC"/>
    <w:rsid w:val="00B47F61"/>
    <w:rsid w:val="00B502D2"/>
    <w:rsid w:val="00B520C1"/>
    <w:rsid w:val="00B52294"/>
    <w:rsid w:val="00B52F31"/>
    <w:rsid w:val="00B530E0"/>
    <w:rsid w:val="00B531F7"/>
    <w:rsid w:val="00B536C1"/>
    <w:rsid w:val="00B54018"/>
    <w:rsid w:val="00B54257"/>
    <w:rsid w:val="00B54860"/>
    <w:rsid w:val="00B55AD7"/>
    <w:rsid w:val="00B56A84"/>
    <w:rsid w:val="00B57BFC"/>
    <w:rsid w:val="00B6001C"/>
    <w:rsid w:val="00B607BA"/>
    <w:rsid w:val="00B60958"/>
    <w:rsid w:val="00B612C5"/>
    <w:rsid w:val="00B63AD5"/>
    <w:rsid w:val="00B6550E"/>
    <w:rsid w:val="00B7055E"/>
    <w:rsid w:val="00B71718"/>
    <w:rsid w:val="00B72719"/>
    <w:rsid w:val="00B7434F"/>
    <w:rsid w:val="00B7482C"/>
    <w:rsid w:val="00B74A5D"/>
    <w:rsid w:val="00B80EB9"/>
    <w:rsid w:val="00B81289"/>
    <w:rsid w:val="00B81BF2"/>
    <w:rsid w:val="00B81FA2"/>
    <w:rsid w:val="00B8326F"/>
    <w:rsid w:val="00B83971"/>
    <w:rsid w:val="00B856CE"/>
    <w:rsid w:val="00B85F6B"/>
    <w:rsid w:val="00B86B04"/>
    <w:rsid w:val="00B86BE5"/>
    <w:rsid w:val="00B875D5"/>
    <w:rsid w:val="00B946F1"/>
    <w:rsid w:val="00B94C9F"/>
    <w:rsid w:val="00B94CD1"/>
    <w:rsid w:val="00B94F8D"/>
    <w:rsid w:val="00B951CD"/>
    <w:rsid w:val="00B96178"/>
    <w:rsid w:val="00B97D89"/>
    <w:rsid w:val="00BA17CD"/>
    <w:rsid w:val="00BA19C3"/>
    <w:rsid w:val="00BA2B18"/>
    <w:rsid w:val="00BA44E2"/>
    <w:rsid w:val="00BA4A22"/>
    <w:rsid w:val="00BA4C94"/>
    <w:rsid w:val="00BA510A"/>
    <w:rsid w:val="00BA6915"/>
    <w:rsid w:val="00BA6BCD"/>
    <w:rsid w:val="00BA6F8B"/>
    <w:rsid w:val="00BA7C40"/>
    <w:rsid w:val="00BB0774"/>
    <w:rsid w:val="00BB1129"/>
    <w:rsid w:val="00BB13C6"/>
    <w:rsid w:val="00BB18B7"/>
    <w:rsid w:val="00BB1CD1"/>
    <w:rsid w:val="00BB1E5F"/>
    <w:rsid w:val="00BB20F6"/>
    <w:rsid w:val="00BB2A29"/>
    <w:rsid w:val="00BB416F"/>
    <w:rsid w:val="00BB6BF6"/>
    <w:rsid w:val="00BB776A"/>
    <w:rsid w:val="00BC15A6"/>
    <w:rsid w:val="00BC190F"/>
    <w:rsid w:val="00BC286C"/>
    <w:rsid w:val="00BC2B36"/>
    <w:rsid w:val="00BC2D12"/>
    <w:rsid w:val="00BC3948"/>
    <w:rsid w:val="00BC4E67"/>
    <w:rsid w:val="00BC569F"/>
    <w:rsid w:val="00BC6683"/>
    <w:rsid w:val="00BC6C1F"/>
    <w:rsid w:val="00BC708F"/>
    <w:rsid w:val="00BD023F"/>
    <w:rsid w:val="00BD0DAA"/>
    <w:rsid w:val="00BD111B"/>
    <w:rsid w:val="00BD1DFA"/>
    <w:rsid w:val="00BD311E"/>
    <w:rsid w:val="00BD34DC"/>
    <w:rsid w:val="00BD35DC"/>
    <w:rsid w:val="00BD473A"/>
    <w:rsid w:val="00BD4AD0"/>
    <w:rsid w:val="00BD6377"/>
    <w:rsid w:val="00BD70CA"/>
    <w:rsid w:val="00BD7F14"/>
    <w:rsid w:val="00BE002B"/>
    <w:rsid w:val="00BE1F4D"/>
    <w:rsid w:val="00BE3001"/>
    <w:rsid w:val="00BE361F"/>
    <w:rsid w:val="00BE3AAD"/>
    <w:rsid w:val="00BE497D"/>
    <w:rsid w:val="00BE52DE"/>
    <w:rsid w:val="00BE52F0"/>
    <w:rsid w:val="00BE5D2E"/>
    <w:rsid w:val="00BF11DD"/>
    <w:rsid w:val="00BF14EC"/>
    <w:rsid w:val="00BF29A9"/>
    <w:rsid w:val="00BF324F"/>
    <w:rsid w:val="00BF3C39"/>
    <w:rsid w:val="00BF4818"/>
    <w:rsid w:val="00BF5401"/>
    <w:rsid w:val="00BF5A8E"/>
    <w:rsid w:val="00BF704C"/>
    <w:rsid w:val="00BF7BED"/>
    <w:rsid w:val="00C00AD9"/>
    <w:rsid w:val="00C01983"/>
    <w:rsid w:val="00C02E6C"/>
    <w:rsid w:val="00C04293"/>
    <w:rsid w:val="00C073EF"/>
    <w:rsid w:val="00C0753F"/>
    <w:rsid w:val="00C11AC7"/>
    <w:rsid w:val="00C11AF7"/>
    <w:rsid w:val="00C133C1"/>
    <w:rsid w:val="00C13A9F"/>
    <w:rsid w:val="00C143CD"/>
    <w:rsid w:val="00C1567D"/>
    <w:rsid w:val="00C15F9D"/>
    <w:rsid w:val="00C16494"/>
    <w:rsid w:val="00C16DEC"/>
    <w:rsid w:val="00C17CCB"/>
    <w:rsid w:val="00C200B3"/>
    <w:rsid w:val="00C2085F"/>
    <w:rsid w:val="00C20CFB"/>
    <w:rsid w:val="00C22933"/>
    <w:rsid w:val="00C2636F"/>
    <w:rsid w:val="00C267E4"/>
    <w:rsid w:val="00C3063F"/>
    <w:rsid w:val="00C31E05"/>
    <w:rsid w:val="00C331F1"/>
    <w:rsid w:val="00C33D65"/>
    <w:rsid w:val="00C3484F"/>
    <w:rsid w:val="00C36B21"/>
    <w:rsid w:val="00C37349"/>
    <w:rsid w:val="00C37A4B"/>
    <w:rsid w:val="00C40BFA"/>
    <w:rsid w:val="00C41366"/>
    <w:rsid w:val="00C42AD4"/>
    <w:rsid w:val="00C431B2"/>
    <w:rsid w:val="00C43D34"/>
    <w:rsid w:val="00C441E7"/>
    <w:rsid w:val="00C44E27"/>
    <w:rsid w:val="00C45759"/>
    <w:rsid w:val="00C45A7D"/>
    <w:rsid w:val="00C46766"/>
    <w:rsid w:val="00C46E7D"/>
    <w:rsid w:val="00C473B0"/>
    <w:rsid w:val="00C47823"/>
    <w:rsid w:val="00C50009"/>
    <w:rsid w:val="00C51FEC"/>
    <w:rsid w:val="00C52543"/>
    <w:rsid w:val="00C52F0E"/>
    <w:rsid w:val="00C539CE"/>
    <w:rsid w:val="00C543DB"/>
    <w:rsid w:val="00C55383"/>
    <w:rsid w:val="00C55EF4"/>
    <w:rsid w:val="00C566A0"/>
    <w:rsid w:val="00C56A72"/>
    <w:rsid w:val="00C56EF5"/>
    <w:rsid w:val="00C6032E"/>
    <w:rsid w:val="00C60829"/>
    <w:rsid w:val="00C61C3A"/>
    <w:rsid w:val="00C62593"/>
    <w:rsid w:val="00C64562"/>
    <w:rsid w:val="00C66408"/>
    <w:rsid w:val="00C667BA"/>
    <w:rsid w:val="00C66B2E"/>
    <w:rsid w:val="00C701E1"/>
    <w:rsid w:val="00C710F9"/>
    <w:rsid w:val="00C71886"/>
    <w:rsid w:val="00C71CDE"/>
    <w:rsid w:val="00C71D26"/>
    <w:rsid w:val="00C71F3B"/>
    <w:rsid w:val="00C7230C"/>
    <w:rsid w:val="00C725FB"/>
    <w:rsid w:val="00C72AA7"/>
    <w:rsid w:val="00C73517"/>
    <w:rsid w:val="00C741E9"/>
    <w:rsid w:val="00C76446"/>
    <w:rsid w:val="00C76DFA"/>
    <w:rsid w:val="00C80C77"/>
    <w:rsid w:val="00C80F19"/>
    <w:rsid w:val="00C81165"/>
    <w:rsid w:val="00C8203C"/>
    <w:rsid w:val="00C82B20"/>
    <w:rsid w:val="00C8335F"/>
    <w:rsid w:val="00C837BA"/>
    <w:rsid w:val="00C844C4"/>
    <w:rsid w:val="00C85128"/>
    <w:rsid w:val="00C855D9"/>
    <w:rsid w:val="00C86B85"/>
    <w:rsid w:val="00C86DCF"/>
    <w:rsid w:val="00C87076"/>
    <w:rsid w:val="00C87D14"/>
    <w:rsid w:val="00C91D7C"/>
    <w:rsid w:val="00C91F0E"/>
    <w:rsid w:val="00C925FD"/>
    <w:rsid w:val="00C92F26"/>
    <w:rsid w:val="00C9315D"/>
    <w:rsid w:val="00C9401D"/>
    <w:rsid w:val="00C94099"/>
    <w:rsid w:val="00C942AE"/>
    <w:rsid w:val="00C944B9"/>
    <w:rsid w:val="00C9505E"/>
    <w:rsid w:val="00C951C9"/>
    <w:rsid w:val="00C97118"/>
    <w:rsid w:val="00C97230"/>
    <w:rsid w:val="00C97481"/>
    <w:rsid w:val="00CA097F"/>
    <w:rsid w:val="00CA2180"/>
    <w:rsid w:val="00CA297A"/>
    <w:rsid w:val="00CA316C"/>
    <w:rsid w:val="00CA4226"/>
    <w:rsid w:val="00CA4EB6"/>
    <w:rsid w:val="00CA4FD0"/>
    <w:rsid w:val="00CA562C"/>
    <w:rsid w:val="00CA62F9"/>
    <w:rsid w:val="00CB021A"/>
    <w:rsid w:val="00CB0744"/>
    <w:rsid w:val="00CB27CB"/>
    <w:rsid w:val="00CB2CE1"/>
    <w:rsid w:val="00CB5281"/>
    <w:rsid w:val="00CB5BD1"/>
    <w:rsid w:val="00CB6FAB"/>
    <w:rsid w:val="00CB756D"/>
    <w:rsid w:val="00CC0B55"/>
    <w:rsid w:val="00CC131B"/>
    <w:rsid w:val="00CC3B3F"/>
    <w:rsid w:val="00CC5795"/>
    <w:rsid w:val="00CC60C5"/>
    <w:rsid w:val="00CC64A3"/>
    <w:rsid w:val="00CC7501"/>
    <w:rsid w:val="00CD3975"/>
    <w:rsid w:val="00CD44BF"/>
    <w:rsid w:val="00CD4C30"/>
    <w:rsid w:val="00CD4F79"/>
    <w:rsid w:val="00CD4FD6"/>
    <w:rsid w:val="00CD506E"/>
    <w:rsid w:val="00CD6657"/>
    <w:rsid w:val="00CD6B16"/>
    <w:rsid w:val="00CD7B18"/>
    <w:rsid w:val="00CE0101"/>
    <w:rsid w:val="00CE0182"/>
    <w:rsid w:val="00CE0649"/>
    <w:rsid w:val="00CE0CF7"/>
    <w:rsid w:val="00CE1449"/>
    <w:rsid w:val="00CE14C3"/>
    <w:rsid w:val="00CE27BB"/>
    <w:rsid w:val="00CE3030"/>
    <w:rsid w:val="00CE3C41"/>
    <w:rsid w:val="00CE436A"/>
    <w:rsid w:val="00CF21FF"/>
    <w:rsid w:val="00CF27E4"/>
    <w:rsid w:val="00CF2C13"/>
    <w:rsid w:val="00CF32F1"/>
    <w:rsid w:val="00CF3561"/>
    <w:rsid w:val="00CF52BE"/>
    <w:rsid w:val="00CF5539"/>
    <w:rsid w:val="00CF57C7"/>
    <w:rsid w:val="00CF58E8"/>
    <w:rsid w:val="00CF6480"/>
    <w:rsid w:val="00CF73E4"/>
    <w:rsid w:val="00D014F3"/>
    <w:rsid w:val="00D01EF1"/>
    <w:rsid w:val="00D02DBF"/>
    <w:rsid w:val="00D033CA"/>
    <w:rsid w:val="00D03967"/>
    <w:rsid w:val="00D03BC4"/>
    <w:rsid w:val="00D04476"/>
    <w:rsid w:val="00D05082"/>
    <w:rsid w:val="00D05C7D"/>
    <w:rsid w:val="00D05D54"/>
    <w:rsid w:val="00D06760"/>
    <w:rsid w:val="00D06784"/>
    <w:rsid w:val="00D10351"/>
    <w:rsid w:val="00D110CB"/>
    <w:rsid w:val="00D11604"/>
    <w:rsid w:val="00D1237E"/>
    <w:rsid w:val="00D12393"/>
    <w:rsid w:val="00D13A50"/>
    <w:rsid w:val="00D15594"/>
    <w:rsid w:val="00D16960"/>
    <w:rsid w:val="00D16B85"/>
    <w:rsid w:val="00D16C52"/>
    <w:rsid w:val="00D16DA0"/>
    <w:rsid w:val="00D16EAA"/>
    <w:rsid w:val="00D17466"/>
    <w:rsid w:val="00D179DA"/>
    <w:rsid w:val="00D17D1E"/>
    <w:rsid w:val="00D2099C"/>
    <w:rsid w:val="00D20D5D"/>
    <w:rsid w:val="00D233AC"/>
    <w:rsid w:val="00D24D8E"/>
    <w:rsid w:val="00D266D0"/>
    <w:rsid w:val="00D26D2B"/>
    <w:rsid w:val="00D27FD2"/>
    <w:rsid w:val="00D30ADE"/>
    <w:rsid w:val="00D310A1"/>
    <w:rsid w:val="00D312F3"/>
    <w:rsid w:val="00D316DF"/>
    <w:rsid w:val="00D31D4B"/>
    <w:rsid w:val="00D32717"/>
    <w:rsid w:val="00D32BF7"/>
    <w:rsid w:val="00D34773"/>
    <w:rsid w:val="00D35BC5"/>
    <w:rsid w:val="00D35FF5"/>
    <w:rsid w:val="00D36D63"/>
    <w:rsid w:val="00D378E2"/>
    <w:rsid w:val="00D401B9"/>
    <w:rsid w:val="00D40616"/>
    <w:rsid w:val="00D40863"/>
    <w:rsid w:val="00D40F07"/>
    <w:rsid w:val="00D438AE"/>
    <w:rsid w:val="00D43B52"/>
    <w:rsid w:val="00D44F25"/>
    <w:rsid w:val="00D45203"/>
    <w:rsid w:val="00D45ACD"/>
    <w:rsid w:val="00D4653E"/>
    <w:rsid w:val="00D4679A"/>
    <w:rsid w:val="00D46C40"/>
    <w:rsid w:val="00D46ED3"/>
    <w:rsid w:val="00D47091"/>
    <w:rsid w:val="00D477DA"/>
    <w:rsid w:val="00D47CB0"/>
    <w:rsid w:val="00D47F84"/>
    <w:rsid w:val="00D500CD"/>
    <w:rsid w:val="00D50DA3"/>
    <w:rsid w:val="00D51819"/>
    <w:rsid w:val="00D53A3D"/>
    <w:rsid w:val="00D53AD8"/>
    <w:rsid w:val="00D54467"/>
    <w:rsid w:val="00D54483"/>
    <w:rsid w:val="00D54827"/>
    <w:rsid w:val="00D54D56"/>
    <w:rsid w:val="00D54F92"/>
    <w:rsid w:val="00D55B5A"/>
    <w:rsid w:val="00D57250"/>
    <w:rsid w:val="00D578DE"/>
    <w:rsid w:val="00D61BB5"/>
    <w:rsid w:val="00D61EB4"/>
    <w:rsid w:val="00D629D3"/>
    <w:rsid w:val="00D631A0"/>
    <w:rsid w:val="00D652BB"/>
    <w:rsid w:val="00D654BE"/>
    <w:rsid w:val="00D66822"/>
    <w:rsid w:val="00D66B4D"/>
    <w:rsid w:val="00D70509"/>
    <w:rsid w:val="00D72F20"/>
    <w:rsid w:val="00D73EB7"/>
    <w:rsid w:val="00D747AC"/>
    <w:rsid w:val="00D75F5B"/>
    <w:rsid w:val="00D7646F"/>
    <w:rsid w:val="00D764F1"/>
    <w:rsid w:val="00D76A90"/>
    <w:rsid w:val="00D772B0"/>
    <w:rsid w:val="00D77952"/>
    <w:rsid w:val="00D8049E"/>
    <w:rsid w:val="00D814C7"/>
    <w:rsid w:val="00D83606"/>
    <w:rsid w:val="00D846D6"/>
    <w:rsid w:val="00D84779"/>
    <w:rsid w:val="00D849FE"/>
    <w:rsid w:val="00D84EB0"/>
    <w:rsid w:val="00D860F1"/>
    <w:rsid w:val="00D879FB"/>
    <w:rsid w:val="00D902A8"/>
    <w:rsid w:val="00D9038C"/>
    <w:rsid w:val="00D90E78"/>
    <w:rsid w:val="00D91613"/>
    <w:rsid w:val="00D93055"/>
    <w:rsid w:val="00D93E1A"/>
    <w:rsid w:val="00D948A2"/>
    <w:rsid w:val="00D952EE"/>
    <w:rsid w:val="00D95864"/>
    <w:rsid w:val="00D95B35"/>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DC4"/>
    <w:rsid w:val="00DA75DB"/>
    <w:rsid w:val="00DB0444"/>
    <w:rsid w:val="00DB0809"/>
    <w:rsid w:val="00DB1739"/>
    <w:rsid w:val="00DB2146"/>
    <w:rsid w:val="00DB2289"/>
    <w:rsid w:val="00DB230E"/>
    <w:rsid w:val="00DB2B6A"/>
    <w:rsid w:val="00DB3241"/>
    <w:rsid w:val="00DB38B3"/>
    <w:rsid w:val="00DB5FDF"/>
    <w:rsid w:val="00DB7D27"/>
    <w:rsid w:val="00DC0AD1"/>
    <w:rsid w:val="00DC1CA4"/>
    <w:rsid w:val="00DC2256"/>
    <w:rsid w:val="00DC2EAC"/>
    <w:rsid w:val="00DC3219"/>
    <w:rsid w:val="00DC3250"/>
    <w:rsid w:val="00DC4313"/>
    <w:rsid w:val="00DC4688"/>
    <w:rsid w:val="00DC4E8A"/>
    <w:rsid w:val="00DC4F1F"/>
    <w:rsid w:val="00DC5853"/>
    <w:rsid w:val="00DC5EE2"/>
    <w:rsid w:val="00DC6336"/>
    <w:rsid w:val="00DC726F"/>
    <w:rsid w:val="00DC7C6A"/>
    <w:rsid w:val="00DD0DCA"/>
    <w:rsid w:val="00DD1BA4"/>
    <w:rsid w:val="00DD1C90"/>
    <w:rsid w:val="00DD1FCA"/>
    <w:rsid w:val="00DD2B4F"/>
    <w:rsid w:val="00DD2F7D"/>
    <w:rsid w:val="00DD398F"/>
    <w:rsid w:val="00DD3CE3"/>
    <w:rsid w:val="00DD3FFC"/>
    <w:rsid w:val="00DD4229"/>
    <w:rsid w:val="00DD4776"/>
    <w:rsid w:val="00DD7022"/>
    <w:rsid w:val="00DD7040"/>
    <w:rsid w:val="00DE074E"/>
    <w:rsid w:val="00DE0757"/>
    <w:rsid w:val="00DE18F2"/>
    <w:rsid w:val="00DE3ADD"/>
    <w:rsid w:val="00DE3DCA"/>
    <w:rsid w:val="00DE43FD"/>
    <w:rsid w:val="00DE4CA0"/>
    <w:rsid w:val="00DE654A"/>
    <w:rsid w:val="00DE676A"/>
    <w:rsid w:val="00DF0161"/>
    <w:rsid w:val="00DF0DD7"/>
    <w:rsid w:val="00DF24D6"/>
    <w:rsid w:val="00DF2D1B"/>
    <w:rsid w:val="00DF458F"/>
    <w:rsid w:val="00DF4CC7"/>
    <w:rsid w:val="00DF5112"/>
    <w:rsid w:val="00DF5203"/>
    <w:rsid w:val="00DF53C9"/>
    <w:rsid w:val="00DF5A25"/>
    <w:rsid w:val="00DF6D40"/>
    <w:rsid w:val="00DF7889"/>
    <w:rsid w:val="00E0083C"/>
    <w:rsid w:val="00E017F3"/>
    <w:rsid w:val="00E0227E"/>
    <w:rsid w:val="00E03195"/>
    <w:rsid w:val="00E03519"/>
    <w:rsid w:val="00E043D7"/>
    <w:rsid w:val="00E04667"/>
    <w:rsid w:val="00E0494E"/>
    <w:rsid w:val="00E04B59"/>
    <w:rsid w:val="00E05524"/>
    <w:rsid w:val="00E06826"/>
    <w:rsid w:val="00E07030"/>
    <w:rsid w:val="00E07085"/>
    <w:rsid w:val="00E0756C"/>
    <w:rsid w:val="00E07630"/>
    <w:rsid w:val="00E1181E"/>
    <w:rsid w:val="00E11EA5"/>
    <w:rsid w:val="00E14571"/>
    <w:rsid w:val="00E158E7"/>
    <w:rsid w:val="00E163B2"/>
    <w:rsid w:val="00E17437"/>
    <w:rsid w:val="00E17A0F"/>
    <w:rsid w:val="00E20B98"/>
    <w:rsid w:val="00E20F1F"/>
    <w:rsid w:val="00E21CAE"/>
    <w:rsid w:val="00E22934"/>
    <w:rsid w:val="00E22EC5"/>
    <w:rsid w:val="00E2328E"/>
    <w:rsid w:val="00E23C3F"/>
    <w:rsid w:val="00E23F7A"/>
    <w:rsid w:val="00E24282"/>
    <w:rsid w:val="00E24BDB"/>
    <w:rsid w:val="00E26B54"/>
    <w:rsid w:val="00E26F9F"/>
    <w:rsid w:val="00E276EA"/>
    <w:rsid w:val="00E30721"/>
    <w:rsid w:val="00E30C04"/>
    <w:rsid w:val="00E31883"/>
    <w:rsid w:val="00E329B1"/>
    <w:rsid w:val="00E33424"/>
    <w:rsid w:val="00E33BB2"/>
    <w:rsid w:val="00E33CAD"/>
    <w:rsid w:val="00E349B0"/>
    <w:rsid w:val="00E34EF9"/>
    <w:rsid w:val="00E35770"/>
    <w:rsid w:val="00E36159"/>
    <w:rsid w:val="00E37FD0"/>
    <w:rsid w:val="00E40387"/>
    <w:rsid w:val="00E4073E"/>
    <w:rsid w:val="00E41CEB"/>
    <w:rsid w:val="00E41D12"/>
    <w:rsid w:val="00E42517"/>
    <w:rsid w:val="00E425D2"/>
    <w:rsid w:val="00E42863"/>
    <w:rsid w:val="00E435C3"/>
    <w:rsid w:val="00E43BC0"/>
    <w:rsid w:val="00E43C22"/>
    <w:rsid w:val="00E443EF"/>
    <w:rsid w:val="00E45022"/>
    <w:rsid w:val="00E45313"/>
    <w:rsid w:val="00E45895"/>
    <w:rsid w:val="00E45B2D"/>
    <w:rsid w:val="00E45BFD"/>
    <w:rsid w:val="00E47ADA"/>
    <w:rsid w:val="00E50E7C"/>
    <w:rsid w:val="00E50F14"/>
    <w:rsid w:val="00E51843"/>
    <w:rsid w:val="00E5751D"/>
    <w:rsid w:val="00E578EF"/>
    <w:rsid w:val="00E61222"/>
    <w:rsid w:val="00E612B2"/>
    <w:rsid w:val="00E61906"/>
    <w:rsid w:val="00E61D89"/>
    <w:rsid w:val="00E62DE3"/>
    <w:rsid w:val="00E6367B"/>
    <w:rsid w:val="00E6387A"/>
    <w:rsid w:val="00E63BDA"/>
    <w:rsid w:val="00E64261"/>
    <w:rsid w:val="00E654EE"/>
    <w:rsid w:val="00E6587A"/>
    <w:rsid w:val="00E66C9F"/>
    <w:rsid w:val="00E67839"/>
    <w:rsid w:val="00E67A8B"/>
    <w:rsid w:val="00E708AE"/>
    <w:rsid w:val="00E70AE3"/>
    <w:rsid w:val="00E72329"/>
    <w:rsid w:val="00E724B2"/>
    <w:rsid w:val="00E72CFB"/>
    <w:rsid w:val="00E739F8"/>
    <w:rsid w:val="00E7453A"/>
    <w:rsid w:val="00E753EB"/>
    <w:rsid w:val="00E77764"/>
    <w:rsid w:val="00E77FFE"/>
    <w:rsid w:val="00E8032C"/>
    <w:rsid w:val="00E80857"/>
    <w:rsid w:val="00E81647"/>
    <w:rsid w:val="00E81EE4"/>
    <w:rsid w:val="00E825E7"/>
    <w:rsid w:val="00E82D4F"/>
    <w:rsid w:val="00E83867"/>
    <w:rsid w:val="00E83A12"/>
    <w:rsid w:val="00E841FC"/>
    <w:rsid w:val="00E84912"/>
    <w:rsid w:val="00E849C9"/>
    <w:rsid w:val="00E872B6"/>
    <w:rsid w:val="00E9016C"/>
    <w:rsid w:val="00E90379"/>
    <w:rsid w:val="00E912F8"/>
    <w:rsid w:val="00E914BB"/>
    <w:rsid w:val="00E93700"/>
    <w:rsid w:val="00E93A7B"/>
    <w:rsid w:val="00E94B0A"/>
    <w:rsid w:val="00E957FB"/>
    <w:rsid w:val="00E95BAE"/>
    <w:rsid w:val="00E9621D"/>
    <w:rsid w:val="00E96D5D"/>
    <w:rsid w:val="00EA09C0"/>
    <w:rsid w:val="00EA1973"/>
    <w:rsid w:val="00EA4466"/>
    <w:rsid w:val="00EA7939"/>
    <w:rsid w:val="00EB0468"/>
    <w:rsid w:val="00EB0973"/>
    <w:rsid w:val="00EB1699"/>
    <w:rsid w:val="00EB1D88"/>
    <w:rsid w:val="00EB2547"/>
    <w:rsid w:val="00EB263F"/>
    <w:rsid w:val="00EB30DA"/>
    <w:rsid w:val="00EB3B4E"/>
    <w:rsid w:val="00EB42EF"/>
    <w:rsid w:val="00EB5326"/>
    <w:rsid w:val="00EC09C7"/>
    <w:rsid w:val="00EC1442"/>
    <w:rsid w:val="00EC1990"/>
    <w:rsid w:val="00EC248B"/>
    <w:rsid w:val="00EC37DF"/>
    <w:rsid w:val="00EC4C4D"/>
    <w:rsid w:val="00EC4C81"/>
    <w:rsid w:val="00ED0BB1"/>
    <w:rsid w:val="00ED0EFD"/>
    <w:rsid w:val="00ED128B"/>
    <w:rsid w:val="00ED151D"/>
    <w:rsid w:val="00ED26C6"/>
    <w:rsid w:val="00ED2A92"/>
    <w:rsid w:val="00ED3984"/>
    <w:rsid w:val="00ED4117"/>
    <w:rsid w:val="00ED438B"/>
    <w:rsid w:val="00ED5287"/>
    <w:rsid w:val="00ED5D29"/>
    <w:rsid w:val="00ED5DCB"/>
    <w:rsid w:val="00ED68E2"/>
    <w:rsid w:val="00ED6E18"/>
    <w:rsid w:val="00ED725C"/>
    <w:rsid w:val="00EE05C1"/>
    <w:rsid w:val="00EE0F9A"/>
    <w:rsid w:val="00EE2786"/>
    <w:rsid w:val="00EE3137"/>
    <w:rsid w:val="00EE4694"/>
    <w:rsid w:val="00EE4BCF"/>
    <w:rsid w:val="00EE500F"/>
    <w:rsid w:val="00EE6D8F"/>
    <w:rsid w:val="00EE7C59"/>
    <w:rsid w:val="00EF11C5"/>
    <w:rsid w:val="00EF4723"/>
    <w:rsid w:val="00EF5760"/>
    <w:rsid w:val="00EF5FB5"/>
    <w:rsid w:val="00EF6A44"/>
    <w:rsid w:val="00EF7836"/>
    <w:rsid w:val="00F00AB9"/>
    <w:rsid w:val="00F00C92"/>
    <w:rsid w:val="00F012B3"/>
    <w:rsid w:val="00F02A6D"/>
    <w:rsid w:val="00F036AF"/>
    <w:rsid w:val="00F04810"/>
    <w:rsid w:val="00F05643"/>
    <w:rsid w:val="00F056DD"/>
    <w:rsid w:val="00F0628B"/>
    <w:rsid w:val="00F06A24"/>
    <w:rsid w:val="00F07657"/>
    <w:rsid w:val="00F12805"/>
    <w:rsid w:val="00F1404F"/>
    <w:rsid w:val="00F158DB"/>
    <w:rsid w:val="00F15948"/>
    <w:rsid w:val="00F15E92"/>
    <w:rsid w:val="00F1626E"/>
    <w:rsid w:val="00F163EC"/>
    <w:rsid w:val="00F16CEA"/>
    <w:rsid w:val="00F16DC5"/>
    <w:rsid w:val="00F212BB"/>
    <w:rsid w:val="00F212FC"/>
    <w:rsid w:val="00F22881"/>
    <w:rsid w:val="00F249C1"/>
    <w:rsid w:val="00F24B26"/>
    <w:rsid w:val="00F24B2D"/>
    <w:rsid w:val="00F26C14"/>
    <w:rsid w:val="00F26F6C"/>
    <w:rsid w:val="00F30BF7"/>
    <w:rsid w:val="00F30EED"/>
    <w:rsid w:val="00F32410"/>
    <w:rsid w:val="00F32DFC"/>
    <w:rsid w:val="00F34A57"/>
    <w:rsid w:val="00F35EB9"/>
    <w:rsid w:val="00F37B52"/>
    <w:rsid w:val="00F37CAF"/>
    <w:rsid w:val="00F37F88"/>
    <w:rsid w:val="00F41316"/>
    <w:rsid w:val="00F41668"/>
    <w:rsid w:val="00F42B2D"/>
    <w:rsid w:val="00F42F72"/>
    <w:rsid w:val="00F43DD4"/>
    <w:rsid w:val="00F44150"/>
    <w:rsid w:val="00F44B61"/>
    <w:rsid w:val="00F4553C"/>
    <w:rsid w:val="00F45A4F"/>
    <w:rsid w:val="00F45F6E"/>
    <w:rsid w:val="00F47867"/>
    <w:rsid w:val="00F47978"/>
    <w:rsid w:val="00F50473"/>
    <w:rsid w:val="00F50555"/>
    <w:rsid w:val="00F5082E"/>
    <w:rsid w:val="00F50853"/>
    <w:rsid w:val="00F50937"/>
    <w:rsid w:val="00F517C0"/>
    <w:rsid w:val="00F527A4"/>
    <w:rsid w:val="00F53CCE"/>
    <w:rsid w:val="00F5526A"/>
    <w:rsid w:val="00F55892"/>
    <w:rsid w:val="00F572C2"/>
    <w:rsid w:val="00F573A9"/>
    <w:rsid w:val="00F614AB"/>
    <w:rsid w:val="00F62098"/>
    <w:rsid w:val="00F62D38"/>
    <w:rsid w:val="00F63360"/>
    <w:rsid w:val="00F64AD0"/>
    <w:rsid w:val="00F657D4"/>
    <w:rsid w:val="00F67761"/>
    <w:rsid w:val="00F70222"/>
    <w:rsid w:val="00F703DD"/>
    <w:rsid w:val="00F70F92"/>
    <w:rsid w:val="00F714CB"/>
    <w:rsid w:val="00F74233"/>
    <w:rsid w:val="00F764D7"/>
    <w:rsid w:val="00F7683A"/>
    <w:rsid w:val="00F77582"/>
    <w:rsid w:val="00F77700"/>
    <w:rsid w:val="00F8061F"/>
    <w:rsid w:val="00F806A2"/>
    <w:rsid w:val="00F809AC"/>
    <w:rsid w:val="00F80FDB"/>
    <w:rsid w:val="00F819E5"/>
    <w:rsid w:val="00F838B2"/>
    <w:rsid w:val="00F85716"/>
    <w:rsid w:val="00F85FA8"/>
    <w:rsid w:val="00F8715A"/>
    <w:rsid w:val="00F91C52"/>
    <w:rsid w:val="00F92C32"/>
    <w:rsid w:val="00F936EC"/>
    <w:rsid w:val="00F94880"/>
    <w:rsid w:val="00F94912"/>
    <w:rsid w:val="00F94A40"/>
    <w:rsid w:val="00F97553"/>
    <w:rsid w:val="00FA150F"/>
    <w:rsid w:val="00FA1BC6"/>
    <w:rsid w:val="00FA3F17"/>
    <w:rsid w:val="00FA432C"/>
    <w:rsid w:val="00FA7DF6"/>
    <w:rsid w:val="00FB0A6D"/>
    <w:rsid w:val="00FB0F4F"/>
    <w:rsid w:val="00FB1957"/>
    <w:rsid w:val="00FB3930"/>
    <w:rsid w:val="00FB3F7D"/>
    <w:rsid w:val="00FB56F1"/>
    <w:rsid w:val="00FB6EAC"/>
    <w:rsid w:val="00FC09D7"/>
    <w:rsid w:val="00FC1349"/>
    <w:rsid w:val="00FC158D"/>
    <w:rsid w:val="00FC202B"/>
    <w:rsid w:val="00FC2099"/>
    <w:rsid w:val="00FC2B62"/>
    <w:rsid w:val="00FC3574"/>
    <w:rsid w:val="00FC559F"/>
    <w:rsid w:val="00FC62BA"/>
    <w:rsid w:val="00FC7D62"/>
    <w:rsid w:val="00FD0A53"/>
    <w:rsid w:val="00FD19D7"/>
    <w:rsid w:val="00FD3EB6"/>
    <w:rsid w:val="00FD6134"/>
    <w:rsid w:val="00FE02EE"/>
    <w:rsid w:val="00FE039B"/>
    <w:rsid w:val="00FE0C21"/>
    <w:rsid w:val="00FE136F"/>
    <w:rsid w:val="00FE1D34"/>
    <w:rsid w:val="00FE223B"/>
    <w:rsid w:val="00FE3912"/>
    <w:rsid w:val="00FE4AE8"/>
    <w:rsid w:val="00FE5AB7"/>
    <w:rsid w:val="00FE66ED"/>
    <w:rsid w:val="00FE68A8"/>
    <w:rsid w:val="00FE6CD0"/>
    <w:rsid w:val="00FE719A"/>
    <w:rsid w:val="00FE7611"/>
    <w:rsid w:val="00FF20F9"/>
    <w:rsid w:val="00FF3764"/>
    <w:rsid w:val="00FF37C3"/>
    <w:rsid w:val="00FF3D48"/>
    <w:rsid w:val="00FF49E6"/>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w3.org/TR/owl2-overview/" TargetMode="External"/><Relationship Id="rId64" Type="http://schemas.openxmlformats.org/officeDocument/2006/relationships/hyperlink" Target="http://en.wikipedia.org/wiki/Application_programming_interface" TargetMode="External"/><Relationship Id="rId65" Type="http://schemas.openxmlformats.org/officeDocument/2006/relationships/hyperlink" Target="http://www.worldwidewebsize.com/" TargetMode="External"/><Relationship Id="rId66" Type="http://schemas.openxmlformats.org/officeDocument/2006/relationships/hyperlink" Target="http://en.wikipedia.org/wiki/Faceted_search" TargetMode="External"/><Relationship Id="rId67" Type="http://schemas.openxmlformats.org/officeDocument/2006/relationships/hyperlink" Target="http://docs.oracle.com/javase/tutorial/getStarted/intro/definition.html" TargetMode="External"/><Relationship Id="rId68" Type="http://schemas.openxmlformats.org/officeDocument/2006/relationships/hyperlink" Target="http://maven.apache.org/what-is-maven.html" TargetMode="External"/><Relationship Id="rId69" Type="http://schemas.openxmlformats.org/officeDocument/2006/relationships/hyperlink" Target="http://www.w3.org/TR/owl2-synta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documents.manchester.ac.uk/display.aspx?DocID=48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surveymonkey.net" TargetMode="External"/><Relationship Id="rId71" Type="http://schemas.openxmlformats.org/officeDocument/2006/relationships/hyperlink" Target="http://www.surveymonkey.com/s/NLRQZ37" TargetMode="External"/><Relationship Id="rId72" Type="http://schemas.openxmlformats.org/officeDocument/2006/relationships/hyperlink" Target="http://ethics.cs.manchester.ac.uk" TargetMode="External"/><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studentnet.cs.manchester.ac.uk/pgt/2013/COMP60990/project/projectbookdetails.php?projectid=20889" TargetMode="External"/><Relationship Id="rId61" Type="http://schemas.openxmlformats.org/officeDocument/2006/relationships/hyperlink" Target="http://www.w3.org/2001/sw/wiki/OWL" TargetMode="External"/><Relationship Id="rId62" Type="http://schemas.openxmlformats.org/officeDocument/2006/relationships/hyperlink" Target="http://www.w3.org/TR/owl-features" TargetMode="External"/><Relationship Id="rId10" Type="http://schemas.openxmlformats.org/officeDocument/2006/relationships/hyperlink" Target="http://www.manchester.ac.uk/library/aboutus/regulations" TargetMode="External"/><Relationship Id="rId11" Type="http://schemas.openxmlformats.org/officeDocument/2006/relationships/comments" Target="comment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D2A363-BF88-4344-89BF-BDBAE225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89</Pages>
  <Words>31047</Words>
  <Characters>161135</Characters>
  <Application>Microsoft Macintosh Word</Application>
  <DocSecurity>0</DocSecurity>
  <Lines>3662</Lines>
  <Paragraphs>1847</Paragraphs>
  <ScaleCrop>false</ScaleCrop>
  <Company/>
  <LinksUpToDate>false</LinksUpToDate>
  <CharactersWithSpaces>190335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674</cp:revision>
  <cp:lastPrinted>2014-08-05T09:17:00Z</cp:lastPrinted>
  <dcterms:created xsi:type="dcterms:W3CDTF">2014-08-05T09:17:00Z</dcterms:created>
  <dcterms:modified xsi:type="dcterms:W3CDTF">2014-08-11T20:54:00Z</dcterms:modified>
</cp:coreProperties>
</file>